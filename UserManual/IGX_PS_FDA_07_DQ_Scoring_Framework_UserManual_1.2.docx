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97F945" w14:textId="758A220F" w:rsidR="00B07F38" w:rsidRPr="00414BE7" w:rsidRDefault="00B07F38" w:rsidP="00F224F5">
      <w:pPr>
        <w:ind w:right="270"/>
        <w:jc w:val="both"/>
        <w:rPr>
          <w:color w:val="7F7F7F" w:themeColor="text1" w:themeTint="80"/>
          <w:sz w:val="20"/>
          <w:szCs w:val="20"/>
        </w:rPr>
      </w:pPr>
    </w:p>
    <w:p w14:paraId="3442BD95" w14:textId="77777777" w:rsidR="00B07F38" w:rsidRPr="00414BE7" w:rsidRDefault="00B07F38" w:rsidP="00F224F5">
      <w:pPr>
        <w:ind w:left="-900" w:right="270" w:firstLine="360"/>
        <w:jc w:val="both"/>
        <w:rPr>
          <w:color w:val="7F7F7F" w:themeColor="text1" w:themeTint="80"/>
          <w:sz w:val="20"/>
          <w:szCs w:val="20"/>
        </w:rPr>
      </w:pPr>
      <w:r w:rsidRPr="00414BE7">
        <w:rPr>
          <w:noProof/>
          <w:color w:val="7F7F7F" w:themeColor="text1" w:themeTint="80"/>
          <w:sz w:val="20"/>
          <w:szCs w:val="20"/>
          <w:lang w:val="en-US"/>
        </w:rPr>
        <w:drawing>
          <wp:inline distT="0" distB="0" distL="0" distR="0" wp14:anchorId="49A53FB7" wp14:editId="638A1D08">
            <wp:extent cx="3889131" cy="740969"/>
            <wp:effectExtent l="0" t="0" r="0" b="0"/>
            <wp:docPr id="4" name="Picture 2" descr="Macintosh HD:Users:alyssachurches:Dropbox (Thinkbox Creative):Projects:Infogix:Brand:Logo:Print Version:Tagline:Print Infogix Tag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yssachurches:Dropbox (Thinkbox Creative):Projects:Infogix:Brand:Logo:Print Version:Tagline:Print Infogix Tagline.jp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3889131" cy="740969"/>
                    </a:xfrm>
                    <a:prstGeom prst="rect">
                      <a:avLst/>
                    </a:prstGeom>
                    <a:noFill/>
                    <a:ln>
                      <a:noFill/>
                    </a:ln>
                  </pic:spPr>
                </pic:pic>
              </a:graphicData>
            </a:graphic>
          </wp:inline>
        </w:drawing>
      </w:r>
    </w:p>
    <w:p w14:paraId="7F6FDE28" w14:textId="77777777" w:rsidR="00B07F38" w:rsidRPr="00414BE7" w:rsidRDefault="00B07F38" w:rsidP="00F224F5">
      <w:pPr>
        <w:ind w:right="270"/>
        <w:jc w:val="both"/>
        <w:rPr>
          <w:color w:val="7F7F7F" w:themeColor="text1" w:themeTint="80"/>
          <w:sz w:val="20"/>
          <w:szCs w:val="20"/>
        </w:rPr>
      </w:pPr>
    </w:p>
    <w:p w14:paraId="01AAAD5B" w14:textId="77777777" w:rsidR="00B07F38" w:rsidRPr="00414BE7" w:rsidRDefault="00B07F38" w:rsidP="00F224F5">
      <w:pPr>
        <w:ind w:right="270"/>
        <w:jc w:val="both"/>
        <w:rPr>
          <w:color w:val="7F7F7F" w:themeColor="text1" w:themeTint="80"/>
          <w:sz w:val="20"/>
          <w:szCs w:val="20"/>
        </w:rPr>
      </w:pPr>
    </w:p>
    <w:p w14:paraId="0BC92340" w14:textId="77777777" w:rsidR="00B07F38" w:rsidRPr="00414BE7" w:rsidRDefault="00B07F38" w:rsidP="00F224F5">
      <w:pPr>
        <w:ind w:right="270"/>
        <w:jc w:val="both"/>
        <w:rPr>
          <w:color w:val="7F7F7F" w:themeColor="text1" w:themeTint="80"/>
          <w:sz w:val="20"/>
          <w:szCs w:val="20"/>
        </w:rPr>
      </w:pPr>
    </w:p>
    <w:p w14:paraId="3E5A01A7" w14:textId="77777777" w:rsidR="00B07F38" w:rsidRPr="00414BE7" w:rsidRDefault="00B07F38" w:rsidP="00F224F5">
      <w:pPr>
        <w:ind w:right="270"/>
        <w:jc w:val="both"/>
        <w:rPr>
          <w:color w:val="7F7F7F" w:themeColor="text1" w:themeTint="80"/>
          <w:sz w:val="20"/>
          <w:szCs w:val="20"/>
        </w:rPr>
      </w:pPr>
    </w:p>
    <w:p w14:paraId="6924891F" w14:textId="77777777" w:rsidR="003E7CC0" w:rsidRPr="00414BE7" w:rsidRDefault="003E7CC0" w:rsidP="00F224F5">
      <w:pPr>
        <w:ind w:right="270"/>
        <w:jc w:val="both"/>
        <w:rPr>
          <w:color w:val="7F7F7F" w:themeColor="text1" w:themeTint="80"/>
          <w:sz w:val="20"/>
          <w:szCs w:val="20"/>
          <w:vertAlign w:val="subscript"/>
        </w:rPr>
      </w:pPr>
    </w:p>
    <w:p w14:paraId="39AD6632" w14:textId="77777777" w:rsidR="003E7CC0" w:rsidRPr="00414BE7" w:rsidRDefault="003E7CC0" w:rsidP="00F224F5">
      <w:pPr>
        <w:ind w:right="270"/>
        <w:jc w:val="both"/>
        <w:rPr>
          <w:color w:val="7F7F7F" w:themeColor="text1" w:themeTint="80"/>
          <w:sz w:val="20"/>
          <w:szCs w:val="20"/>
          <w:vertAlign w:val="subscript"/>
        </w:rPr>
      </w:pPr>
    </w:p>
    <w:p w14:paraId="4C365046" w14:textId="1FA521DC" w:rsidR="003E7CC0" w:rsidRDefault="003E7CC0" w:rsidP="00F224F5">
      <w:pPr>
        <w:ind w:right="270"/>
        <w:jc w:val="both"/>
        <w:rPr>
          <w:color w:val="7F7F7F" w:themeColor="text1" w:themeTint="80"/>
          <w:sz w:val="20"/>
          <w:szCs w:val="20"/>
          <w:vertAlign w:val="subscript"/>
        </w:rPr>
      </w:pPr>
    </w:p>
    <w:p w14:paraId="1D10B703" w14:textId="2549A983" w:rsidR="00B15346" w:rsidRDefault="00B15346" w:rsidP="00F224F5">
      <w:pPr>
        <w:ind w:right="270"/>
        <w:jc w:val="both"/>
        <w:rPr>
          <w:color w:val="7F7F7F" w:themeColor="text1" w:themeTint="80"/>
          <w:sz w:val="20"/>
          <w:szCs w:val="20"/>
          <w:vertAlign w:val="subscript"/>
        </w:rPr>
      </w:pPr>
    </w:p>
    <w:p w14:paraId="15F8BBA4" w14:textId="77777777" w:rsidR="00B15346" w:rsidRPr="00414BE7" w:rsidRDefault="00B15346" w:rsidP="00F224F5">
      <w:pPr>
        <w:ind w:right="270"/>
        <w:jc w:val="both"/>
        <w:rPr>
          <w:color w:val="7F7F7F" w:themeColor="text1" w:themeTint="80"/>
          <w:sz w:val="20"/>
          <w:szCs w:val="20"/>
          <w:vertAlign w:val="subscript"/>
        </w:rPr>
      </w:pPr>
    </w:p>
    <w:p w14:paraId="5AB26B8A" w14:textId="77777777" w:rsidR="00B07F38" w:rsidRPr="00414BE7" w:rsidRDefault="00B07F38" w:rsidP="00F224F5">
      <w:pPr>
        <w:ind w:right="270"/>
        <w:jc w:val="both"/>
        <w:rPr>
          <w:color w:val="7F7F7F" w:themeColor="text1" w:themeTint="80"/>
          <w:sz w:val="20"/>
          <w:szCs w:val="20"/>
          <w:vertAlign w:val="subscript"/>
        </w:rPr>
      </w:pPr>
    </w:p>
    <w:p w14:paraId="434F70E5" w14:textId="44EF46A5" w:rsidR="00490657" w:rsidRPr="00414BE7" w:rsidRDefault="00846734" w:rsidP="00C025B7">
      <w:pPr>
        <w:ind w:right="270"/>
        <w:rPr>
          <w:color w:val="7F7F7F" w:themeColor="text1" w:themeTint="80"/>
          <w:sz w:val="70"/>
          <w:szCs w:val="72"/>
          <w:vertAlign w:val="subscript"/>
        </w:rPr>
      </w:pPr>
      <w:r w:rsidRPr="00C025B7">
        <w:rPr>
          <w:color w:val="7F7F7F" w:themeColor="text1" w:themeTint="80"/>
          <w:sz w:val="70"/>
          <w:szCs w:val="72"/>
          <w:vertAlign w:val="subscript"/>
        </w:rPr>
        <w:t>DQ Scoring</w:t>
      </w:r>
      <w:r w:rsidR="001639AA" w:rsidRPr="00C025B7">
        <w:rPr>
          <w:color w:val="7F7F7F" w:themeColor="text1" w:themeTint="80"/>
          <w:sz w:val="70"/>
          <w:szCs w:val="72"/>
          <w:vertAlign w:val="subscript"/>
        </w:rPr>
        <w:t xml:space="preserve"> </w:t>
      </w:r>
      <w:r w:rsidR="00B15346" w:rsidRPr="00C025B7">
        <w:rPr>
          <w:color w:val="7F7F7F" w:themeColor="text1" w:themeTint="80"/>
          <w:sz w:val="70"/>
          <w:szCs w:val="72"/>
          <w:vertAlign w:val="subscript"/>
        </w:rPr>
        <w:t>Framework -</w:t>
      </w:r>
      <w:r w:rsidR="00C025B7">
        <w:rPr>
          <w:color w:val="7F7F7F" w:themeColor="text1" w:themeTint="80"/>
          <w:sz w:val="70"/>
          <w:szCs w:val="72"/>
          <w:vertAlign w:val="subscript"/>
        </w:rPr>
        <w:t xml:space="preserve"> </w:t>
      </w:r>
      <w:r w:rsidR="00490657" w:rsidRPr="00C025B7">
        <w:rPr>
          <w:color w:val="7F7F7F" w:themeColor="text1" w:themeTint="80"/>
          <w:sz w:val="70"/>
          <w:szCs w:val="72"/>
          <w:vertAlign w:val="subscript"/>
        </w:rPr>
        <w:t>Us</w:t>
      </w:r>
      <w:r w:rsidR="000A2AAA" w:rsidRPr="00C025B7">
        <w:rPr>
          <w:color w:val="7F7F7F" w:themeColor="text1" w:themeTint="80"/>
          <w:sz w:val="70"/>
          <w:szCs w:val="72"/>
          <w:vertAlign w:val="subscript"/>
        </w:rPr>
        <w:t>er Manual</w:t>
      </w:r>
    </w:p>
    <w:p w14:paraId="2D07218D" w14:textId="77777777" w:rsidR="004A73AD" w:rsidRPr="00414BE7" w:rsidRDefault="00A55832" w:rsidP="00F224F5">
      <w:pPr>
        <w:ind w:right="270"/>
        <w:jc w:val="both"/>
        <w:rPr>
          <w:color w:val="11469B"/>
          <w:sz w:val="110"/>
          <w:szCs w:val="110"/>
          <w:vertAlign w:val="subscript"/>
        </w:rPr>
      </w:pPr>
      <w:r w:rsidRPr="00414BE7">
        <w:rPr>
          <w:noProof/>
          <w:color w:val="595959" w:themeColor="text1" w:themeTint="A6"/>
          <w:sz w:val="20"/>
          <w:szCs w:val="20"/>
          <w:lang w:val="en-US"/>
        </w:rPr>
        <w:drawing>
          <wp:anchor distT="0" distB="0" distL="114300" distR="114300" simplePos="0" relativeHeight="251640832" behindDoc="1" locked="0" layoutInCell="1" allowOverlap="1" wp14:anchorId="448895AC" wp14:editId="5E4D8E84">
            <wp:simplePos x="0" y="0"/>
            <wp:positionH relativeFrom="column">
              <wp:posOffset>-1158240</wp:posOffset>
            </wp:positionH>
            <wp:positionV relativeFrom="paragraph">
              <wp:posOffset>153670</wp:posOffset>
            </wp:positionV>
            <wp:extent cx="7772400" cy="1005713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of contents background-01.png"/>
                    <pic:cNvPicPr/>
                  </pic:nvPicPr>
                  <pic:blipFill>
                    <a:blip r:embed="rId10" cstate="screen">
                      <a:extLst>
                        <a:ext uri="{28A0092B-C50C-407E-A947-70E740481C1C}">
                          <a14:useLocalDpi xmlns:a14="http://schemas.microsoft.com/office/drawing/2010/main"/>
                        </a:ext>
                      </a:extLst>
                    </a:blip>
                    <a:stretch>
                      <a:fillRect/>
                    </a:stretch>
                  </pic:blipFill>
                  <pic:spPr>
                    <a:xfrm>
                      <a:off x="0" y="0"/>
                      <a:ext cx="7772400" cy="10057130"/>
                    </a:xfrm>
                    <a:prstGeom prst="rect">
                      <a:avLst/>
                    </a:prstGeom>
                  </pic:spPr>
                </pic:pic>
              </a:graphicData>
            </a:graphic>
            <wp14:sizeRelH relativeFrom="page">
              <wp14:pctWidth>0</wp14:pctWidth>
            </wp14:sizeRelH>
            <wp14:sizeRelV relativeFrom="page">
              <wp14:pctHeight>0</wp14:pctHeight>
            </wp14:sizeRelV>
          </wp:anchor>
        </w:drawing>
      </w:r>
    </w:p>
    <w:p w14:paraId="059EF6DE" w14:textId="2F1DE6E5" w:rsidR="00E7368E" w:rsidRPr="00414BE7" w:rsidRDefault="00AA3ED8" w:rsidP="00F224F5">
      <w:pPr>
        <w:ind w:right="270" w:hanging="540"/>
        <w:jc w:val="both"/>
        <w:rPr>
          <w:color w:val="7F7F7F" w:themeColor="text1" w:themeTint="80"/>
          <w:sz w:val="66"/>
          <w:szCs w:val="72"/>
          <w:vertAlign w:val="subscript"/>
        </w:rPr>
      </w:pPr>
      <w:r w:rsidRPr="00414BE7">
        <w:rPr>
          <w:color w:val="7F7F7F" w:themeColor="text1" w:themeTint="80"/>
          <w:sz w:val="66"/>
          <w:szCs w:val="72"/>
          <w:vertAlign w:val="subscript"/>
        </w:rPr>
        <w:t xml:space="preserve">Version </w:t>
      </w:r>
      <w:r w:rsidR="007F3800">
        <w:rPr>
          <w:color w:val="7F7F7F" w:themeColor="text1" w:themeTint="80"/>
          <w:sz w:val="66"/>
          <w:szCs w:val="72"/>
          <w:vertAlign w:val="subscript"/>
        </w:rPr>
        <w:t>1.</w:t>
      </w:r>
      <w:ins w:id="0" w:author="Naveen Seth" w:date="2019-12-06T12:12:00Z">
        <w:r w:rsidR="009B4A1B">
          <w:rPr>
            <w:color w:val="7F7F7F" w:themeColor="text1" w:themeTint="80"/>
            <w:sz w:val="66"/>
            <w:szCs w:val="72"/>
            <w:vertAlign w:val="subscript"/>
          </w:rPr>
          <w:t>2</w:t>
        </w:r>
      </w:ins>
      <w:del w:id="1" w:author="Naveen Seth" w:date="2019-12-06T12:12:00Z">
        <w:r w:rsidR="0052565C" w:rsidDel="009B4A1B">
          <w:rPr>
            <w:color w:val="7F7F7F" w:themeColor="text1" w:themeTint="80"/>
            <w:sz w:val="66"/>
            <w:szCs w:val="72"/>
            <w:vertAlign w:val="subscript"/>
          </w:rPr>
          <w:delText>0</w:delText>
        </w:r>
      </w:del>
    </w:p>
    <w:p w14:paraId="3E71518E" w14:textId="77777777" w:rsidR="009D5935" w:rsidRPr="00414BE7" w:rsidRDefault="009D5935" w:rsidP="00F224F5">
      <w:pPr>
        <w:ind w:right="270" w:hanging="540"/>
        <w:jc w:val="both"/>
        <w:rPr>
          <w:color w:val="7F7F7F" w:themeColor="text1" w:themeTint="80"/>
          <w:sz w:val="66"/>
          <w:szCs w:val="72"/>
          <w:vertAlign w:val="subscript"/>
        </w:rPr>
      </w:pPr>
    </w:p>
    <w:p w14:paraId="1C528330" w14:textId="77777777" w:rsidR="0098300C" w:rsidRPr="00414BE7" w:rsidRDefault="0098300C" w:rsidP="00F224F5">
      <w:pPr>
        <w:ind w:right="270" w:hanging="540"/>
        <w:jc w:val="both"/>
        <w:rPr>
          <w:color w:val="7F7F7F" w:themeColor="text1" w:themeTint="80"/>
          <w:sz w:val="72"/>
          <w:szCs w:val="72"/>
          <w:vertAlign w:val="subscript"/>
        </w:rPr>
      </w:pPr>
      <w:r w:rsidRPr="00414BE7">
        <w:rPr>
          <w:noProof/>
          <w:color w:val="7F7F7F" w:themeColor="text1" w:themeTint="80"/>
          <w:sz w:val="72"/>
          <w:szCs w:val="72"/>
          <w:vertAlign w:val="subscript"/>
          <w:lang w:val="en-US"/>
        </w:rPr>
        <mc:AlternateContent>
          <mc:Choice Requires="wps">
            <w:drawing>
              <wp:anchor distT="0" distB="0" distL="114300" distR="114300" simplePos="0" relativeHeight="251639808" behindDoc="0" locked="0" layoutInCell="1" allowOverlap="1" wp14:anchorId="01DAB8F4" wp14:editId="606145E1">
                <wp:simplePos x="0" y="0"/>
                <wp:positionH relativeFrom="column">
                  <wp:posOffset>-342900</wp:posOffset>
                </wp:positionH>
                <wp:positionV relativeFrom="paragraph">
                  <wp:posOffset>278130</wp:posOffset>
                </wp:positionV>
                <wp:extent cx="1257300" cy="45085"/>
                <wp:effectExtent l="0" t="0" r="12700" b="5715"/>
                <wp:wrapThrough wrapText="bothSides">
                  <wp:wrapPolygon edited="0">
                    <wp:start x="0" y="0"/>
                    <wp:lineTo x="0" y="12169"/>
                    <wp:lineTo x="21382" y="12169"/>
                    <wp:lineTo x="21382" y="0"/>
                    <wp:lineTo x="0" y="0"/>
                  </wp:wrapPolygon>
                </wp:wrapThrough>
                <wp:docPr id="5" name="Rectangle 5"/>
                <wp:cNvGraphicFramePr/>
                <a:graphic xmlns:a="http://schemas.openxmlformats.org/drawingml/2006/main">
                  <a:graphicData uri="http://schemas.microsoft.com/office/word/2010/wordprocessingShape">
                    <wps:wsp>
                      <wps:cNvSpPr/>
                      <wps:spPr>
                        <a:xfrm>
                          <a:off x="0" y="0"/>
                          <a:ext cx="1257300" cy="45085"/>
                        </a:xfrm>
                        <a:prstGeom prst="rect">
                          <a:avLst/>
                        </a:prstGeom>
                        <a:solidFill>
                          <a:srgbClr val="AE002B"/>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5="http://schemas.microsoft.com/office/word/2012/wordml" xmlns:w16se="http://schemas.microsoft.com/office/word/2015/wordml/symex">
            <w:pict>
              <v:rect w14:anchorId="52BA22AF" id="Rectangle 5" o:spid="_x0000_s1026" style="position:absolute;margin-left:-27pt;margin-top:21.9pt;width:99pt;height:3.5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" fillcolor="#ae002b" stroked="f">
                <w10:wrap type="through"/>
              </v:rect>
            </w:pict>
          </mc:Fallback>
        </mc:AlternateContent>
      </w:r>
    </w:p>
    <w:p w14:paraId="247F90AC" w14:textId="0800C207" w:rsidR="0098300C" w:rsidRPr="00414BE7" w:rsidRDefault="00525769" w:rsidP="00F224F5">
      <w:pPr>
        <w:ind w:right="270" w:hanging="540"/>
        <w:jc w:val="both"/>
        <w:rPr>
          <w:color w:val="7F7F7F" w:themeColor="text1" w:themeTint="80"/>
          <w:sz w:val="52"/>
          <w:szCs w:val="52"/>
          <w:vertAlign w:val="subscript"/>
        </w:rPr>
      </w:pPr>
      <w:r>
        <w:rPr>
          <w:color w:val="7F7F7F" w:themeColor="text1" w:themeTint="80"/>
          <w:sz w:val="52"/>
          <w:szCs w:val="52"/>
          <w:vertAlign w:val="subscript"/>
        </w:rPr>
        <w:t xml:space="preserve">November </w:t>
      </w:r>
      <w:r w:rsidR="00F224F5">
        <w:rPr>
          <w:color w:val="7F7F7F" w:themeColor="text1" w:themeTint="80"/>
          <w:sz w:val="52"/>
          <w:szCs w:val="52"/>
          <w:vertAlign w:val="subscript"/>
        </w:rPr>
        <w:t>1</w:t>
      </w:r>
      <w:r w:rsidR="0052565C">
        <w:rPr>
          <w:color w:val="7F7F7F" w:themeColor="text1" w:themeTint="80"/>
          <w:sz w:val="52"/>
          <w:szCs w:val="52"/>
          <w:vertAlign w:val="subscript"/>
        </w:rPr>
        <w:t>8</w:t>
      </w:r>
      <w:r w:rsidR="00CE13C5" w:rsidRPr="00414BE7">
        <w:rPr>
          <w:color w:val="7F7F7F" w:themeColor="text1" w:themeTint="80"/>
          <w:sz w:val="52"/>
          <w:szCs w:val="52"/>
          <w:vertAlign w:val="subscript"/>
        </w:rPr>
        <w:t xml:space="preserve">, </w:t>
      </w:r>
      <w:r w:rsidR="0098300C" w:rsidRPr="00414BE7">
        <w:rPr>
          <w:color w:val="7F7F7F" w:themeColor="text1" w:themeTint="80"/>
          <w:sz w:val="52"/>
          <w:szCs w:val="52"/>
          <w:vertAlign w:val="subscript"/>
        </w:rPr>
        <w:t>201</w:t>
      </w:r>
      <w:r w:rsidR="005A1064" w:rsidRPr="00414BE7">
        <w:rPr>
          <w:color w:val="7F7F7F" w:themeColor="text1" w:themeTint="80"/>
          <w:sz w:val="52"/>
          <w:szCs w:val="52"/>
          <w:vertAlign w:val="subscript"/>
        </w:rPr>
        <w:t>9</w:t>
      </w:r>
    </w:p>
    <w:p w14:paraId="4CDDCDDB" w14:textId="77777777" w:rsidR="00385E73" w:rsidRPr="00414BE7" w:rsidRDefault="00385E73" w:rsidP="00F224F5">
      <w:pPr>
        <w:ind w:right="270"/>
        <w:jc w:val="both"/>
        <w:rPr>
          <w:color w:val="7F7F7F" w:themeColor="text1" w:themeTint="80"/>
          <w:sz w:val="20"/>
          <w:szCs w:val="20"/>
          <w:vertAlign w:val="subscript"/>
        </w:rPr>
      </w:pPr>
    </w:p>
    <w:p w14:paraId="742F2D50" w14:textId="557BEF01" w:rsidR="00C301E9" w:rsidRDefault="00C301E9" w:rsidP="00F224F5">
      <w:pPr>
        <w:ind w:right="270"/>
        <w:jc w:val="both"/>
        <w:rPr>
          <w:color w:val="11469B"/>
          <w:sz w:val="36"/>
          <w:szCs w:val="36"/>
        </w:rPr>
      </w:pPr>
    </w:p>
    <w:p w14:paraId="43EFC5F1" w14:textId="77777777" w:rsidR="002D2C1F" w:rsidRDefault="002D2C1F" w:rsidP="00F224F5">
      <w:pPr>
        <w:ind w:right="270"/>
        <w:jc w:val="both"/>
        <w:rPr>
          <w:color w:val="11469B"/>
          <w:sz w:val="36"/>
          <w:szCs w:val="36"/>
        </w:rPr>
      </w:pPr>
    </w:p>
    <w:p w14:paraId="608975BB" w14:textId="77777777" w:rsidR="002D2C1F" w:rsidRDefault="002D2C1F" w:rsidP="00F224F5">
      <w:pPr>
        <w:ind w:right="270"/>
        <w:jc w:val="both"/>
        <w:rPr>
          <w:color w:val="11469B"/>
          <w:sz w:val="36"/>
          <w:szCs w:val="36"/>
        </w:rPr>
      </w:pPr>
    </w:p>
    <w:p w14:paraId="14767635" w14:textId="77777777" w:rsidR="002D2C1F" w:rsidRDefault="002D2C1F" w:rsidP="00F224F5">
      <w:pPr>
        <w:ind w:right="270"/>
        <w:jc w:val="both"/>
        <w:rPr>
          <w:color w:val="11469B"/>
          <w:sz w:val="36"/>
          <w:szCs w:val="36"/>
        </w:rPr>
      </w:pPr>
    </w:p>
    <w:p w14:paraId="0E8CDCA6" w14:textId="6F8F3E0D" w:rsidR="003B0DA3" w:rsidRDefault="003B0DA3" w:rsidP="00F224F5">
      <w:pPr>
        <w:ind w:right="270"/>
        <w:jc w:val="both"/>
        <w:rPr>
          <w:color w:val="11469B"/>
          <w:sz w:val="36"/>
          <w:szCs w:val="36"/>
        </w:rPr>
      </w:pPr>
    </w:p>
    <w:p w14:paraId="654C684A" w14:textId="77777777" w:rsidR="003B0DA3" w:rsidRPr="00414BE7" w:rsidRDefault="003B0DA3" w:rsidP="00F224F5">
      <w:pPr>
        <w:ind w:right="270"/>
        <w:jc w:val="both"/>
        <w:rPr>
          <w:color w:val="11469B"/>
          <w:sz w:val="36"/>
          <w:szCs w:val="36"/>
        </w:rPr>
      </w:pPr>
    </w:p>
    <w:p w14:paraId="735373B1" w14:textId="77777777" w:rsidR="00C025B7" w:rsidRDefault="00C025B7" w:rsidP="00F224F5">
      <w:pPr>
        <w:pStyle w:val="TOC1"/>
        <w:tabs>
          <w:tab w:val="right" w:leader="dot" w:pos="8774"/>
        </w:tabs>
        <w:ind w:right="270"/>
        <w:jc w:val="both"/>
        <w:rPr>
          <w:b/>
          <w:color w:val="11469B"/>
          <w:sz w:val="36"/>
          <w:szCs w:val="36"/>
        </w:rPr>
      </w:pPr>
    </w:p>
    <w:p w14:paraId="63CC07B5" w14:textId="77777777" w:rsidR="00C025B7" w:rsidRDefault="00C025B7" w:rsidP="00F224F5">
      <w:pPr>
        <w:pStyle w:val="TOC1"/>
        <w:tabs>
          <w:tab w:val="right" w:leader="dot" w:pos="8774"/>
        </w:tabs>
        <w:ind w:right="270"/>
        <w:jc w:val="both"/>
        <w:rPr>
          <w:b/>
          <w:color w:val="11469B"/>
          <w:sz w:val="36"/>
          <w:szCs w:val="36"/>
        </w:rPr>
      </w:pPr>
    </w:p>
    <w:p w14:paraId="50EA3F56" w14:textId="49307A2E" w:rsidR="00371288" w:rsidRPr="00414BE7" w:rsidRDefault="00371288" w:rsidP="00F224F5">
      <w:pPr>
        <w:pStyle w:val="TOC1"/>
        <w:tabs>
          <w:tab w:val="right" w:leader="dot" w:pos="8774"/>
        </w:tabs>
        <w:ind w:right="270"/>
        <w:jc w:val="both"/>
        <w:rPr>
          <w:b/>
          <w:color w:val="11469B"/>
          <w:sz w:val="36"/>
          <w:szCs w:val="36"/>
        </w:rPr>
      </w:pPr>
      <w:r w:rsidRPr="00414BE7">
        <w:rPr>
          <w:b/>
          <w:color w:val="11469B"/>
          <w:sz w:val="36"/>
          <w:szCs w:val="36"/>
        </w:rPr>
        <w:lastRenderedPageBreak/>
        <w:t>Table of Contents</w:t>
      </w:r>
    </w:p>
    <w:p w14:paraId="65201392" w14:textId="77777777" w:rsidR="0038629F" w:rsidRDefault="00371288">
      <w:pPr>
        <w:pStyle w:val="TOC1"/>
        <w:tabs>
          <w:tab w:val="right" w:leader="dot" w:pos="9440"/>
        </w:tabs>
        <w:rPr>
          <w:ins w:id="2" w:author="Naveen Seth" w:date="2019-11-28T13:05:00Z"/>
          <w:noProof/>
          <w:sz w:val="22"/>
          <w:szCs w:val="22"/>
          <w:lang w:val="en-US"/>
        </w:rPr>
      </w:pPr>
      <w:r w:rsidRPr="00414BE7">
        <w:rPr>
          <w:color w:val="11469B"/>
          <w:sz w:val="22"/>
          <w:szCs w:val="22"/>
        </w:rPr>
        <w:fldChar w:fldCharType="begin"/>
      </w:r>
      <w:r w:rsidRPr="00414BE7">
        <w:rPr>
          <w:color w:val="11469B"/>
          <w:sz w:val="22"/>
          <w:szCs w:val="22"/>
        </w:rPr>
        <w:instrText xml:space="preserve"> TOC \o "1-3" \h \z \u </w:instrText>
      </w:r>
      <w:r w:rsidRPr="00414BE7">
        <w:rPr>
          <w:color w:val="11469B"/>
          <w:sz w:val="22"/>
          <w:szCs w:val="22"/>
        </w:rPr>
        <w:fldChar w:fldCharType="separate"/>
      </w:r>
      <w:ins w:id="3" w:author="Naveen Seth" w:date="2019-11-28T13:05:00Z">
        <w:r w:rsidR="0038629F" w:rsidRPr="0092175C">
          <w:rPr>
            <w:rStyle w:val="Hyperlink"/>
            <w:noProof/>
          </w:rPr>
          <w:fldChar w:fldCharType="begin"/>
        </w:r>
        <w:r w:rsidR="0038629F" w:rsidRPr="0092175C">
          <w:rPr>
            <w:rStyle w:val="Hyperlink"/>
            <w:noProof/>
          </w:rPr>
          <w:instrText xml:space="preserve"> </w:instrText>
        </w:r>
        <w:r w:rsidR="0038629F">
          <w:rPr>
            <w:noProof/>
          </w:rPr>
          <w:instrText>HYPERLINK \l "_Toc25838722"</w:instrText>
        </w:r>
        <w:r w:rsidR="0038629F" w:rsidRPr="0092175C">
          <w:rPr>
            <w:rStyle w:val="Hyperlink"/>
            <w:noProof/>
          </w:rPr>
          <w:instrText xml:space="preserve"> </w:instrText>
        </w:r>
        <w:r w:rsidR="0038629F" w:rsidRPr="0092175C">
          <w:rPr>
            <w:rStyle w:val="Hyperlink"/>
            <w:noProof/>
          </w:rPr>
          <w:fldChar w:fldCharType="separate"/>
        </w:r>
        <w:r w:rsidR="0038629F" w:rsidRPr="0092175C">
          <w:rPr>
            <w:rStyle w:val="Hyperlink"/>
            <w:rFonts w:cstheme="majorHAnsi"/>
            <w:noProof/>
          </w:rPr>
          <w:t>Document Version History</w:t>
        </w:r>
        <w:r w:rsidR="0038629F">
          <w:rPr>
            <w:noProof/>
            <w:webHidden/>
          </w:rPr>
          <w:tab/>
        </w:r>
        <w:r w:rsidR="0038629F">
          <w:rPr>
            <w:noProof/>
            <w:webHidden/>
          </w:rPr>
          <w:fldChar w:fldCharType="begin"/>
        </w:r>
        <w:r w:rsidR="0038629F">
          <w:rPr>
            <w:noProof/>
            <w:webHidden/>
          </w:rPr>
          <w:instrText xml:space="preserve"> PAGEREF _Toc25838722 \h </w:instrText>
        </w:r>
      </w:ins>
      <w:r w:rsidR="0038629F">
        <w:rPr>
          <w:noProof/>
          <w:webHidden/>
        </w:rPr>
      </w:r>
      <w:r w:rsidR="0038629F">
        <w:rPr>
          <w:noProof/>
          <w:webHidden/>
        </w:rPr>
        <w:fldChar w:fldCharType="separate"/>
      </w:r>
      <w:ins w:id="4" w:author="Naveen Seth" w:date="2019-11-28T13:05:00Z">
        <w:r w:rsidR="0038629F">
          <w:rPr>
            <w:noProof/>
            <w:webHidden/>
          </w:rPr>
          <w:t>3</w:t>
        </w:r>
        <w:r w:rsidR="0038629F">
          <w:rPr>
            <w:noProof/>
            <w:webHidden/>
          </w:rPr>
          <w:fldChar w:fldCharType="end"/>
        </w:r>
        <w:r w:rsidR="0038629F" w:rsidRPr="0092175C">
          <w:rPr>
            <w:rStyle w:val="Hyperlink"/>
            <w:noProof/>
          </w:rPr>
          <w:fldChar w:fldCharType="end"/>
        </w:r>
      </w:ins>
    </w:p>
    <w:p w14:paraId="1A9BC59F" w14:textId="77777777" w:rsidR="0038629F" w:rsidRDefault="0038629F">
      <w:pPr>
        <w:pStyle w:val="TOC1"/>
        <w:tabs>
          <w:tab w:val="left" w:pos="660"/>
          <w:tab w:val="right" w:leader="dot" w:pos="9440"/>
        </w:tabs>
        <w:rPr>
          <w:ins w:id="5" w:author="Naveen Seth" w:date="2019-11-28T13:05:00Z"/>
          <w:noProof/>
          <w:sz w:val="22"/>
          <w:szCs w:val="22"/>
          <w:lang w:val="en-US"/>
        </w:rPr>
      </w:pPr>
      <w:ins w:id="6"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"_Toc25838723"</w:instrText>
        </w:r>
        <w:r w:rsidRPr="0092175C">
          <w:rPr>
            <w:rStyle w:val="Hyperlink"/>
            <w:noProof/>
          </w:rPr>
          <w:instrText xml:space="preserve"> </w:instrText>
        </w:r>
        <w:r w:rsidRPr="0092175C">
          <w:rPr>
            <w:rStyle w:val="Hyperlink"/>
            <w:noProof/>
          </w:rPr>
          <w:fldChar w:fldCharType="separate"/>
        </w:r>
        <w:r w:rsidRPr="0092175C">
          <w:rPr>
            <w:rStyle w:val="Hyperlink"/>
            <w:noProof/>
          </w:rPr>
          <w:t>1.0</w:t>
        </w:r>
        <w:r>
          <w:rPr>
            <w:noProof/>
            <w:sz w:val="22"/>
            <w:szCs w:val="22"/>
            <w:lang w:val="en-US"/>
          </w:rPr>
          <w:tab/>
        </w:r>
        <w:r w:rsidRPr="0092175C">
          <w:rPr>
            <w:rStyle w:val="Hyperlink"/>
            <w:noProof/>
          </w:rPr>
          <w:t>Purpose</w:t>
        </w:r>
        <w:r>
          <w:rPr>
            <w:noProof/>
            <w:webHidden/>
          </w:rPr>
          <w:tab/>
        </w:r>
        <w:r>
          <w:rPr>
            <w:noProof/>
            <w:webHidden/>
          </w:rPr>
          <w:fldChar w:fldCharType="begin"/>
        </w:r>
        <w:r>
          <w:rPr>
            <w:noProof/>
            <w:webHidden/>
          </w:rPr>
          <w:instrText xml:space="preserve"> PAGEREF _Toc25838723 \h </w:instrText>
        </w:r>
      </w:ins>
      <w:r>
        <w:rPr>
          <w:noProof/>
          <w:webHidden/>
        </w:rPr>
      </w:r>
      <w:r>
        <w:rPr>
          <w:noProof/>
          <w:webHidden/>
        </w:rPr>
        <w:fldChar w:fldCharType="separate"/>
      </w:r>
      <w:ins w:id="7" w:author="Naveen Seth" w:date="2019-11-28T13:05:00Z">
        <w:r>
          <w:rPr>
            <w:noProof/>
            <w:webHidden/>
          </w:rPr>
          <w:t>4</w:t>
        </w:r>
        <w:r>
          <w:rPr>
            <w:noProof/>
            <w:webHidden/>
          </w:rPr>
          <w:fldChar w:fldCharType="end"/>
        </w:r>
        <w:r w:rsidRPr="0092175C">
          <w:rPr>
            <w:rStyle w:val="Hyperlink"/>
            <w:noProof/>
          </w:rPr>
          <w:fldChar w:fldCharType="end"/>
        </w:r>
      </w:ins>
    </w:p>
    <w:p w14:paraId="64F928B8" w14:textId="77777777" w:rsidR="0038629F" w:rsidRDefault="0038629F">
      <w:pPr>
        <w:pStyle w:val="TOC1"/>
        <w:tabs>
          <w:tab w:val="left" w:pos="660"/>
          <w:tab w:val="right" w:leader="dot" w:pos="9440"/>
        </w:tabs>
        <w:rPr>
          <w:ins w:id="8" w:author="Naveen Seth" w:date="2019-11-28T13:05:00Z"/>
          <w:noProof/>
          <w:sz w:val="22"/>
          <w:szCs w:val="22"/>
          <w:lang w:val="en-US"/>
        </w:rPr>
      </w:pPr>
      <w:ins w:id="9"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"_Toc25838724"</w:instrText>
        </w:r>
        <w:r w:rsidRPr="0092175C">
          <w:rPr>
            <w:rStyle w:val="Hyperlink"/>
            <w:noProof/>
          </w:rPr>
          <w:instrText xml:space="preserve"> </w:instrText>
        </w:r>
        <w:r w:rsidRPr="0092175C">
          <w:rPr>
            <w:rStyle w:val="Hyperlink"/>
            <w:noProof/>
          </w:rPr>
          <w:fldChar w:fldCharType="separate"/>
        </w:r>
        <w:r w:rsidRPr="0092175C">
          <w:rPr>
            <w:rStyle w:val="Hyperlink"/>
            <w:noProof/>
          </w:rPr>
          <w:t>2.0</w:t>
        </w:r>
        <w:r>
          <w:rPr>
            <w:noProof/>
            <w:sz w:val="22"/>
            <w:szCs w:val="22"/>
            <w:lang w:val="en-US"/>
          </w:rPr>
          <w:tab/>
        </w:r>
        <w:r w:rsidRPr="0092175C">
          <w:rPr>
            <w:rStyle w:val="Hyperlink"/>
            <w:rFonts w:cstheme="majorHAnsi"/>
            <w:noProof/>
          </w:rPr>
          <w:t xml:space="preserve">Introduction </w:t>
        </w:r>
        <w:r w:rsidRPr="0092175C">
          <w:rPr>
            <w:rStyle w:val="Hyperlink"/>
            <w:noProof/>
          </w:rPr>
          <w:t>to DQ Scoring Framework</w:t>
        </w:r>
        <w:r>
          <w:rPr>
            <w:noProof/>
            <w:webHidden/>
          </w:rPr>
          <w:tab/>
        </w:r>
        <w:r>
          <w:rPr>
            <w:noProof/>
            <w:webHidden/>
          </w:rPr>
          <w:fldChar w:fldCharType="begin"/>
        </w:r>
        <w:r>
          <w:rPr>
            <w:noProof/>
            <w:webHidden/>
          </w:rPr>
          <w:instrText xml:space="preserve"> PAGEREF _Toc25838724 \h </w:instrText>
        </w:r>
      </w:ins>
      <w:r>
        <w:rPr>
          <w:noProof/>
          <w:webHidden/>
        </w:rPr>
      </w:r>
      <w:r>
        <w:rPr>
          <w:noProof/>
          <w:webHidden/>
        </w:rPr>
        <w:fldChar w:fldCharType="separate"/>
      </w:r>
      <w:ins w:id="10" w:author="Naveen Seth" w:date="2019-11-28T13:05:00Z">
        <w:r>
          <w:rPr>
            <w:noProof/>
            <w:webHidden/>
          </w:rPr>
          <w:t>4</w:t>
        </w:r>
        <w:r>
          <w:rPr>
            <w:noProof/>
            <w:webHidden/>
          </w:rPr>
          <w:fldChar w:fldCharType="end"/>
        </w:r>
        <w:r w:rsidRPr="0092175C">
          <w:rPr>
            <w:rStyle w:val="Hyperlink"/>
            <w:noProof/>
          </w:rPr>
          <w:fldChar w:fldCharType="end"/>
        </w:r>
      </w:ins>
    </w:p>
    <w:p w14:paraId="459C1161" w14:textId="77777777" w:rsidR="0038629F" w:rsidRDefault="0038629F">
      <w:pPr>
        <w:pStyle w:val="TOC1"/>
        <w:tabs>
          <w:tab w:val="left" w:pos="660"/>
          <w:tab w:val="right" w:leader="dot" w:pos="9440"/>
        </w:tabs>
        <w:rPr>
          <w:ins w:id="11" w:author="Naveen Seth" w:date="2019-11-28T13:05:00Z"/>
          <w:noProof/>
          <w:sz w:val="22"/>
          <w:szCs w:val="22"/>
          <w:lang w:val="en-US"/>
        </w:rPr>
      </w:pPr>
      <w:ins w:id="12"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"_Toc25838725"</w:instrText>
        </w:r>
        <w:r w:rsidRPr="0092175C">
          <w:rPr>
            <w:rStyle w:val="Hyperlink"/>
            <w:noProof/>
          </w:rPr>
          <w:instrText xml:space="preserve"> </w:instrText>
        </w:r>
        <w:r w:rsidRPr="0092175C">
          <w:rPr>
            <w:rStyle w:val="Hyperlink"/>
            <w:noProof/>
          </w:rPr>
          <w:fldChar w:fldCharType="separate"/>
        </w:r>
        <w:r w:rsidRPr="0092175C">
          <w:rPr>
            <w:rStyle w:val="Hyperlink"/>
            <w:rFonts w:cstheme="majorHAnsi"/>
            <w:noProof/>
          </w:rPr>
          <w:t>3.0</w:t>
        </w:r>
        <w:r>
          <w:rPr>
            <w:noProof/>
            <w:sz w:val="22"/>
            <w:szCs w:val="22"/>
            <w:lang w:val="en-US"/>
          </w:rPr>
          <w:tab/>
        </w:r>
        <w:r w:rsidRPr="0092175C">
          <w:rPr>
            <w:rStyle w:val="Hyperlink"/>
            <w:rFonts w:cstheme="majorHAnsi"/>
            <w:noProof/>
          </w:rPr>
          <w:t>Creating Business Asset Type</w:t>
        </w:r>
        <w:r>
          <w:rPr>
            <w:noProof/>
            <w:webHidden/>
          </w:rPr>
          <w:tab/>
        </w:r>
        <w:r>
          <w:rPr>
            <w:noProof/>
            <w:webHidden/>
          </w:rPr>
          <w:fldChar w:fldCharType="begin"/>
        </w:r>
        <w:r>
          <w:rPr>
            <w:noProof/>
            <w:webHidden/>
          </w:rPr>
          <w:instrText xml:space="preserve"> PAGEREF _Toc25838725 \h </w:instrText>
        </w:r>
      </w:ins>
      <w:r>
        <w:rPr>
          <w:noProof/>
          <w:webHidden/>
        </w:rPr>
      </w:r>
      <w:r>
        <w:rPr>
          <w:noProof/>
          <w:webHidden/>
        </w:rPr>
        <w:fldChar w:fldCharType="separate"/>
      </w:r>
      <w:ins w:id="13" w:author="Naveen Seth" w:date="2019-11-28T13:05:00Z">
        <w:r>
          <w:rPr>
            <w:noProof/>
            <w:webHidden/>
          </w:rPr>
          <w:t>6</w:t>
        </w:r>
        <w:r>
          <w:rPr>
            <w:noProof/>
            <w:webHidden/>
          </w:rPr>
          <w:fldChar w:fldCharType="end"/>
        </w:r>
        <w:r w:rsidRPr="0092175C">
          <w:rPr>
            <w:rStyle w:val="Hyperlink"/>
            <w:noProof/>
          </w:rPr>
          <w:fldChar w:fldCharType="end"/>
        </w:r>
      </w:ins>
    </w:p>
    <w:p w14:paraId="0F539DB8" w14:textId="77777777" w:rsidR="0038629F" w:rsidRDefault="0038629F">
      <w:pPr>
        <w:pStyle w:val="TOC2"/>
        <w:tabs>
          <w:tab w:val="left" w:pos="880"/>
          <w:tab w:val="right" w:leader="dot" w:pos="9440"/>
        </w:tabs>
        <w:rPr>
          <w:ins w:id="14" w:author="Naveen Seth" w:date="2019-11-28T13:05:00Z"/>
          <w:noProof/>
          <w:sz w:val="22"/>
          <w:szCs w:val="22"/>
          <w:lang w:val="en-US"/>
        </w:rPr>
      </w:pPr>
      <w:ins w:id="15"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"_Toc25838726"</w:instrText>
        </w:r>
        <w:r w:rsidRPr="0092175C">
          <w:rPr>
            <w:rStyle w:val="Hyperlink"/>
            <w:noProof/>
          </w:rPr>
          <w:instrText xml:space="preserve"> </w:instrText>
        </w:r>
        <w:r w:rsidRPr="0092175C">
          <w:rPr>
            <w:rStyle w:val="Hyperlink"/>
            <w:noProof/>
          </w:rPr>
          <w:fldChar w:fldCharType="separate"/>
        </w:r>
        <w:r w:rsidRPr="0092175C">
          <w:rPr>
            <w:rStyle w:val="Hyperlink"/>
            <w:b/>
            <w:noProof/>
          </w:rPr>
          <w:t>3.1</w:t>
        </w:r>
        <w:r>
          <w:rPr>
            <w:noProof/>
            <w:sz w:val="22"/>
            <w:szCs w:val="22"/>
            <w:lang w:val="en-US"/>
          </w:rPr>
          <w:tab/>
        </w:r>
        <w:r w:rsidRPr="0092175C">
          <w:rPr>
            <w:rStyle w:val="Hyperlink"/>
            <w:noProof/>
          </w:rPr>
          <w:t>Data Sources</w:t>
        </w:r>
        <w:r>
          <w:rPr>
            <w:noProof/>
            <w:webHidden/>
          </w:rPr>
          <w:tab/>
        </w:r>
        <w:r>
          <w:rPr>
            <w:noProof/>
            <w:webHidden/>
          </w:rPr>
          <w:fldChar w:fldCharType="begin"/>
        </w:r>
        <w:r>
          <w:rPr>
            <w:noProof/>
            <w:webHidden/>
          </w:rPr>
          <w:instrText xml:space="preserve"> PAGEREF _Toc25838726 \h </w:instrText>
        </w:r>
      </w:ins>
      <w:r>
        <w:rPr>
          <w:noProof/>
          <w:webHidden/>
        </w:rPr>
      </w:r>
      <w:r>
        <w:rPr>
          <w:noProof/>
          <w:webHidden/>
        </w:rPr>
        <w:fldChar w:fldCharType="separate"/>
      </w:r>
      <w:ins w:id="16" w:author="Naveen Seth" w:date="2019-11-28T13:05:00Z">
        <w:r>
          <w:rPr>
            <w:noProof/>
            <w:webHidden/>
          </w:rPr>
          <w:t>6</w:t>
        </w:r>
        <w:r>
          <w:rPr>
            <w:noProof/>
            <w:webHidden/>
          </w:rPr>
          <w:fldChar w:fldCharType="end"/>
        </w:r>
        <w:r w:rsidRPr="0092175C">
          <w:rPr>
            <w:rStyle w:val="Hyperlink"/>
            <w:noProof/>
          </w:rPr>
          <w:fldChar w:fldCharType="end"/>
        </w:r>
      </w:ins>
    </w:p>
    <w:p w14:paraId="15D64967" w14:textId="77777777" w:rsidR="0038629F" w:rsidRDefault="0038629F">
      <w:pPr>
        <w:pStyle w:val="TOC2"/>
        <w:tabs>
          <w:tab w:val="left" w:pos="880"/>
          <w:tab w:val="right" w:leader="dot" w:pos="9440"/>
        </w:tabs>
        <w:rPr>
          <w:ins w:id="17" w:author="Naveen Seth" w:date="2019-11-28T13:05:00Z"/>
          <w:noProof/>
          <w:sz w:val="22"/>
          <w:szCs w:val="22"/>
          <w:lang w:val="en-US"/>
        </w:rPr>
      </w:pPr>
      <w:ins w:id="18"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"_Toc25838727"</w:instrText>
        </w:r>
        <w:r w:rsidRPr="0092175C">
          <w:rPr>
            <w:rStyle w:val="Hyperlink"/>
            <w:noProof/>
          </w:rPr>
          <w:instrText xml:space="preserve"> </w:instrText>
        </w:r>
        <w:r w:rsidRPr="0092175C">
          <w:rPr>
            <w:rStyle w:val="Hyperlink"/>
            <w:noProof/>
          </w:rPr>
          <w:fldChar w:fldCharType="separate"/>
        </w:r>
        <w:r w:rsidRPr="0092175C">
          <w:rPr>
            <w:rStyle w:val="Hyperlink"/>
            <w:b/>
            <w:noProof/>
          </w:rPr>
          <w:t>3.2</w:t>
        </w:r>
        <w:r>
          <w:rPr>
            <w:noProof/>
            <w:sz w:val="22"/>
            <w:szCs w:val="22"/>
            <w:lang w:val="en-US"/>
          </w:rPr>
          <w:tab/>
        </w:r>
        <w:r w:rsidRPr="0092175C">
          <w:rPr>
            <w:rStyle w:val="Hyperlink"/>
            <w:noProof/>
          </w:rPr>
          <w:t>Source Attributes</w:t>
        </w:r>
        <w:r>
          <w:rPr>
            <w:noProof/>
            <w:webHidden/>
          </w:rPr>
          <w:tab/>
        </w:r>
        <w:r>
          <w:rPr>
            <w:noProof/>
            <w:webHidden/>
          </w:rPr>
          <w:fldChar w:fldCharType="begin"/>
        </w:r>
        <w:r>
          <w:rPr>
            <w:noProof/>
            <w:webHidden/>
          </w:rPr>
          <w:instrText xml:space="preserve"> PAGEREF _Toc25838727 \h </w:instrText>
        </w:r>
      </w:ins>
      <w:r>
        <w:rPr>
          <w:noProof/>
          <w:webHidden/>
        </w:rPr>
      </w:r>
      <w:r>
        <w:rPr>
          <w:noProof/>
          <w:webHidden/>
        </w:rPr>
        <w:fldChar w:fldCharType="separate"/>
      </w:r>
      <w:ins w:id="19" w:author="Naveen Seth" w:date="2019-11-28T13:05:00Z">
        <w:r>
          <w:rPr>
            <w:noProof/>
            <w:webHidden/>
          </w:rPr>
          <w:t>7</w:t>
        </w:r>
        <w:r>
          <w:rPr>
            <w:noProof/>
            <w:webHidden/>
          </w:rPr>
          <w:fldChar w:fldCharType="end"/>
        </w:r>
        <w:r w:rsidRPr="0092175C">
          <w:rPr>
            <w:rStyle w:val="Hyperlink"/>
            <w:noProof/>
          </w:rPr>
          <w:fldChar w:fldCharType="end"/>
        </w:r>
      </w:ins>
    </w:p>
    <w:p w14:paraId="58CAB8AD" w14:textId="77777777" w:rsidR="0038629F" w:rsidRDefault="0038629F">
      <w:pPr>
        <w:pStyle w:val="TOC2"/>
        <w:tabs>
          <w:tab w:val="left" w:pos="880"/>
          <w:tab w:val="right" w:leader="dot" w:pos="9440"/>
        </w:tabs>
        <w:rPr>
          <w:ins w:id="20" w:author="Naveen Seth" w:date="2019-11-28T13:05:00Z"/>
          <w:noProof/>
          <w:sz w:val="22"/>
          <w:szCs w:val="22"/>
          <w:lang w:val="en-US"/>
        </w:rPr>
      </w:pPr>
      <w:ins w:id="21"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"_Toc25838728"</w:instrText>
        </w:r>
        <w:r w:rsidRPr="0092175C">
          <w:rPr>
            <w:rStyle w:val="Hyperlink"/>
            <w:noProof/>
          </w:rPr>
          <w:instrText xml:space="preserve"> </w:instrText>
        </w:r>
        <w:r w:rsidRPr="0092175C">
          <w:rPr>
            <w:rStyle w:val="Hyperlink"/>
            <w:noProof/>
          </w:rPr>
          <w:fldChar w:fldCharType="separate"/>
        </w:r>
        <w:r w:rsidRPr="0092175C">
          <w:rPr>
            <w:rStyle w:val="Hyperlink"/>
            <w:b/>
            <w:noProof/>
          </w:rPr>
          <w:t>3.3</w:t>
        </w:r>
        <w:r>
          <w:rPr>
            <w:noProof/>
            <w:sz w:val="22"/>
            <w:szCs w:val="22"/>
            <w:lang w:val="en-US"/>
          </w:rPr>
          <w:tab/>
        </w:r>
        <w:r w:rsidRPr="0092175C">
          <w:rPr>
            <w:rStyle w:val="Hyperlink"/>
            <w:noProof/>
          </w:rPr>
          <w:t>Business Terms</w:t>
        </w:r>
        <w:r>
          <w:rPr>
            <w:noProof/>
            <w:webHidden/>
          </w:rPr>
          <w:tab/>
        </w:r>
        <w:r>
          <w:rPr>
            <w:noProof/>
            <w:webHidden/>
          </w:rPr>
          <w:fldChar w:fldCharType="begin"/>
        </w:r>
        <w:r>
          <w:rPr>
            <w:noProof/>
            <w:webHidden/>
          </w:rPr>
          <w:instrText xml:space="preserve"> PAGEREF _Toc25838728 \h </w:instrText>
        </w:r>
      </w:ins>
      <w:r>
        <w:rPr>
          <w:noProof/>
          <w:webHidden/>
        </w:rPr>
      </w:r>
      <w:r>
        <w:rPr>
          <w:noProof/>
          <w:webHidden/>
        </w:rPr>
        <w:fldChar w:fldCharType="separate"/>
      </w:r>
      <w:ins w:id="22" w:author="Naveen Seth" w:date="2019-11-28T13:05:00Z">
        <w:r>
          <w:rPr>
            <w:noProof/>
            <w:webHidden/>
          </w:rPr>
          <w:t>8</w:t>
        </w:r>
        <w:r>
          <w:rPr>
            <w:noProof/>
            <w:webHidden/>
          </w:rPr>
          <w:fldChar w:fldCharType="end"/>
        </w:r>
        <w:r w:rsidRPr="0092175C">
          <w:rPr>
            <w:rStyle w:val="Hyperlink"/>
            <w:noProof/>
          </w:rPr>
          <w:fldChar w:fldCharType="end"/>
        </w:r>
      </w:ins>
    </w:p>
    <w:p w14:paraId="741BB0E4" w14:textId="77777777" w:rsidR="0038629F" w:rsidRDefault="0038629F">
      <w:pPr>
        <w:pStyle w:val="TOC1"/>
        <w:tabs>
          <w:tab w:val="left" w:pos="660"/>
          <w:tab w:val="right" w:leader="dot" w:pos="9440"/>
        </w:tabs>
        <w:rPr>
          <w:ins w:id="23" w:author="Naveen Seth" w:date="2019-11-28T13:05:00Z"/>
          <w:noProof/>
          <w:sz w:val="22"/>
          <w:szCs w:val="22"/>
          <w:lang w:val="en-US"/>
        </w:rPr>
      </w:pPr>
      <w:ins w:id="24"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"_Toc25838729"</w:instrText>
        </w:r>
        <w:r w:rsidRPr="0092175C">
          <w:rPr>
            <w:rStyle w:val="Hyperlink"/>
            <w:noProof/>
          </w:rPr>
          <w:instrText xml:space="preserve"> </w:instrText>
        </w:r>
        <w:r w:rsidRPr="0092175C">
          <w:rPr>
            <w:rStyle w:val="Hyperlink"/>
            <w:noProof/>
          </w:rPr>
          <w:fldChar w:fldCharType="separate"/>
        </w:r>
        <w:r w:rsidRPr="0092175C">
          <w:rPr>
            <w:rStyle w:val="Hyperlink"/>
            <w:rFonts w:cstheme="majorHAnsi"/>
            <w:noProof/>
          </w:rPr>
          <w:t>4.0</w:t>
        </w:r>
        <w:r>
          <w:rPr>
            <w:noProof/>
            <w:sz w:val="22"/>
            <w:szCs w:val="22"/>
            <w:lang w:val="en-US"/>
          </w:rPr>
          <w:tab/>
        </w:r>
        <w:r w:rsidRPr="0092175C">
          <w:rPr>
            <w:rStyle w:val="Hyperlink"/>
            <w:rFonts w:cstheme="majorHAnsi"/>
            <w:noProof/>
          </w:rPr>
          <w:t>Rules Configurations</w:t>
        </w:r>
        <w:r>
          <w:rPr>
            <w:noProof/>
            <w:webHidden/>
          </w:rPr>
          <w:tab/>
        </w:r>
        <w:r>
          <w:rPr>
            <w:noProof/>
            <w:webHidden/>
          </w:rPr>
          <w:fldChar w:fldCharType="begin"/>
        </w:r>
        <w:r>
          <w:rPr>
            <w:noProof/>
            <w:webHidden/>
          </w:rPr>
          <w:instrText xml:space="preserve"> PAGEREF _Toc25838729 \h </w:instrText>
        </w:r>
      </w:ins>
      <w:r>
        <w:rPr>
          <w:noProof/>
          <w:webHidden/>
        </w:rPr>
      </w:r>
      <w:r>
        <w:rPr>
          <w:noProof/>
          <w:webHidden/>
        </w:rPr>
        <w:fldChar w:fldCharType="separate"/>
      </w:r>
      <w:ins w:id="25" w:author="Naveen Seth" w:date="2019-11-28T13:05:00Z">
        <w:r>
          <w:rPr>
            <w:noProof/>
            <w:webHidden/>
          </w:rPr>
          <w:t>10</w:t>
        </w:r>
        <w:r>
          <w:rPr>
            <w:noProof/>
            <w:webHidden/>
          </w:rPr>
          <w:fldChar w:fldCharType="end"/>
        </w:r>
        <w:r w:rsidRPr="0092175C">
          <w:rPr>
            <w:rStyle w:val="Hyperlink"/>
            <w:noProof/>
          </w:rPr>
          <w:fldChar w:fldCharType="end"/>
        </w:r>
      </w:ins>
    </w:p>
    <w:p w14:paraId="655E182E" w14:textId="77777777" w:rsidR="0038629F" w:rsidRDefault="0038629F">
      <w:pPr>
        <w:pStyle w:val="TOC1"/>
        <w:tabs>
          <w:tab w:val="left" w:pos="660"/>
          <w:tab w:val="right" w:leader="dot" w:pos="9440"/>
        </w:tabs>
        <w:rPr>
          <w:ins w:id="26" w:author="Naveen Seth" w:date="2019-11-28T13:05:00Z"/>
          <w:noProof/>
          <w:sz w:val="22"/>
          <w:szCs w:val="22"/>
          <w:lang w:val="en-US"/>
        </w:rPr>
      </w:pPr>
      <w:ins w:id="27"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"_Toc25838730"</w:instrText>
        </w:r>
        <w:r w:rsidRPr="0092175C">
          <w:rPr>
            <w:rStyle w:val="Hyperlink"/>
            <w:noProof/>
          </w:rPr>
          <w:instrText xml:space="preserve"> </w:instrText>
        </w:r>
        <w:r w:rsidRPr="0092175C">
          <w:rPr>
            <w:rStyle w:val="Hyperlink"/>
            <w:noProof/>
          </w:rPr>
          <w:fldChar w:fldCharType="separate"/>
        </w:r>
        <w:r w:rsidRPr="0092175C">
          <w:rPr>
            <w:rStyle w:val="Hyperlink"/>
            <w:rFonts w:cstheme="majorHAnsi"/>
            <w:noProof/>
          </w:rPr>
          <w:t>5.0</w:t>
        </w:r>
        <w:r>
          <w:rPr>
            <w:noProof/>
            <w:sz w:val="22"/>
            <w:szCs w:val="22"/>
            <w:lang w:val="en-US"/>
          </w:rPr>
          <w:tab/>
        </w:r>
        <w:r w:rsidRPr="0092175C">
          <w:rPr>
            <w:rStyle w:val="Hyperlink"/>
            <w:rFonts w:cstheme="majorHAnsi"/>
            <w:noProof/>
          </w:rPr>
          <w:t>System Reference Lists</w:t>
        </w:r>
        <w:r>
          <w:rPr>
            <w:noProof/>
            <w:webHidden/>
          </w:rPr>
          <w:tab/>
        </w:r>
        <w:r>
          <w:rPr>
            <w:noProof/>
            <w:webHidden/>
          </w:rPr>
          <w:fldChar w:fldCharType="begin"/>
        </w:r>
        <w:r>
          <w:rPr>
            <w:noProof/>
            <w:webHidden/>
          </w:rPr>
          <w:instrText xml:space="preserve"> PAGEREF _Toc25838730 \h </w:instrText>
        </w:r>
      </w:ins>
      <w:r>
        <w:rPr>
          <w:noProof/>
          <w:webHidden/>
        </w:rPr>
      </w:r>
      <w:r>
        <w:rPr>
          <w:noProof/>
          <w:webHidden/>
        </w:rPr>
        <w:fldChar w:fldCharType="separate"/>
      </w:r>
      <w:ins w:id="28" w:author="Naveen Seth" w:date="2019-11-28T13:05:00Z">
        <w:r>
          <w:rPr>
            <w:noProof/>
            <w:webHidden/>
          </w:rPr>
          <w:t>21</w:t>
        </w:r>
        <w:r>
          <w:rPr>
            <w:noProof/>
            <w:webHidden/>
          </w:rPr>
          <w:fldChar w:fldCharType="end"/>
        </w:r>
        <w:r w:rsidRPr="0092175C">
          <w:rPr>
            <w:rStyle w:val="Hyperlink"/>
            <w:noProof/>
          </w:rPr>
          <w:fldChar w:fldCharType="end"/>
        </w:r>
      </w:ins>
    </w:p>
    <w:p w14:paraId="65D29891" w14:textId="77777777" w:rsidR="0038629F" w:rsidRDefault="0038629F">
      <w:pPr>
        <w:pStyle w:val="TOC2"/>
        <w:tabs>
          <w:tab w:val="left" w:pos="880"/>
          <w:tab w:val="right" w:leader="dot" w:pos="9440"/>
        </w:tabs>
        <w:rPr>
          <w:ins w:id="29" w:author="Naveen Seth" w:date="2019-11-28T13:05:00Z"/>
          <w:noProof/>
          <w:sz w:val="22"/>
          <w:szCs w:val="22"/>
          <w:lang w:val="en-US"/>
        </w:rPr>
      </w:pPr>
      <w:ins w:id="30"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"_Toc25838731"</w:instrText>
        </w:r>
        <w:r w:rsidRPr="0092175C">
          <w:rPr>
            <w:rStyle w:val="Hyperlink"/>
            <w:noProof/>
          </w:rPr>
          <w:instrText xml:space="preserve"> </w:instrText>
        </w:r>
        <w:r w:rsidRPr="0092175C">
          <w:rPr>
            <w:rStyle w:val="Hyperlink"/>
            <w:noProof/>
          </w:rPr>
          <w:fldChar w:fldCharType="separate"/>
        </w:r>
        <w:r w:rsidRPr="0092175C">
          <w:rPr>
            <w:rStyle w:val="Hyperlink"/>
            <w:rFonts w:cstheme="majorHAnsi"/>
            <w:noProof/>
          </w:rPr>
          <w:t>5.1</w:t>
        </w:r>
        <w:r>
          <w:rPr>
            <w:noProof/>
            <w:sz w:val="22"/>
            <w:szCs w:val="22"/>
            <w:lang w:val="en-US"/>
          </w:rPr>
          <w:tab/>
        </w:r>
        <w:r w:rsidRPr="0092175C">
          <w:rPr>
            <w:rStyle w:val="Hyperlink"/>
            <w:rFonts w:cstheme="majorHAnsi"/>
            <w:noProof/>
          </w:rPr>
          <w:t>IGX Data Element Group</w:t>
        </w:r>
        <w:r>
          <w:rPr>
            <w:noProof/>
            <w:webHidden/>
          </w:rPr>
          <w:tab/>
        </w:r>
        <w:r>
          <w:rPr>
            <w:noProof/>
            <w:webHidden/>
          </w:rPr>
          <w:fldChar w:fldCharType="begin"/>
        </w:r>
        <w:r>
          <w:rPr>
            <w:noProof/>
            <w:webHidden/>
          </w:rPr>
          <w:instrText xml:space="preserve"> PAGEREF _Toc25838731 \h </w:instrText>
        </w:r>
      </w:ins>
      <w:r>
        <w:rPr>
          <w:noProof/>
          <w:webHidden/>
        </w:rPr>
      </w:r>
      <w:r>
        <w:rPr>
          <w:noProof/>
          <w:webHidden/>
        </w:rPr>
        <w:fldChar w:fldCharType="separate"/>
      </w:r>
      <w:ins w:id="31" w:author="Naveen Seth" w:date="2019-11-28T13:05:00Z">
        <w:r>
          <w:rPr>
            <w:noProof/>
            <w:webHidden/>
          </w:rPr>
          <w:t>21</w:t>
        </w:r>
        <w:r>
          <w:rPr>
            <w:noProof/>
            <w:webHidden/>
          </w:rPr>
          <w:fldChar w:fldCharType="end"/>
        </w:r>
        <w:r w:rsidRPr="0092175C">
          <w:rPr>
            <w:rStyle w:val="Hyperlink"/>
            <w:noProof/>
          </w:rPr>
          <w:fldChar w:fldCharType="end"/>
        </w:r>
      </w:ins>
    </w:p>
    <w:p w14:paraId="5B33D62E" w14:textId="77777777" w:rsidR="0038629F" w:rsidRDefault="0038629F">
      <w:pPr>
        <w:pStyle w:val="TOC2"/>
        <w:tabs>
          <w:tab w:val="left" w:pos="880"/>
          <w:tab w:val="right" w:leader="dot" w:pos="9440"/>
        </w:tabs>
        <w:rPr>
          <w:ins w:id="32" w:author="Naveen Seth" w:date="2019-11-28T13:05:00Z"/>
          <w:noProof/>
          <w:sz w:val="22"/>
          <w:szCs w:val="22"/>
          <w:lang w:val="en-US"/>
        </w:rPr>
      </w:pPr>
      <w:ins w:id="33"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"_Toc25838732"</w:instrText>
        </w:r>
        <w:r w:rsidRPr="0092175C">
          <w:rPr>
            <w:rStyle w:val="Hyperlink"/>
            <w:noProof/>
          </w:rPr>
          <w:instrText xml:space="preserve"> </w:instrText>
        </w:r>
        <w:r w:rsidRPr="0092175C">
          <w:rPr>
            <w:rStyle w:val="Hyperlink"/>
            <w:noProof/>
          </w:rPr>
          <w:fldChar w:fldCharType="separate"/>
        </w:r>
        <w:r w:rsidRPr="0092175C">
          <w:rPr>
            <w:rStyle w:val="Hyperlink"/>
            <w:rFonts w:cstheme="majorHAnsi"/>
            <w:noProof/>
          </w:rPr>
          <w:t>5.2</w:t>
        </w:r>
        <w:r>
          <w:rPr>
            <w:noProof/>
            <w:sz w:val="22"/>
            <w:szCs w:val="22"/>
            <w:lang w:val="en-US"/>
          </w:rPr>
          <w:tab/>
        </w:r>
        <w:r w:rsidRPr="0092175C">
          <w:rPr>
            <w:rStyle w:val="Hyperlink"/>
            <w:rFonts w:cstheme="majorHAnsi"/>
            <w:noProof/>
          </w:rPr>
          <w:t>IGX Scoring Config</w:t>
        </w:r>
        <w:r>
          <w:rPr>
            <w:noProof/>
            <w:webHidden/>
          </w:rPr>
          <w:tab/>
        </w:r>
        <w:r>
          <w:rPr>
            <w:noProof/>
            <w:webHidden/>
          </w:rPr>
          <w:fldChar w:fldCharType="begin"/>
        </w:r>
        <w:r>
          <w:rPr>
            <w:noProof/>
            <w:webHidden/>
          </w:rPr>
          <w:instrText xml:space="preserve"> PAGEREF _Toc25838732 \h </w:instrText>
        </w:r>
      </w:ins>
      <w:r>
        <w:rPr>
          <w:noProof/>
          <w:webHidden/>
        </w:rPr>
      </w:r>
      <w:r>
        <w:rPr>
          <w:noProof/>
          <w:webHidden/>
        </w:rPr>
        <w:fldChar w:fldCharType="separate"/>
      </w:r>
      <w:ins w:id="34" w:author="Naveen Seth" w:date="2019-11-28T13:05:00Z">
        <w:r>
          <w:rPr>
            <w:noProof/>
            <w:webHidden/>
          </w:rPr>
          <w:t>22</w:t>
        </w:r>
        <w:r>
          <w:rPr>
            <w:noProof/>
            <w:webHidden/>
          </w:rPr>
          <w:fldChar w:fldCharType="end"/>
        </w:r>
        <w:r w:rsidRPr="0092175C">
          <w:rPr>
            <w:rStyle w:val="Hyperlink"/>
            <w:noProof/>
          </w:rPr>
          <w:fldChar w:fldCharType="end"/>
        </w:r>
      </w:ins>
    </w:p>
    <w:p w14:paraId="6EAC84F0" w14:textId="77777777" w:rsidR="0038629F" w:rsidRDefault="0038629F">
      <w:pPr>
        <w:pStyle w:val="TOC2"/>
        <w:tabs>
          <w:tab w:val="left" w:pos="880"/>
          <w:tab w:val="right" w:leader="dot" w:pos="9440"/>
        </w:tabs>
        <w:rPr>
          <w:ins w:id="35" w:author="Naveen Seth" w:date="2019-11-28T13:05:00Z"/>
          <w:noProof/>
          <w:sz w:val="22"/>
          <w:szCs w:val="22"/>
          <w:lang w:val="en-US"/>
        </w:rPr>
      </w:pPr>
      <w:ins w:id="36"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"_Toc25838733"</w:instrText>
        </w:r>
        <w:r w:rsidRPr="0092175C">
          <w:rPr>
            <w:rStyle w:val="Hyperlink"/>
            <w:noProof/>
          </w:rPr>
          <w:instrText xml:space="preserve"> </w:instrText>
        </w:r>
        <w:r w:rsidRPr="0092175C">
          <w:rPr>
            <w:rStyle w:val="Hyperlink"/>
            <w:noProof/>
          </w:rPr>
          <w:fldChar w:fldCharType="separate"/>
        </w:r>
        <w:r w:rsidRPr="0092175C">
          <w:rPr>
            <w:rStyle w:val="Hyperlink"/>
            <w:rFonts w:cstheme="majorHAnsi"/>
            <w:noProof/>
          </w:rPr>
          <w:t>5.3</w:t>
        </w:r>
        <w:r>
          <w:rPr>
            <w:noProof/>
            <w:sz w:val="22"/>
            <w:szCs w:val="22"/>
            <w:lang w:val="en-US"/>
          </w:rPr>
          <w:tab/>
        </w:r>
        <w:r w:rsidRPr="0092175C">
          <w:rPr>
            <w:rStyle w:val="Hyperlink"/>
            <w:rFonts w:cstheme="majorHAnsi"/>
            <w:noProof/>
          </w:rPr>
          <w:t>IGX Rule Operator List</w:t>
        </w:r>
        <w:r>
          <w:rPr>
            <w:noProof/>
            <w:webHidden/>
          </w:rPr>
          <w:tab/>
        </w:r>
        <w:r>
          <w:rPr>
            <w:noProof/>
            <w:webHidden/>
          </w:rPr>
          <w:fldChar w:fldCharType="begin"/>
        </w:r>
        <w:r>
          <w:rPr>
            <w:noProof/>
            <w:webHidden/>
          </w:rPr>
          <w:instrText xml:space="preserve"> PAGEREF _Toc25838733 \h </w:instrText>
        </w:r>
      </w:ins>
      <w:r>
        <w:rPr>
          <w:noProof/>
          <w:webHidden/>
        </w:rPr>
      </w:r>
      <w:r>
        <w:rPr>
          <w:noProof/>
          <w:webHidden/>
        </w:rPr>
        <w:fldChar w:fldCharType="separate"/>
      </w:r>
      <w:ins w:id="37" w:author="Naveen Seth" w:date="2019-11-28T13:05:00Z">
        <w:r>
          <w:rPr>
            <w:noProof/>
            <w:webHidden/>
          </w:rPr>
          <w:t>23</w:t>
        </w:r>
        <w:r>
          <w:rPr>
            <w:noProof/>
            <w:webHidden/>
          </w:rPr>
          <w:fldChar w:fldCharType="end"/>
        </w:r>
        <w:r w:rsidRPr="0092175C">
          <w:rPr>
            <w:rStyle w:val="Hyperlink"/>
            <w:noProof/>
          </w:rPr>
          <w:fldChar w:fldCharType="end"/>
        </w:r>
      </w:ins>
    </w:p>
    <w:p w14:paraId="6B74F068" w14:textId="77777777" w:rsidR="0038629F" w:rsidRDefault="0038629F">
      <w:pPr>
        <w:pStyle w:val="TOC2"/>
        <w:tabs>
          <w:tab w:val="left" w:pos="880"/>
          <w:tab w:val="right" w:leader="dot" w:pos="9440"/>
        </w:tabs>
        <w:rPr>
          <w:ins w:id="38" w:author="Naveen Seth" w:date="2019-11-28T13:05:00Z"/>
          <w:noProof/>
          <w:sz w:val="22"/>
          <w:szCs w:val="22"/>
          <w:lang w:val="en-US"/>
        </w:rPr>
      </w:pPr>
      <w:ins w:id="39"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"_Toc25838734"</w:instrText>
        </w:r>
        <w:r w:rsidRPr="0092175C">
          <w:rPr>
            <w:rStyle w:val="Hyperlink"/>
            <w:noProof/>
          </w:rPr>
          <w:instrText xml:space="preserve"> </w:instrText>
        </w:r>
        <w:r w:rsidRPr="0092175C">
          <w:rPr>
            <w:rStyle w:val="Hyperlink"/>
            <w:noProof/>
          </w:rPr>
          <w:fldChar w:fldCharType="separate"/>
        </w:r>
        <w:r w:rsidRPr="0092175C">
          <w:rPr>
            <w:rStyle w:val="Hyperlink"/>
            <w:rFonts w:cstheme="majorHAnsi"/>
            <w:noProof/>
          </w:rPr>
          <w:t>5.4</w:t>
        </w:r>
        <w:r>
          <w:rPr>
            <w:noProof/>
            <w:sz w:val="22"/>
            <w:szCs w:val="22"/>
            <w:lang w:val="en-US"/>
          </w:rPr>
          <w:tab/>
        </w:r>
        <w:r w:rsidRPr="0092175C">
          <w:rPr>
            <w:rStyle w:val="Hyperlink"/>
            <w:rFonts w:cstheme="majorHAnsi"/>
            <w:noProof/>
          </w:rPr>
          <w:t>IGX Comparison Rule Operator List</w:t>
        </w:r>
        <w:r>
          <w:rPr>
            <w:noProof/>
            <w:webHidden/>
          </w:rPr>
          <w:tab/>
        </w:r>
        <w:r>
          <w:rPr>
            <w:noProof/>
            <w:webHidden/>
          </w:rPr>
          <w:fldChar w:fldCharType="begin"/>
        </w:r>
        <w:r>
          <w:rPr>
            <w:noProof/>
            <w:webHidden/>
          </w:rPr>
          <w:instrText xml:space="preserve"> PAGEREF _Toc25838734 \h </w:instrText>
        </w:r>
      </w:ins>
      <w:r>
        <w:rPr>
          <w:noProof/>
          <w:webHidden/>
        </w:rPr>
      </w:r>
      <w:r>
        <w:rPr>
          <w:noProof/>
          <w:webHidden/>
        </w:rPr>
        <w:fldChar w:fldCharType="separate"/>
      </w:r>
      <w:ins w:id="40" w:author="Naveen Seth" w:date="2019-11-28T13:05:00Z">
        <w:r>
          <w:rPr>
            <w:noProof/>
            <w:webHidden/>
          </w:rPr>
          <w:t>25</w:t>
        </w:r>
        <w:r>
          <w:rPr>
            <w:noProof/>
            <w:webHidden/>
          </w:rPr>
          <w:fldChar w:fldCharType="end"/>
        </w:r>
        <w:r w:rsidRPr="0092175C">
          <w:rPr>
            <w:rStyle w:val="Hyperlink"/>
            <w:noProof/>
          </w:rPr>
          <w:fldChar w:fldCharType="end"/>
        </w:r>
      </w:ins>
    </w:p>
    <w:p w14:paraId="0037C47D" w14:textId="77777777" w:rsidR="0038629F" w:rsidRDefault="0038629F">
      <w:pPr>
        <w:pStyle w:val="TOC2"/>
        <w:tabs>
          <w:tab w:val="left" w:pos="880"/>
          <w:tab w:val="right" w:leader="dot" w:pos="9440"/>
        </w:tabs>
        <w:rPr>
          <w:ins w:id="41" w:author="Naveen Seth" w:date="2019-11-28T13:05:00Z"/>
          <w:noProof/>
          <w:sz w:val="22"/>
          <w:szCs w:val="22"/>
          <w:lang w:val="en-US"/>
        </w:rPr>
      </w:pPr>
      <w:ins w:id="42"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"_Toc25838739"</w:instrText>
        </w:r>
        <w:r w:rsidRPr="0092175C">
          <w:rPr>
            <w:rStyle w:val="Hyperlink"/>
            <w:noProof/>
          </w:rPr>
          <w:instrText xml:space="preserve"> </w:instrText>
        </w:r>
        <w:r w:rsidRPr="0092175C">
          <w:rPr>
            <w:rStyle w:val="Hyperlink"/>
            <w:noProof/>
          </w:rPr>
          <w:fldChar w:fldCharType="separate"/>
        </w:r>
        <w:r w:rsidRPr="0092175C">
          <w:rPr>
            <w:rStyle w:val="Hyperlink"/>
            <w:rFonts w:cstheme="majorHAnsi"/>
            <w:noProof/>
          </w:rPr>
          <w:t>5.5</w:t>
        </w:r>
        <w:r>
          <w:rPr>
            <w:noProof/>
            <w:sz w:val="22"/>
            <w:szCs w:val="22"/>
            <w:lang w:val="en-US"/>
          </w:rPr>
          <w:tab/>
        </w:r>
        <w:r w:rsidRPr="0092175C">
          <w:rPr>
            <w:rStyle w:val="Hyperlink"/>
            <w:rFonts w:cstheme="majorHAnsi"/>
            <w:noProof/>
          </w:rPr>
          <w:t>IGX Pass Skip List</w:t>
        </w:r>
        <w:r>
          <w:rPr>
            <w:noProof/>
            <w:webHidden/>
          </w:rPr>
          <w:tab/>
        </w:r>
        <w:r>
          <w:rPr>
            <w:noProof/>
            <w:webHidden/>
          </w:rPr>
          <w:fldChar w:fldCharType="begin"/>
        </w:r>
        <w:r>
          <w:rPr>
            <w:noProof/>
            <w:webHidden/>
          </w:rPr>
          <w:instrText xml:space="preserve"> PAGEREF _Toc25838739 \h </w:instrText>
        </w:r>
      </w:ins>
      <w:r>
        <w:rPr>
          <w:noProof/>
          <w:webHidden/>
        </w:rPr>
      </w:r>
      <w:r>
        <w:rPr>
          <w:noProof/>
          <w:webHidden/>
        </w:rPr>
        <w:fldChar w:fldCharType="separate"/>
      </w:r>
      <w:ins w:id="43" w:author="Naveen Seth" w:date="2019-11-28T13:05:00Z">
        <w:r>
          <w:rPr>
            <w:noProof/>
            <w:webHidden/>
          </w:rPr>
          <w:t>26</w:t>
        </w:r>
        <w:r>
          <w:rPr>
            <w:noProof/>
            <w:webHidden/>
          </w:rPr>
          <w:fldChar w:fldCharType="end"/>
        </w:r>
        <w:r w:rsidRPr="0092175C">
          <w:rPr>
            <w:rStyle w:val="Hyperlink"/>
            <w:noProof/>
          </w:rPr>
          <w:fldChar w:fldCharType="end"/>
        </w:r>
      </w:ins>
    </w:p>
    <w:p w14:paraId="7679A8E1" w14:textId="77777777" w:rsidR="0038629F" w:rsidRDefault="0038629F">
      <w:pPr>
        <w:pStyle w:val="TOC2"/>
        <w:tabs>
          <w:tab w:val="left" w:pos="880"/>
          <w:tab w:val="right" w:leader="dot" w:pos="9440"/>
        </w:tabs>
        <w:rPr>
          <w:ins w:id="44" w:author="Naveen Seth" w:date="2019-11-28T13:05:00Z"/>
          <w:noProof/>
          <w:sz w:val="22"/>
          <w:szCs w:val="22"/>
          <w:lang w:val="en-US"/>
        </w:rPr>
      </w:pPr>
      <w:ins w:id="45"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"_Toc25838740"</w:instrText>
        </w:r>
        <w:r w:rsidRPr="0092175C">
          <w:rPr>
            <w:rStyle w:val="Hyperlink"/>
            <w:noProof/>
          </w:rPr>
          <w:instrText xml:space="preserve"> </w:instrText>
        </w:r>
        <w:r w:rsidRPr="0092175C">
          <w:rPr>
            <w:rStyle w:val="Hyperlink"/>
            <w:noProof/>
          </w:rPr>
          <w:fldChar w:fldCharType="separate"/>
        </w:r>
        <w:r w:rsidRPr="0092175C">
          <w:rPr>
            <w:rStyle w:val="Hyperlink"/>
            <w:rFonts w:cstheme="majorHAnsi"/>
            <w:noProof/>
          </w:rPr>
          <w:t>5.6</w:t>
        </w:r>
        <w:r>
          <w:rPr>
            <w:noProof/>
            <w:sz w:val="22"/>
            <w:szCs w:val="22"/>
            <w:lang w:val="en-US"/>
          </w:rPr>
          <w:tab/>
        </w:r>
        <w:r w:rsidRPr="0092175C">
          <w:rPr>
            <w:rStyle w:val="Hyperlink"/>
            <w:rFonts w:cstheme="majorHAnsi"/>
            <w:noProof/>
          </w:rPr>
          <w:t>IGX SR Thresholds</w:t>
        </w:r>
        <w:r>
          <w:rPr>
            <w:noProof/>
            <w:webHidden/>
          </w:rPr>
          <w:tab/>
        </w:r>
        <w:r>
          <w:rPr>
            <w:noProof/>
            <w:webHidden/>
          </w:rPr>
          <w:fldChar w:fldCharType="begin"/>
        </w:r>
        <w:r>
          <w:rPr>
            <w:noProof/>
            <w:webHidden/>
          </w:rPr>
          <w:instrText xml:space="preserve"> PAGEREF _Toc25838740 \h </w:instrText>
        </w:r>
      </w:ins>
      <w:r>
        <w:rPr>
          <w:noProof/>
          <w:webHidden/>
        </w:rPr>
      </w:r>
      <w:r>
        <w:rPr>
          <w:noProof/>
          <w:webHidden/>
        </w:rPr>
        <w:fldChar w:fldCharType="separate"/>
      </w:r>
      <w:ins w:id="46" w:author="Naveen Seth" w:date="2019-11-28T13:05:00Z">
        <w:r>
          <w:rPr>
            <w:noProof/>
            <w:webHidden/>
          </w:rPr>
          <w:t>27</w:t>
        </w:r>
        <w:r>
          <w:rPr>
            <w:noProof/>
            <w:webHidden/>
          </w:rPr>
          <w:fldChar w:fldCharType="end"/>
        </w:r>
        <w:r w:rsidRPr="0092175C">
          <w:rPr>
            <w:rStyle w:val="Hyperlink"/>
            <w:noProof/>
          </w:rPr>
          <w:fldChar w:fldCharType="end"/>
        </w:r>
      </w:ins>
    </w:p>
    <w:p w14:paraId="3450A5CB" w14:textId="77777777" w:rsidR="0038629F" w:rsidRDefault="0038629F">
      <w:pPr>
        <w:pStyle w:val="TOC1"/>
        <w:tabs>
          <w:tab w:val="left" w:pos="660"/>
          <w:tab w:val="right" w:leader="dot" w:pos="9440"/>
        </w:tabs>
        <w:rPr>
          <w:ins w:id="47" w:author="Naveen Seth" w:date="2019-11-28T13:05:00Z"/>
          <w:noProof/>
          <w:sz w:val="22"/>
          <w:szCs w:val="22"/>
          <w:lang w:val="en-US"/>
        </w:rPr>
      </w:pPr>
      <w:ins w:id="48"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"_Toc25838741"</w:instrText>
        </w:r>
        <w:r w:rsidRPr="0092175C">
          <w:rPr>
            <w:rStyle w:val="Hyperlink"/>
            <w:noProof/>
          </w:rPr>
          <w:instrText xml:space="preserve"> </w:instrText>
        </w:r>
        <w:r w:rsidRPr="0092175C">
          <w:rPr>
            <w:rStyle w:val="Hyperlink"/>
            <w:noProof/>
          </w:rPr>
          <w:fldChar w:fldCharType="separate"/>
        </w:r>
        <w:r w:rsidRPr="0092175C">
          <w:rPr>
            <w:rStyle w:val="Hyperlink"/>
            <w:rFonts w:cstheme="majorHAnsi"/>
            <w:noProof/>
          </w:rPr>
          <w:t>6.0</w:t>
        </w:r>
        <w:r>
          <w:rPr>
            <w:noProof/>
            <w:sz w:val="22"/>
            <w:szCs w:val="22"/>
            <w:lang w:val="en-US"/>
          </w:rPr>
          <w:tab/>
        </w:r>
        <w:r w:rsidRPr="0092175C">
          <w:rPr>
            <w:rStyle w:val="Hyperlink"/>
            <w:rFonts w:cstheme="majorHAnsi"/>
            <w:noProof/>
          </w:rPr>
          <w:t>Creating Relations</w:t>
        </w:r>
        <w:r>
          <w:rPr>
            <w:noProof/>
            <w:webHidden/>
          </w:rPr>
          <w:tab/>
        </w:r>
        <w:r>
          <w:rPr>
            <w:noProof/>
            <w:webHidden/>
          </w:rPr>
          <w:fldChar w:fldCharType="begin"/>
        </w:r>
        <w:r>
          <w:rPr>
            <w:noProof/>
            <w:webHidden/>
          </w:rPr>
          <w:instrText xml:space="preserve"> PAGEREF _Toc25838741 \h </w:instrText>
        </w:r>
      </w:ins>
      <w:r>
        <w:rPr>
          <w:noProof/>
          <w:webHidden/>
        </w:rPr>
      </w:r>
      <w:r>
        <w:rPr>
          <w:noProof/>
          <w:webHidden/>
        </w:rPr>
        <w:fldChar w:fldCharType="separate"/>
      </w:r>
      <w:ins w:id="49" w:author="Naveen Seth" w:date="2019-11-28T13:05:00Z">
        <w:r>
          <w:rPr>
            <w:noProof/>
            <w:webHidden/>
          </w:rPr>
          <w:t>28</w:t>
        </w:r>
        <w:r>
          <w:rPr>
            <w:noProof/>
            <w:webHidden/>
          </w:rPr>
          <w:fldChar w:fldCharType="end"/>
        </w:r>
        <w:r w:rsidRPr="0092175C">
          <w:rPr>
            <w:rStyle w:val="Hyperlink"/>
            <w:noProof/>
          </w:rPr>
          <w:fldChar w:fldCharType="end"/>
        </w:r>
      </w:ins>
    </w:p>
    <w:p w14:paraId="14F52DBF" w14:textId="77777777" w:rsidR="0038629F" w:rsidRDefault="0038629F">
      <w:pPr>
        <w:pStyle w:val="TOC1"/>
        <w:tabs>
          <w:tab w:val="left" w:pos="660"/>
          <w:tab w:val="right" w:leader="dot" w:pos="9440"/>
        </w:tabs>
        <w:rPr>
          <w:ins w:id="50" w:author="Naveen Seth" w:date="2019-11-28T13:05:00Z"/>
          <w:noProof/>
          <w:sz w:val="22"/>
          <w:szCs w:val="22"/>
          <w:lang w:val="en-US"/>
        </w:rPr>
      </w:pPr>
      <w:ins w:id="51"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"_Toc25838742"</w:instrText>
        </w:r>
        <w:r w:rsidRPr="0092175C">
          <w:rPr>
            <w:rStyle w:val="Hyperlink"/>
            <w:noProof/>
          </w:rPr>
          <w:instrText xml:space="preserve"> </w:instrText>
        </w:r>
        <w:r w:rsidRPr="0092175C">
          <w:rPr>
            <w:rStyle w:val="Hyperlink"/>
            <w:noProof/>
          </w:rPr>
          <w:fldChar w:fldCharType="separate"/>
        </w:r>
        <w:r w:rsidRPr="0092175C">
          <w:rPr>
            <w:rStyle w:val="Hyperlink"/>
            <w:rFonts w:cstheme="majorHAnsi"/>
            <w:noProof/>
          </w:rPr>
          <w:t>7.0</w:t>
        </w:r>
        <w:r>
          <w:rPr>
            <w:noProof/>
            <w:sz w:val="22"/>
            <w:szCs w:val="22"/>
            <w:lang w:val="en-US"/>
          </w:rPr>
          <w:tab/>
        </w:r>
        <w:r w:rsidRPr="0092175C">
          <w:rPr>
            <w:rStyle w:val="Hyperlink"/>
            <w:rFonts w:cstheme="majorHAnsi"/>
            <w:noProof/>
          </w:rPr>
          <w:t>Weightage</w:t>
        </w:r>
        <w:r>
          <w:rPr>
            <w:noProof/>
            <w:webHidden/>
          </w:rPr>
          <w:tab/>
        </w:r>
        <w:r>
          <w:rPr>
            <w:noProof/>
            <w:webHidden/>
          </w:rPr>
          <w:fldChar w:fldCharType="begin"/>
        </w:r>
        <w:r>
          <w:rPr>
            <w:noProof/>
            <w:webHidden/>
          </w:rPr>
          <w:instrText xml:space="preserve"> PAGEREF _Toc25838742 \h </w:instrText>
        </w:r>
      </w:ins>
      <w:r>
        <w:rPr>
          <w:noProof/>
          <w:webHidden/>
        </w:rPr>
      </w:r>
      <w:r>
        <w:rPr>
          <w:noProof/>
          <w:webHidden/>
        </w:rPr>
        <w:fldChar w:fldCharType="separate"/>
      </w:r>
      <w:ins w:id="52" w:author="Naveen Seth" w:date="2019-11-28T13:05:00Z">
        <w:r>
          <w:rPr>
            <w:noProof/>
            <w:webHidden/>
          </w:rPr>
          <w:t>30</w:t>
        </w:r>
        <w:r>
          <w:rPr>
            <w:noProof/>
            <w:webHidden/>
          </w:rPr>
          <w:fldChar w:fldCharType="end"/>
        </w:r>
        <w:r w:rsidRPr="0092175C">
          <w:rPr>
            <w:rStyle w:val="Hyperlink"/>
            <w:noProof/>
          </w:rPr>
          <w:fldChar w:fldCharType="end"/>
        </w:r>
      </w:ins>
    </w:p>
    <w:p w14:paraId="1CE8B96D" w14:textId="77777777" w:rsidR="0038629F" w:rsidRDefault="0038629F">
      <w:pPr>
        <w:pStyle w:val="TOC1"/>
        <w:tabs>
          <w:tab w:val="left" w:pos="660"/>
          <w:tab w:val="right" w:leader="dot" w:pos="9440"/>
        </w:tabs>
        <w:rPr>
          <w:ins w:id="53" w:author="Naveen Seth" w:date="2019-11-28T13:05:00Z"/>
          <w:noProof/>
          <w:sz w:val="22"/>
          <w:szCs w:val="22"/>
          <w:lang w:val="en-US"/>
        </w:rPr>
      </w:pPr>
      <w:ins w:id="54"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"_Toc25838743"</w:instrText>
        </w:r>
        <w:r w:rsidRPr="0092175C">
          <w:rPr>
            <w:rStyle w:val="Hyperlink"/>
            <w:noProof/>
          </w:rPr>
          <w:instrText xml:space="preserve"> </w:instrText>
        </w:r>
        <w:r w:rsidRPr="0092175C">
          <w:rPr>
            <w:rStyle w:val="Hyperlink"/>
            <w:noProof/>
          </w:rPr>
          <w:fldChar w:fldCharType="separate"/>
        </w:r>
        <w:r w:rsidRPr="0092175C">
          <w:rPr>
            <w:rStyle w:val="Hyperlink"/>
            <w:rFonts w:cstheme="majorHAnsi"/>
            <w:noProof/>
          </w:rPr>
          <w:t>8.0</w:t>
        </w:r>
        <w:r>
          <w:rPr>
            <w:noProof/>
            <w:sz w:val="22"/>
            <w:szCs w:val="22"/>
            <w:lang w:val="en-US"/>
          </w:rPr>
          <w:tab/>
        </w:r>
        <w:r w:rsidRPr="0092175C">
          <w:rPr>
            <w:rStyle w:val="Hyperlink"/>
            <w:rFonts w:cstheme="majorHAnsi"/>
            <w:noProof/>
          </w:rPr>
          <w:t>Creating Assets</w:t>
        </w:r>
        <w:r>
          <w:rPr>
            <w:noProof/>
            <w:webHidden/>
          </w:rPr>
          <w:tab/>
        </w:r>
        <w:r>
          <w:rPr>
            <w:noProof/>
            <w:webHidden/>
          </w:rPr>
          <w:fldChar w:fldCharType="begin"/>
        </w:r>
        <w:r>
          <w:rPr>
            <w:noProof/>
            <w:webHidden/>
          </w:rPr>
          <w:instrText xml:space="preserve"> PAGEREF _Toc25838743 \h </w:instrText>
        </w:r>
      </w:ins>
      <w:r>
        <w:rPr>
          <w:noProof/>
          <w:webHidden/>
        </w:rPr>
      </w:r>
      <w:r>
        <w:rPr>
          <w:noProof/>
          <w:webHidden/>
        </w:rPr>
        <w:fldChar w:fldCharType="separate"/>
      </w:r>
      <w:ins w:id="55" w:author="Naveen Seth" w:date="2019-11-28T13:05:00Z">
        <w:r>
          <w:rPr>
            <w:noProof/>
            <w:webHidden/>
          </w:rPr>
          <w:t>31</w:t>
        </w:r>
        <w:r>
          <w:rPr>
            <w:noProof/>
            <w:webHidden/>
          </w:rPr>
          <w:fldChar w:fldCharType="end"/>
        </w:r>
        <w:r w:rsidRPr="0092175C">
          <w:rPr>
            <w:rStyle w:val="Hyperlink"/>
            <w:noProof/>
          </w:rPr>
          <w:fldChar w:fldCharType="end"/>
        </w:r>
      </w:ins>
    </w:p>
    <w:p w14:paraId="271E578D" w14:textId="77777777" w:rsidR="0038629F" w:rsidRDefault="0038629F">
      <w:pPr>
        <w:pStyle w:val="TOC1"/>
        <w:tabs>
          <w:tab w:val="left" w:pos="660"/>
          <w:tab w:val="right" w:leader="dot" w:pos="9440"/>
        </w:tabs>
        <w:rPr>
          <w:ins w:id="56" w:author="Naveen Seth" w:date="2019-11-28T13:05:00Z"/>
          <w:noProof/>
          <w:sz w:val="22"/>
          <w:szCs w:val="22"/>
          <w:lang w:val="en-US"/>
        </w:rPr>
      </w:pPr>
      <w:ins w:id="57"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"_Toc25838744"</w:instrText>
        </w:r>
        <w:r w:rsidRPr="0092175C">
          <w:rPr>
            <w:rStyle w:val="Hyperlink"/>
            <w:noProof/>
          </w:rPr>
          <w:instrText xml:space="preserve"> </w:instrText>
        </w:r>
        <w:r w:rsidRPr="0092175C">
          <w:rPr>
            <w:rStyle w:val="Hyperlink"/>
            <w:noProof/>
          </w:rPr>
          <w:fldChar w:fldCharType="separate"/>
        </w:r>
        <w:r w:rsidRPr="0092175C">
          <w:rPr>
            <w:rStyle w:val="Hyperlink"/>
            <w:rFonts w:cstheme="majorHAnsi"/>
            <w:noProof/>
          </w:rPr>
          <w:t>9.0</w:t>
        </w:r>
        <w:r>
          <w:rPr>
            <w:noProof/>
            <w:sz w:val="22"/>
            <w:szCs w:val="22"/>
            <w:lang w:val="en-US"/>
          </w:rPr>
          <w:tab/>
        </w:r>
        <w:r w:rsidRPr="0092175C">
          <w:rPr>
            <w:rStyle w:val="Hyperlink"/>
            <w:rFonts w:cstheme="majorHAnsi"/>
            <w:noProof/>
          </w:rPr>
          <w:t>Configurations in DQ+</w:t>
        </w:r>
        <w:r>
          <w:rPr>
            <w:noProof/>
            <w:webHidden/>
          </w:rPr>
          <w:tab/>
        </w:r>
        <w:r>
          <w:rPr>
            <w:noProof/>
            <w:webHidden/>
          </w:rPr>
          <w:fldChar w:fldCharType="begin"/>
        </w:r>
        <w:r>
          <w:rPr>
            <w:noProof/>
            <w:webHidden/>
          </w:rPr>
          <w:instrText xml:space="preserve"> PAGEREF _Toc25838744 \h </w:instrText>
        </w:r>
      </w:ins>
      <w:r>
        <w:rPr>
          <w:noProof/>
          <w:webHidden/>
        </w:rPr>
      </w:r>
      <w:r>
        <w:rPr>
          <w:noProof/>
          <w:webHidden/>
        </w:rPr>
        <w:fldChar w:fldCharType="separate"/>
      </w:r>
      <w:ins w:id="58" w:author="Naveen Seth" w:date="2019-11-28T13:05:00Z">
        <w:r>
          <w:rPr>
            <w:noProof/>
            <w:webHidden/>
          </w:rPr>
          <w:t>31</w:t>
        </w:r>
        <w:r>
          <w:rPr>
            <w:noProof/>
            <w:webHidden/>
          </w:rPr>
          <w:fldChar w:fldCharType="end"/>
        </w:r>
        <w:r w:rsidRPr="0092175C">
          <w:rPr>
            <w:rStyle w:val="Hyperlink"/>
            <w:noProof/>
          </w:rPr>
          <w:fldChar w:fldCharType="end"/>
        </w:r>
      </w:ins>
    </w:p>
    <w:p w14:paraId="5211849A" w14:textId="77777777" w:rsidR="0038629F" w:rsidRDefault="0038629F">
      <w:pPr>
        <w:pStyle w:val="TOC2"/>
        <w:tabs>
          <w:tab w:val="left" w:pos="880"/>
          <w:tab w:val="right" w:leader="dot" w:pos="9440"/>
        </w:tabs>
        <w:rPr>
          <w:ins w:id="59" w:author="Naveen Seth" w:date="2019-11-28T13:05:00Z"/>
          <w:noProof/>
          <w:sz w:val="22"/>
          <w:szCs w:val="22"/>
          <w:lang w:val="en-US"/>
        </w:rPr>
      </w:pPr>
      <w:ins w:id="60"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"_Toc25838745"</w:instrText>
        </w:r>
        <w:r w:rsidRPr="0092175C">
          <w:rPr>
            <w:rStyle w:val="Hyperlink"/>
            <w:noProof/>
          </w:rPr>
          <w:instrText xml:space="preserve"> </w:instrText>
        </w:r>
        <w:r w:rsidRPr="0092175C">
          <w:rPr>
            <w:rStyle w:val="Hyperlink"/>
            <w:noProof/>
          </w:rPr>
          <w:fldChar w:fldCharType="separate"/>
        </w:r>
        <w:r w:rsidRPr="0092175C">
          <w:rPr>
            <w:rStyle w:val="Hyperlink"/>
            <w:rFonts w:cstheme="majorHAnsi"/>
            <w:noProof/>
          </w:rPr>
          <w:t>9.1</w:t>
        </w:r>
        <w:r>
          <w:rPr>
            <w:noProof/>
            <w:sz w:val="22"/>
            <w:szCs w:val="22"/>
            <w:lang w:val="en-US"/>
          </w:rPr>
          <w:tab/>
        </w:r>
        <w:r w:rsidRPr="0092175C">
          <w:rPr>
            <w:rStyle w:val="Hyperlink"/>
            <w:rFonts w:cstheme="majorHAnsi"/>
            <w:noProof/>
          </w:rPr>
          <w:t>Create Data Source</w:t>
        </w:r>
        <w:r>
          <w:rPr>
            <w:noProof/>
            <w:webHidden/>
          </w:rPr>
          <w:tab/>
        </w:r>
        <w:r>
          <w:rPr>
            <w:noProof/>
            <w:webHidden/>
          </w:rPr>
          <w:fldChar w:fldCharType="begin"/>
        </w:r>
        <w:r>
          <w:rPr>
            <w:noProof/>
            <w:webHidden/>
          </w:rPr>
          <w:instrText xml:space="preserve"> PAGEREF _Toc25838745 \h </w:instrText>
        </w:r>
      </w:ins>
      <w:r>
        <w:rPr>
          <w:noProof/>
          <w:webHidden/>
        </w:rPr>
      </w:r>
      <w:r>
        <w:rPr>
          <w:noProof/>
          <w:webHidden/>
        </w:rPr>
        <w:fldChar w:fldCharType="separate"/>
      </w:r>
      <w:ins w:id="61" w:author="Naveen Seth" w:date="2019-11-28T13:05:00Z">
        <w:r>
          <w:rPr>
            <w:noProof/>
            <w:webHidden/>
          </w:rPr>
          <w:t>31</w:t>
        </w:r>
        <w:r>
          <w:rPr>
            <w:noProof/>
            <w:webHidden/>
          </w:rPr>
          <w:fldChar w:fldCharType="end"/>
        </w:r>
        <w:r w:rsidRPr="0092175C">
          <w:rPr>
            <w:rStyle w:val="Hyperlink"/>
            <w:noProof/>
          </w:rPr>
          <w:fldChar w:fldCharType="end"/>
        </w:r>
      </w:ins>
    </w:p>
    <w:p w14:paraId="0518F39F" w14:textId="77777777" w:rsidR="0038629F" w:rsidRDefault="0038629F">
      <w:pPr>
        <w:pStyle w:val="TOC2"/>
        <w:tabs>
          <w:tab w:val="left" w:pos="880"/>
          <w:tab w:val="right" w:leader="dot" w:pos="9440"/>
        </w:tabs>
        <w:rPr>
          <w:ins w:id="62" w:author="Naveen Seth" w:date="2019-11-28T13:05:00Z"/>
          <w:noProof/>
          <w:sz w:val="22"/>
          <w:szCs w:val="22"/>
          <w:lang w:val="en-US"/>
        </w:rPr>
      </w:pPr>
      <w:ins w:id="63"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"_Toc25838746"</w:instrText>
        </w:r>
        <w:r w:rsidRPr="0092175C">
          <w:rPr>
            <w:rStyle w:val="Hyperlink"/>
            <w:noProof/>
          </w:rPr>
          <w:instrText xml:space="preserve"> </w:instrText>
        </w:r>
        <w:r w:rsidRPr="0092175C">
          <w:rPr>
            <w:rStyle w:val="Hyperlink"/>
            <w:noProof/>
          </w:rPr>
          <w:fldChar w:fldCharType="separate"/>
        </w:r>
        <w:r w:rsidRPr="0092175C">
          <w:rPr>
            <w:rStyle w:val="Hyperlink"/>
            <w:rFonts w:cstheme="majorHAnsi"/>
            <w:noProof/>
          </w:rPr>
          <w:t>9.2</w:t>
        </w:r>
        <w:r>
          <w:rPr>
            <w:noProof/>
            <w:sz w:val="22"/>
            <w:szCs w:val="22"/>
            <w:lang w:val="en-US"/>
          </w:rPr>
          <w:tab/>
        </w:r>
        <w:r w:rsidRPr="0092175C">
          <w:rPr>
            <w:rStyle w:val="Hyperlink"/>
            <w:rFonts w:cstheme="majorHAnsi"/>
            <w:noProof/>
          </w:rPr>
          <w:t>Create Analysis</w:t>
        </w:r>
        <w:r>
          <w:rPr>
            <w:noProof/>
            <w:webHidden/>
          </w:rPr>
          <w:tab/>
        </w:r>
        <w:r>
          <w:rPr>
            <w:noProof/>
            <w:webHidden/>
          </w:rPr>
          <w:fldChar w:fldCharType="begin"/>
        </w:r>
        <w:r>
          <w:rPr>
            <w:noProof/>
            <w:webHidden/>
          </w:rPr>
          <w:instrText xml:space="preserve"> PAGEREF _Toc25838746 \h </w:instrText>
        </w:r>
      </w:ins>
      <w:r>
        <w:rPr>
          <w:noProof/>
          <w:webHidden/>
        </w:rPr>
      </w:r>
      <w:r>
        <w:rPr>
          <w:noProof/>
          <w:webHidden/>
        </w:rPr>
        <w:fldChar w:fldCharType="separate"/>
      </w:r>
      <w:ins w:id="64" w:author="Naveen Seth" w:date="2019-11-28T13:05:00Z">
        <w:r>
          <w:rPr>
            <w:noProof/>
            <w:webHidden/>
          </w:rPr>
          <w:t>31</w:t>
        </w:r>
        <w:r>
          <w:rPr>
            <w:noProof/>
            <w:webHidden/>
          </w:rPr>
          <w:fldChar w:fldCharType="end"/>
        </w:r>
        <w:r w:rsidRPr="0092175C">
          <w:rPr>
            <w:rStyle w:val="Hyperlink"/>
            <w:noProof/>
          </w:rPr>
          <w:fldChar w:fldCharType="end"/>
        </w:r>
      </w:ins>
    </w:p>
    <w:p w14:paraId="2946CEEA" w14:textId="77777777" w:rsidR="0038629F" w:rsidRDefault="0038629F">
      <w:pPr>
        <w:pStyle w:val="TOC2"/>
        <w:tabs>
          <w:tab w:val="left" w:pos="880"/>
          <w:tab w:val="right" w:leader="dot" w:pos="9440"/>
        </w:tabs>
        <w:rPr>
          <w:ins w:id="65" w:author="Naveen Seth" w:date="2019-11-28T13:05:00Z"/>
          <w:noProof/>
          <w:sz w:val="22"/>
          <w:szCs w:val="22"/>
          <w:lang w:val="en-US"/>
        </w:rPr>
      </w:pPr>
      <w:ins w:id="66"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"_Toc25838747"</w:instrText>
        </w:r>
        <w:r w:rsidRPr="0092175C">
          <w:rPr>
            <w:rStyle w:val="Hyperlink"/>
            <w:noProof/>
          </w:rPr>
          <w:instrText xml:space="preserve"> </w:instrText>
        </w:r>
        <w:r w:rsidRPr="0092175C">
          <w:rPr>
            <w:rStyle w:val="Hyperlink"/>
            <w:noProof/>
          </w:rPr>
          <w:fldChar w:fldCharType="separate"/>
        </w:r>
        <w:r w:rsidRPr="0092175C">
          <w:rPr>
            <w:rStyle w:val="Hyperlink"/>
            <w:rFonts w:cstheme="majorHAnsi"/>
            <w:noProof/>
          </w:rPr>
          <w:t>9.3</w:t>
        </w:r>
        <w:r>
          <w:rPr>
            <w:noProof/>
            <w:sz w:val="22"/>
            <w:szCs w:val="22"/>
            <w:lang w:val="en-US"/>
          </w:rPr>
          <w:tab/>
        </w:r>
        <w:r w:rsidRPr="0092175C">
          <w:rPr>
            <w:rStyle w:val="Hyperlink"/>
            <w:rFonts w:cstheme="majorHAnsi"/>
            <w:noProof/>
          </w:rPr>
          <w:t>Create Process Model</w:t>
        </w:r>
        <w:r>
          <w:rPr>
            <w:noProof/>
            <w:webHidden/>
          </w:rPr>
          <w:tab/>
        </w:r>
        <w:r>
          <w:rPr>
            <w:noProof/>
            <w:webHidden/>
          </w:rPr>
          <w:fldChar w:fldCharType="begin"/>
        </w:r>
        <w:r>
          <w:rPr>
            <w:noProof/>
            <w:webHidden/>
          </w:rPr>
          <w:instrText xml:space="preserve"> PAGEREF _Toc25838747 \h </w:instrText>
        </w:r>
      </w:ins>
      <w:r>
        <w:rPr>
          <w:noProof/>
          <w:webHidden/>
        </w:rPr>
      </w:r>
      <w:r>
        <w:rPr>
          <w:noProof/>
          <w:webHidden/>
        </w:rPr>
        <w:fldChar w:fldCharType="separate"/>
      </w:r>
      <w:ins w:id="67" w:author="Naveen Seth" w:date="2019-11-28T13:05:00Z">
        <w:r>
          <w:rPr>
            <w:noProof/>
            <w:webHidden/>
          </w:rPr>
          <w:t>33</w:t>
        </w:r>
        <w:r>
          <w:rPr>
            <w:noProof/>
            <w:webHidden/>
          </w:rPr>
          <w:fldChar w:fldCharType="end"/>
        </w:r>
        <w:r w:rsidRPr="0092175C">
          <w:rPr>
            <w:rStyle w:val="Hyperlink"/>
            <w:noProof/>
          </w:rPr>
          <w:fldChar w:fldCharType="end"/>
        </w:r>
      </w:ins>
    </w:p>
    <w:p w14:paraId="1C7CAAAC" w14:textId="77777777" w:rsidR="0038629F" w:rsidRDefault="0038629F">
      <w:pPr>
        <w:pStyle w:val="TOC2"/>
        <w:tabs>
          <w:tab w:val="left" w:pos="880"/>
          <w:tab w:val="right" w:leader="dot" w:pos="9440"/>
        </w:tabs>
        <w:rPr>
          <w:ins w:id="68" w:author="Naveen Seth" w:date="2019-11-28T13:05:00Z"/>
          <w:noProof/>
          <w:sz w:val="22"/>
          <w:szCs w:val="22"/>
          <w:lang w:val="en-US"/>
        </w:rPr>
      </w:pPr>
      <w:ins w:id="69"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"_Toc25838748"</w:instrText>
        </w:r>
        <w:r w:rsidRPr="0092175C">
          <w:rPr>
            <w:rStyle w:val="Hyperlink"/>
            <w:noProof/>
          </w:rPr>
          <w:instrText xml:space="preserve"> </w:instrText>
        </w:r>
        <w:r w:rsidRPr="0092175C">
          <w:rPr>
            <w:rStyle w:val="Hyperlink"/>
            <w:noProof/>
          </w:rPr>
          <w:fldChar w:fldCharType="separate"/>
        </w:r>
        <w:r w:rsidRPr="0092175C">
          <w:rPr>
            <w:rStyle w:val="Hyperlink"/>
            <w:rFonts w:cstheme="majorHAnsi"/>
            <w:noProof/>
          </w:rPr>
          <w:t>9.4</w:t>
        </w:r>
        <w:r>
          <w:rPr>
            <w:noProof/>
            <w:sz w:val="22"/>
            <w:szCs w:val="22"/>
            <w:lang w:val="en-US"/>
          </w:rPr>
          <w:tab/>
        </w:r>
        <w:r w:rsidRPr="0092175C">
          <w:rPr>
            <w:rStyle w:val="Hyperlink"/>
            <w:rFonts w:cstheme="majorHAnsi"/>
            <w:noProof/>
          </w:rPr>
          <w:t>Dashboard URL Configuration</w:t>
        </w:r>
        <w:r>
          <w:rPr>
            <w:noProof/>
            <w:webHidden/>
          </w:rPr>
          <w:tab/>
        </w:r>
        <w:r>
          <w:rPr>
            <w:noProof/>
            <w:webHidden/>
          </w:rPr>
          <w:fldChar w:fldCharType="begin"/>
        </w:r>
        <w:r>
          <w:rPr>
            <w:noProof/>
            <w:webHidden/>
          </w:rPr>
          <w:instrText xml:space="preserve"> PAGEREF _Toc25838748 \h </w:instrText>
        </w:r>
      </w:ins>
      <w:r>
        <w:rPr>
          <w:noProof/>
          <w:webHidden/>
        </w:rPr>
      </w:r>
      <w:r>
        <w:rPr>
          <w:noProof/>
          <w:webHidden/>
        </w:rPr>
        <w:fldChar w:fldCharType="separate"/>
      </w:r>
      <w:ins w:id="70" w:author="Naveen Seth" w:date="2019-11-28T13:05:00Z">
        <w:r>
          <w:rPr>
            <w:noProof/>
            <w:webHidden/>
          </w:rPr>
          <w:t>34</w:t>
        </w:r>
        <w:r>
          <w:rPr>
            <w:noProof/>
            <w:webHidden/>
          </w:rPr>
          <w:fldChar w:fldCharType="end"/>
        </w:r>
        <w:r w:rsidRPr="0092175C">
          <w:rPr>
            <w:rStyle w:val="Hyperlink"/>
            <w:noProof/>
          </w:rPr>
          <w:fldChar w:fldCharType="end"/>
        </w:r>
      </w:ins>
    </w:p>
    <w:p w14:paraId="75AC3CC8" w14:textId="77777777" w:rsidR="0038629F" w:rsidRDefault="0038629F">
      <w:pPr>
        <w:pStyle w:val="TOC1"/>
        <w:tabs>
          <w:tab w:val="left" w:pos="660"/>
          <w:tab w:val="right" w:leader="dot" w:pos="9440"/>
        </w:tabs>
        <w:rPr>
          <w:ins w:id="71" w:author="Naveen Seth" w:date="2019-11-28T13:05:00Z"/>
          <w:noProof/>
          <w:sz w:val="22"/>
          <w:szCs w:val="22"/>
          <w:lang w:val="en-US"/>
        </w:rPr>
      </w:pPr>
      <w:ins w:id="72"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"_Toc25838749"</w:instrText>
        </w:r>
        <w:r w:rsidRPr="0092175C">
          <w:rPr>
            <w:rStyle w:val="Hyperlink"/>
            <w:noProof/>
          </w:rPr>
          <w:instrText xml:space="preserve"> </w:instrText>
        </w:r>
        <w:r w:rsidRPr="0092175C">
          <w:rPr>
            <w:rStyle w:val="Hyperlink"/>
            <w:noProof/>
          </w:rPr>
          <w:fldChar w:fldCharType="separate"/>
        </w:r>
        <w:r w:rsidRPr="0092175C">
          <w:rPr>
            <w:rStyle w:val="Hyperlink"/>
            <w:rFonts w:cstheme="majorHAnsi"/>
            <w:noProof/>
          </w:rPr>
          <w:t>10.0</w:t>
        </w:r>
        <w:r>
          <w:rPr>
            <w:noProof/>
            <w:sz w:val="22"/>
            <w:szCs w:val="22"/>
            <w:lang w:val="en-US"/>
          </w:rPr>
          <w:tab/>
        </w:r>
        <w:r w:rsidRPr="0092175C">
          <w:rPr>
            <w:rStyle w:val="Hyperlink"/>
            <w:rFonts w:cstheme="majorHAnsi"/>
            <w:noProof/>
          </w:rPr>
          <w:t>How to Execute – DQ+ Process Executions</w:t>
        </w:r>
        <w:r>
          <w:rPr>
            <w:noProof/>
            <w:webHidden/>
          </w:rPr>
          <w:tab/>
        </w:r>
        <w:r>
          <w:rPr>
            <w:noProof/>
            <w:webHidden/>
          </w:rPr>
          <w:fldChar w:fldCharType="begin"/>
        </w:r>
        <w:r>
          <w:rPr>
            <w:noProof/>
            <w:webHidden/>
          </w:rPr>
          <w:instrText xml:space="preserve"> PAGEREF _Toc25838749 \h </w:instrText>
        </w:r>
      </w:ins>
      <w:r>
        <w:rPr>
          <w:noProof/>
          <w:webHidden/>
        </w:rPr>
      </w:r>
      <w:r>
        <w:rPr>
          <w:noProof/>
          <w:webHidden/>
        </w:rPr>
        <w:fldChar w:fldCharType="separate"/>
      </w:r>
      <w:ins w:id="73" w:author="Naveen Seth" w:date="2019-11-28T13:05:00Z">
        <w:r>
          <w:rPr>
            <w:noProof/>
            <w:webHidden/>
          </w:rPr>
          <w:t>36</w:t>
        </w:r>
        <w:r>
          <w:rPr>
            <w:noProof/>
            <w:webHidden/>
          </w:rPr>
          <w:fldChar w:fldCharType="end"/>
        </w:r>
        <w:r w:rsidRPr="0092175C">
          <w:rPr>
            <w:rStyle w:val="Hyperlink"/>
            <w:noProof/>
          </w:rPr>
          <w:fldChar w:fldCharType="end"/>
        </w:r>
      </w:ins>
    </w:p>
    <w:p w14:paraId="6BA4BC9D" w14:textId="77777777" w:rsidR="0038629F" w:rsidRDefault="0038629F">
      <w:pPr>
        <w:pStyle w:val="TOC1"/>
        <w:tabs>
          <w:tab w:val="left" w:pos="660"/>
          <w:tab w:val="right" w:leader="dot" w:pos="9440"/>
        </w:tabs>
        <w:rPr>
          <w:ins w:id="74" w:author="Naveen Seth" w:date="2019-11-28T13:05:00Z"/>
          <w:noProof/>
          <w:sz w:val="22"/>
          <w:szCs w:val="22"/>
          <w:lang w:val="en-US"/>
        </w:rPr>
      </w:pPr>
      <w:ins w:id="75"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"_Toc25838750"</w:instrText>
        </w:r>
        <w:r w:rsidRPr="0092175C">
          <w:rPr>
            <w:rStyle w:val="Hyperlink"/>
            <w:noProof/>
          </w:rPr>
          <w:instrText xml:space="preserve"> </w:instrText>
        </w:r>
        <w:r w:rsidRPr="0092175C">
          <w:rPr>
            <w:rStyle w:val="Hyperlink"/>
            <w:noProof/>
          </w:rPr>
          <w:fldChar w:fldCharType="separate"/>
        </w:r>
        <w:r w:rsidRPr="0092175C">
          <w:rPr>
            <w:rStyle w:val="Hyperlink"/>
            <w:rFonts w:cstheme="majorHAnsi"/>
            <w:noProof/>
          </w:rPr>
          <w:t>11.0</w:t>
        </w:r>
        <w:r>
          <w:rPr>
            <w:noProof/>
            <w:sz w:val="22"/>
            <w:szCs w:val="22"/>
            <w:lang w:val="en-US"/>
          </w:rPr>
          <w:tab/>
        </w:r>
        <w:r w:rsidRPr="0092175C">
          <w:rPr>
            <w:rStyle w:val="Hyperlink"/>
            <w:rFonts w:cstheme="majorHAnsi"/>
            <w:noProof/>
          </w:rPr>
          <w:t>Dashboards</w:t>
        </w:r>
        <w:r>
          <w:rPr>
            <w:noProof/>
            <w:webHidden/>
          </w:rPr>
          <w:tab/>
        </w:r>
        <w:r>
          <w:rPr>
            <w:noProof/>
            <w:webHidden/>
          </w:rPr>
          <w:fldChar w:fldCharType="begin"/>
        </w:r>
        <w:r>
          <w:rPr>
            <w:noProof/>
            <w:webHidden/>
          </w:rPr>
          <w:instrText xml:space="preserve"> PAGEREF _Toc25838750 \h </w:instrText>
        </w:r>
      </w:ins>
      <w:r>
        <w:rPr>
          <w:noProof/>
          <w:webHidden/>
        </w:rPr>
      </w:r>
      <w:r>
        <w:rPr>
          <w:noProof/>
          <w:webHidden/>
        </w:rPr>
        <w:fldChar w:fldCharType="separate"/>
      </w:r>
      <w:ins w:id="76" w:author="Naveen Seth" w:date="2019-11-28T13:05:00Z">
        <w:r>
          <w:rPr>
            <w:noProof/>
            <w:webHidden/>
          </w:rPr>
          <w:t>37</w:t>
        </w:r>
        <w:r>
          <w:rPr>
            <w:noProof/>
            <w:webHidden/>
          </w:rPr>
          <w:fldChar w:fldCharType="end"/>
        </w:r>
        <w:r w:rsidRPr="0092175C">
          <w:rPr>
            <w:rStyle w:val="Hyperlink"/>
            <w:noProof/>
          </w:rPr>
          <w:fldChar w:fldCharType="end"/>
        </w:r>
      </w:ins>
    </w:p>
    <w:p w14:paraId="29E4CBE5" w14:textId="77777777" w:rsidR="0038629F" w:rsidRDefault="0038629F">
      <w:pPr>
        <w:pStyle w:val="TOC3"/>
        <w:tabs>
          <w:tab w:val="left" w:pos="1320"/>
          <w:tab w:val="right" w:leader="dot" w:pos="9440"/>
        </w:tabs>
        <w:rPr>
          <w:ins w:id="77" w:author="Naveen Seth" w:date="2019-11-28T13:05:00Z"/>
          <w:noProof/>
          <w:sz w:val="22"/>
          <w:szCs w:val="22"/>
          <w:lang w:val="en-US"/>
        </w:rPr>
      </w:pPr>
      <w:ins w:id="78"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"_Toc25838751"</w:instrText>
        </w:r>
        <w:r w:rsidRPr="0092175C">
          <w:rPr>
            <w:rStyle w:val="Hyperlink"/>
            <w:noProof/>
          </w:rPr>
          <w:instrText xml:space="preserve"> </w:instrText>
        </w:r>
        <w:r w:rsidRPr="0092175C">
          <w:rPr>
            <w:rStyle w:val="Hyperlink"/>
            <w:noProof/>
          </w:rPr>
          <w:fldChar w:fldCharType="separate"/>
        </w:r>
        <w:r w:rsidRPr="0092175C">
          <w:rPr>
            <w:rStyle w:val="Hyperlink"/>
            <w:b/>
            <w:noProof/>
          </w:rPr>
          <w:t>11.1</w:t>
        </w:r>
        <w:r>
          <w:rPr>
            <w:noProof/>
            <w:sz w:val="22"/>
            <w:szCs w:val="22"/>
            <w:lang w:val="en-US"/>
          </w:rPr>
          <w:tab/>
        </w:r>
        <w:r w:rsidRPr="0092175C">
          <w:rPr>
            <w:rStyle w:val="Hyperlink"/>
            <w:b/>
            <w:noProof/>
          </w:rPr>
          <w:t>Overall DQ Health</w:t>
        </w:r>
        <w:r>
          <w:rPr>
            <w:noProof/>
            <w:webHidden/>
          </w:rPr>
          <w:tab/>
        </w:r>
        <w:r>
          <w:rPr>
            <w:noProof/>
            <w:webHidden/>
          </w:rPr>
          <w:fldChar w:fldCharType="begin"/>
        </w:r>
        <w:r>
          <w:rPr>
            <w:noProof/>
            <w:webHidden/>
          </w:rPr>
          <w:instrText xml:space="preserve"> PAGEREF _Toc25838751 \h </w:instrText>
        </w:r>
      </w:ins>
      <w:r>
        <w:rPr>
          <w:noProof/>
          <w:webHidden/>
        </w:rPr>
      </w:r>
      <w:r>
        <w:rPr>
          <w:noProof/>
          <w:webHidden/>
        </w:rPr>
        <w:fldChar w:fldCharType="separate"/>
      </w:r>
      <w:ins w:id="79" w:author="Naveen Seth" w:date="2019-11-28T13:05:00Z">
        <w:r>
          <w:rPr>
            <w:noProof/>
            <w:webHidden/>
          </w:rPr>
          <w:t>37</w:t>
        </w:r>
        <w:r>
          <w:rPr>
            <w:noProof/>
            <w:webHidden/>
          </w:rPr>
          <w:fldChar w:fldCharType="end"/>
        </w:r>
        <w:r w:rsidRPr="0092175C">
          <w:rPr>
            <w:rStyle w:val="Hyperlink"/>
            <w:noProof/>
          </w:rPr>
          <w:fldChar w:fldCharType="end"/>
        </w:r>
      </w:ins>
    </w:p>
    <w:p w14:paraId="496EE995" w14:textId="77777777" w:rsidR="0038629F" w:rsidRDefault="0038629F">
      <w:pPr>
        <w:pStyle w:val="TOC3"/>
        <w:tabs>
          <w:tab w:val="left" w:pos="1320"/>
          <w:tab w:val="right" w:leader="dot" w:pos="9440"/>
        </w:tabs>
        <w:rPr>
          <w:ins w:id="80" w:author="Naveen Seth" w:date="2019-11-28T13:05:00Z"/>
          <w:noProof/>
          <w:sz w:val="22"/>
          <w:szCs w:val="22"/>
          <w:lang w:val="en-US"/>
        </w:rPr>
      </w:pPr>
      <w:ins w:id="81"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"_Toc25838752"</w:instrText>
        </w:r>
        <w:r w:rsidRPr="0092175C">
          <w:rPr>
            <w:rStyle w:val="Hyperlink"/>
            <w:noProof/>
          </w:rPr>
          <w:instrText xml:space="preserve"> </w:instrText>
        </w:r>
        <w:r w:rsidRPr="0092175C">
          <w:rPr>
            <w:rStyle w:val="Hyperlink"/>
            <w:noProof/>
          </w:rPr>
          <w:fldChar w:fldCharType="separate"/>
        </w:r>
        <w:r w:rsidRPr="0092175C">
          <w:rPr>
            <w:rStyle w:val="Hyperlink"/>
            <w:b/>
            <w:noProof/>
          </w:rPr>
          <w:t>11.2</w:t>
        </w:r>
        <w:r>
          <w:rPr>
            <w:noProof/>
            <w:sz w:val="22"/>
            <w:szCs w:val="22"/>
            <w:lang w:val="en-US"/>
          </w:rPr>
          <w:tab/>
        </w:r>
        <w:r w:rsidRPr="0092175C">
          <w:rPr>
            <w:rStyle w:val="Hyperlink"/>
            <w:b/>
            <w:noProof/>
          </w:rPr>
          <w:t>Score Trend by Asset Group</w:t>
        </w:r>
        <w:r>
          <w:rPr>
            <w:noProof/>
            <w:webHidden/>
          </w:rPr>
          <w:tab/>
        </w:r>
        <w:r>
          <w:rPr>
            <w:noProof/>
            <w:webHidden/>
          </w:rPr>
          <w:fldChar w:fldCharType="begin"/>
        </w:r>
        <w:r>
          <w:rPr>
            <w:noProof/>
            <w:webHidden/>
          </w:rPr>
          <w:instrText xml:space="preserve"> PAGEREF _Toc25838752 \h </w:instrText>
        </w:r>
      </w:ins>
      <w:r>
        <w:rPr>
          <w:noProof/>
          <w:webHidden/>
        </w:rPr>
      </w:r>
      <w:r>
        <w:rPr>
          <w:noProof/>
          <w:webHidden/>
        </w:rPr>
        <w:fldChar w:fldCharType="separate"/>
      </w:r>
      <w:ins w:id="82" w:author="Naveen Seth" w:date="2019-11-28T13:05:00Z">
        <w:r>
          <w:rPr>
            <w:noProof/>
            <w:webHidden/>
          </w:rPr>
          <w:t>38</w:t>
        </w:r>
        <w:r>
          <w:rPr>
            <w:noProof/>
            <w:webHidden/>
          </w:rPr>
          <w:fldChar w:fldCharType="end"/>
        </w:r>
        <w:r w:rsidRPr="0092175C">
          <w:rPr>
            <w:rStyle w:val="Hyperlink"/>
            <w:noProof/>
          </w:rPr>
          <w:fldChar w:fldCharType="end"/>
        </w:r>
      </w:ins>
    </w:p>
    <w:p w14:paraId="3F03C75B" w14:textId="77777777" w:rsidR="0038629F" w:rsidRDefault="0038629F">
      <w:pPr>
        <w:pStyle w:val="TOC3"/>
        <w:tabs>
          <w:tab w:val="left" w:pos="1320"/>
          <w:tab w:val="right" w:leader="dot" w:pos="9440"/>
        </w:tabs>
        <w:rPr>
          <w:ins w:id="83" w:author="Naveen Seth" w:date="2019-11-28T13:05:00Z"/>
          <w:noProof/>
          <w:sz w:val="22"/>
          <w:szCs w:val="22"/>
          <w:lang w:val="en-US"/>
        </w:rPr>
      </w:pPr>
      <w:ins w:id="84"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"_Toc25838753"</w:instrText>
        </w:r>
        <w:r w:rsidRPr="0092175C">
          <w:rPr>
            <w:rStyle w:val="Hyperlink"/>
            <w:noProof/>
          </w:rPr>
          <w:instrText xml:space="preserve"> </w:instrText>
        </w:r>
        <w:r w:rsidRPr="0092175C">
          <w:rPr>
            <w:rStyle w:val="Hyperlink"/>
            <w:noProof/>
          </w:rPr>
          <w:fldChar w:fldCharType="separate"/>
        </w:r>
        <w:r w:rsidRPr="0092175C">
          <w:rPr>
            <w:rStyle w:val="Hyperlink"/>
            <w:b/>
            <w:noProof/>
          </w:rPr>
          <w:t>11.3</w:t>
        </w:r>
        <w:r>
          <w:rPr>
            <w:noProof/>
            <w:sz w:val="22"/>
            <w:szCs w:val="22"/>
            <w:lang w:val="en-US"/>
          </w:rPr>
          <w:tab/>
        </w:r>
        <w:r w:rsidRPr="0092175C">
          <w:rPr>
            <w:rStyle w:val="Hyperlink"/>
            <w:b/>
            <w:noProof/>
          </w:rPr>
          <w:t>Failed and Error Records by Data Entity, Element &amp; Rule</w:t>
        </w:r>
        <w:r>
          <w:rPr>
            <w:noProof/>
            <w:webHidden/>
          </w:rPr>
          <w:tab/>
        </w:r>
        <w:r>
          <w:rPr>
            <w:noProof/>
            <w:webHidden/>
          </w:rPr>
          <w:fldChar w:fldCharType="begin"/>
        </w:r>
        <w:r>
          <w:rPr>
            <w:noProof/>
            <w:webHidden/>
          </w:rPr>
          <w:instrText xml:space="preserve"> PAGEREF _Toc25838753 \h </w:instrText>
        </w:r>
      </w:ins>
      <w:r>
        <w:rPr>
          <w:noProof/>
          <w:webHidden/>
        </w:rPr>
      </w:r>
      <w:r>
        <w:rPr>
          <w:noProof/>
          <w:webHidden/>
        </w:rPr>
        <w:fldChar w:fldCharType="separate"/>
      </w:r>
      <w:ins w:id="85" w:author="Naveen Seth" w:date="2019-11-28T13:05:00Z">
        <w:r>
          <w:rPr>
            <w:noProof/>
            <w:webHidden/>
          </w:rPr>
          <w:t>39</w:t>
        </w:r>
        <w:r>
          <w:rPr>
            <w:noProof/>
            <w:webHidden/>
          </w:rPr>
          <w:fldChar w:fldCharType="end"/>
        </w:r>
        <w:r w:rsidRPr="0092175C">
          <w:rPr>
            <w:rStyle w:val="Hyperlink"/>
            <w:noProof/>
          </w:rPr>
          <w:fldChar w:fldCharType="end"/>
        </w:r>
      </w:ins>
    </w:p>
    <w:p w14:paraId="0F03B9D0" w14:textId="77777777" w:rsidR="0038629F" w:rsidRDefault="0038629F">
      <w:pPr>
        <w:pStyle w:val="TOC3"/>
        <w:tabs>
          <w:tab w:val="left" w:pos="1320"/>
          <w:tab w:val="right" w:leader="dot" w:pos="9440"/>
        </w:tabs>
        <w:rPr>
          <w:ins w:id="86" w:author="Naveen Seth" w:date="2019-11-28T13:05:00Z"/>
          <w:noProof/>
          <w:sz w:val="22"/>
          <w:szCs w:val="22"/>
          <w:lang w:val="en-US"/>
        </w:rPr>
      </w:pPr>
      <w:ins w:id="87"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"_Toc25838754"</w:instrText>
        </w:r>
        <w:r w:rsidRPr="0092175C">
          <w:rPr>
            <w:rStyle w:val="Hyperlink"/>
            <w:noProof/>
          </w:rPr>
          <w:instrText xml:space="preserve"> </w:instrText>
        </w:r>
        <w:r w:rsidRPr="0092175C">
          <w:rPr>
            <w:rStyle w:val="Hyperlink"/>
            <w:noProof/>
          </w:rPr>
          <w:fldChar w:fldCharType="separate"/>
        </w:r>
        <w:r w:rsidRPr="0092175C">
          <w:rPr>
            <w:rStyle w:val="Hyperlink"/>
            <w:b/>
            <w:noProof/>
          </w:rPr>
          <w:t>11.4</w:t>
        </w:r>
        <w:r>
          <w:rPr>
            <w:noProof/>
            <w:sz w:val="22"/>
            <w:szCs w:val="22"/>
            <w:lang w:val="en-US"/>
          </w:rPr>
          <w:tab/>
        </w:r>
        <w:r w:rsidRPr="0092175C">
          <w:rPr>
            <w:rStyle w:val="Hyperlink"/>
            <w:b/>
            <w:noProof/>
          </w:rPr>
          <w:t>Pass Rate by Hierarchy</w:t>
        </w:r>
        <w:r>
          <w:rPr>
            <w:noProof/>
            <w:webHidden/>
          </w:rPr>
          <w:tab/>
        </w:r>
        <w:r>
          <w:rPr>
            <w:noProof/>
            <w:webHidden/>
          </w:rPr>
          <w:fldChar w:fldCharType="begin"/>
        </w:r>
        <w:r>
          <w:rPr>
            <w:noProof/>
            <w:webHidden/>
          </w:rPr>
          <w:instrText xml:space="preserve"> PAGEREF _Toc25838754 \h </w:instrText>
        </w:r>
      </w:ins>
      <w:r>
        <w:rPr>
          <w:noProof/>
          <w:webHidden/>
        </w:rPr>
      </w:r>
      <w:r>
        <w:rPr>
          <w:noProof/>
          <w:webHidden/>
        </w:rPr>
        <w:fldChar w:fldCharType="separate"/>
      </w:r>
      <w:ins w:id="88" w:author="Naveen Seth" w:date="2019-11-28T13:05:00Z">
        <w:r>
          <w:rPr>
            <w:noProof/>
            <w:webHidden/>
          </w:rPr>
          <w:t>40</w:t>
        </w:r>
        <w:r>
          <w:rPr>
            <w:noProof/>
            <w:webHidden/>
          </w:rPr>
          <w:fldChar w:fldCharType="end"/>
        </w:r>
        <w:r w:rsidRPr="0092175C">
          <w:rPr>
            <w:rStyle w:val="Hyperlink"/>
            <w:noProof/>
          </w:rPr>
          <w:fldChar w:fldCharType="end"/>
        </w:r>
      </w:ins>
    </w:p>
    <w:p w14:paraId="1CFC2C8B" w14:textId="77777777" w:rsidR="0038629F" w:rsidRDefault="0038629F">
      <w:pPr>
        <w:pStyle w:val="TOC3"/>
        <w:tabs>
          <w:tab w:val="left" w:pos="1320"/>
          <w:tab w:val="right" w:leader="dot" w:pos="9440"/>
        </w:tabs>
        <w:rPr>
          <w:ins w:id="89" w:author="Naveen Seth" w:date="2019-11-28T13:05:00Z"/>
          <w:noProof/>
          <w:sz w:val="22"/>
          <w:szCs w:val="22"/>
          <w:lang w:val="en-US"/>
        </w:rPr>
      </w:pPr>
      <w:ins w:id="90"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"_Toc25838755"</w:instrText>
        </w:r>
        <w:r w:rsidRPr="0092175C">
          <w:rPr>
            <w:rStyle w:val="Hyperlink"/>
            <w:noProof/>
          </w:rPr>
          <w:instrText xml:space="preserve"> </w:instrText>
        </w:r>
        <w:r w:rsidRPr="0092175C">
          <w:rPr>
            <w:rStyle w:val="Hyperlink"/>
            <w:noProof/>
          </w:rPr>
          <w:fldChar w:fldCharType="separate"/>
        </w:r>
        <w:r w:rsidRPr="0092175C">
          <w:rPr>
            <w:rStyle w:val="Hyperlink"/>
            <w:b/>
            <w:noProof/>
          </w:rPr>
          <w:t>11.5</w:t>
        </w:r>
        <w:r>
          <w:rPr>
            <w:noProof/>
            <w:sz w:val="22"/>
            <w:szCs w:val="22"/>
            <w:lang w:val="en-US"/>
          </w:rPr>
          <w:tab/>
        </w:r>
        <w:r w:rsidRPr="0092175C">
          <w:rPr>
            <w:rStyle w:val="Hyperlink"/>
            <w:b/>
            <w:noProof/>
          </w:rPr>
          <w:t>URL Configuration for DQ+ Dashboard</w:t>
        </w:r>
        <w:r>
          <w:rPr>
            <w:noProof/>
            <w:webHidden/>
          </w:rPr>
          <w:tab/>
        </w:r>
        <w:r>
          <w:rPr>
            <w:noProof/>
            <w:webHidden/>
          </w:rPr>
          <w:fldChar w:fldCharType="begin"/>
        </w:r>
        <w:r>
          <w:rPr>
            <w:noProof/>
            <w:webHidden/>
          </w:rPr>
          <w:instrText xml:space="preserve"> PAGEREF _Toc25838755 \h </w:instrText>
        </w:r>
      </w:ins>
      <w:r>
        <w:rPr>
          <w:noProof/>
          <w:webHidden/>
        </w:rPr>
      </w:r>
      <w:r>
        <w:rPr>
          <w:noProof/>
          <w:webHidden/>
        </w:rPr>
        <w:fldChar w:fldCharType="separate"/>
      </w:r>
      <w:ins w:id="91" w:author="Naveen Seth" w:date="2019-11-28T13:05:00Z">
        <w:r>
          <w:rPr>
            <w:noProof/>
            <w:webHidden/>
          </w:rPr>
          <w:t>41</w:t>
        </w:r>
        <w:r>
          <w:rPr>
            <w:noProof/>
            <w:webHidden/>
          </w:rPr>
          <w:fldChar w:fldCharType="end"/>
        </w:r>
        <w:r w:rsidRPr="0092175C">
          <w:rPr>
            <w:rStyle w:val="Hyperlink"/>
            <w:noProof/>
          </w:rPr>
          <w:fldChar w:fldCharType="end"/>
        </w:r>
      </w:ins>
    </w:p>
    <w:p w14:paraId="11458B05" w14:textId="77777777" w:rsidR="0038629F" w:rsidRDefault="0038629F">
      <w:pPr>
        <w:pStyle w:val="TOC1"/>
        <w:tabs>
          <w:tab w:val="left" w:pos="660"/>
          <w:tab w:val="right" w:leader="dot" w:pos="9440"/>
        </w:tabs>
        <w:rPr>
          <w:ins w:id="92" w:author="Naveen Seth" w:date="2019-11-28T13:05:00Z"/>
          <w:noProof/>
          <w:sz w:val="22"/>
          <w:szCs w:val="22"/>
          <w:lang w:val="en-US"/>
        </w:rPr>
      </w:pPr>
      <w:ins w:id="93"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"_Toc25838756"</w:instrText>
        </w:r>
        <w:r w:rsidRPr="0092175C">
          <w:rPr>
            <w:rStyle w:val="Hyperlink"/>
            <w:noProof/>
          </w:rPr>
          <w:instrText xml:space="preserve"> </w:instrText>
        </w:r>
        <w:r w:rsidRPr="0092175C">
          <w:rPr>
            <w:rStyle w:val="Hyperlink"/>
            <w:noProof/>
          </w:rPr>
          <w:fldChar w:fldCharType="separate"/>
        </w:r>
        <w:r w:rsidRPr="0092175C">
          <w:rPr>
            <w:rStyle w:val="Hyperlink"/>
            <w:rFonts w:cstheme="majorHAnsi"/>
            <w:noProof/>
          </w:rPr>
          <w:t>12.0</w:t>
        </w:r>
        <w:r>
          <w:rPr>
            <w:noProof/>
            <w:sz w:val="22"/>
            <w:szCs w:val="22"/>
            <w:lang w:val="en-US"/>
          </w:rPr>
          <w:tab/>
        </w:r>
        <w:r w:rsidRPr="0092175C">
          <w:rPr>
            <w:rStyle w:val="Hyperlink"/>
            <w:rFonts w:cstheme="majorHAnsi"/>
            <w:noProof/>
          </w:rPr>
          <w:t>Data Quality Results in Data Governance</w:t>
        </w:r>
        <w:r>
          <w:rPr>
            <w:noProof/>
            <w:webHidden/>
          </w:rPr>
          <w:tab/>
        </w:r>
        <w:r>
          <w:rPr>
            <w:noProof/>
            <w:webHidden/>
          </w:rPr>
          <w:fldChar w:fldCharType="begin"/>
        </w:r>
        <w:r>
          <w:rPr>
            <w:noProof/>
            <w:webHidden/>
          </w:rPr>
          <w:instrText xml:space="preserve"> PAGEREF _Toc25838756 \h </w:instrText>
        </w:r>
      </w:ins>
      <w:r>
        <w:rPr>
          <w:noProof/>
          <w:webHidden/>
        </w:rPr>
      </w:r>
      <w:r>
        <w:rPr>
          <w:noProof/>
          <w:webHidden/>
        </w:rPr>
        <w:fldChar w:fldCharType="separate"/>
      </w:r>
      <w:ins w:id="94" w:author="Naveen Seth" w:date="2019-11-28T13:05:00Z">
        <w:r>
          <w:rPr>
            <w:noProof/>
            <w:webHidden/>
          </w:rPr>
          <w:t>41</w:t>
        </w:r>
        <w:r>
          <w:rPr>
            <w:noProof/>
            <w:webHidden/>
          </w:rPr>
          <w:fldChar w:fldCharType="end"/>
        </w:r>
        <w:r w:rsidRPr="0092175C">
          <w:rPr>
            <w:rStyle w:val="Hyperlink"/>
            <w:noProof/>
          </w:rPr>
          <w:fldChar w:fldCharType="end"/>
        </w:r>
      </w:ins>
    </w:p>
    <w:p w14:paraId="33F2ECF9" w14:textId="77777777" w:rsidR="0038629F" w:rsidRDefault="0038629F">
      <w:pPr>
        <w:pStyle w:val="TOC2"/>
        <w:tabs>
          <w:tab w:val="left" w:pos="1100"/>
          <w:tab w:val="right" w:leader="dot" w:pos="9440"/>
        </w:tabs>
        <w:rPr>
          <w:ins w:id="95" w:author="Naveen Seth" w:date="2019-11-28T13:05:00Z"/>
          <w:noProof/>
          <w:sz w:val="22"/>
          <w:szCs w:val="22"/>
          <w:lang w:val="en-US"/>
        </w:rPr>
      </w:pPr>
      <w:ins w:id="96" w:author="Naveen Seth" w:date="2019-11-28T13:05:00Z">
        <w:r w:rsidRPr="0092175C">
          <w:rPr>
            <w:rStyle w:val="Hyperlink"/>
            <w:noProof/>
          </w:rPr>
          <w:fldChar w:fldCharType="begin"/>
        </w:r>
        <w:r w:rsidRPr="0092175C">
          <w:rPr>
            <w:rStyle w:val="Hyperlink"/>
            <w:noProof/>
          </w:rPr>
          <w:instrText xml:space="preserve"> </w:instrText>
        </w:r>
        <w:r>
          <w:rPr>
            <w:noProof/>
          </w:rPr>
          <w:instrText>HYPERLINK \l "_Toc25838757"</w:instrText>
        </w:r>
        <w:r w:rsidRPr="0092175C">
          <w:rPr>
            <w:rStyle w:val="Hyperlink"/>
            <w:noProof/>
          </w:rPr>
          <w:instrText xml:space="preserve"> </w:instrText>
        </w:r>
        <w:r w:rsidRPr="0092175C">
          <w:rPr>
            <w:rStyle w:val="Hyperlink"/>
            <w:noProof/>
          </w:rPr>
          <w:fldChar w:fldCharType="separate"/>
        </w:r>
        <w:r w:rsidRPr="0092175C">
          <w:rPr>
            <w:rStyle w:val="Hyperlink"/>
            <w:rFonts w:cstheme="majorHAnsi"/>
            <w:noProof/>
          </w:rPr>
          <w:t>12.1</w:t>
        </w:r>
        <w:r>
          <w:rPr>
            <w:noProof/>
            <w:sz w:val="22"/>
            <w:szCs w:val="22"/>
            <w:lang w:val="en-US"/>
          </w:rPr>
          <w:tab/>
        </w:r>
        <w:r w:rsidRPr="0092175C">
          <w:rPr>
            <w:rStyle w:val="Hyperlink"/>
            <w:rFonts w:cstheme="majorHAnsi"/>
            <w:noProof/>
          </w:rPr>
          <w:t>Hierarchy/Score Rollup</w:t>
        </w:r>
        <w:r>
          <w:rPr>
            <w:noProof/>
            <w:webHidden/>
          </w:rPr>
          <w:tab/>
        </w:r>
        <w:r>
          <w:rPr>
            <w:noProof/>
            <w:webHidden/>
          </w:rPr>
          <w:fldChar w:fldCharType="begin"/>
        </w:r>
        <w:r>
          <w:rPr>
            <w:noProof/>
            <w:webHidden/>
          </w:rPr>
          <w:instrText xml:space="preserve"> PAGEREF _Toc25838757 \h </w:instrText>
        </w:r>
      </w:ins>
      <w:r>
        <w:rPr>
          <w:noProof/>
          <w:webHidden/>
        </w:rPr>
      </w:r>
      <w:r>
        <w:rPr>
          <w:noProof/>
          <w:webHidden/>
        </w:rPr>
        <w:fldChar w:fldCharType="separate"/>
      </w:r>
      <w:ins w:id="97" w:author="Naveen Seth" w:date="2019-11-28T13:05:00Z">
        <w:r>
          <w:rPr>
            <w:noProof/>
            <w:webHidden/>
          </w:rPr>
          <w:t>41</w:t>
        </w:r>
        <w:r>
          <w:rPr>
            <w:noProof/>
            <w:webHidden/>
          </w:rPr>
          <w:fldChar w:fldCharType="end"/>
        </w:r>
        <w:r w:rsidRPr="0092175C">
          <w:rPr>
            <w:rStyle w:val="Hyperlink"/>
            <w:noProof/>
          </w:rPr>
          <w:fldChar w:fldCharType="end"/>
        </w:r>
      </w:ins>
    </w:p>
    <w:p w14:paraId="71132130" w14:textId="77777777" w:rsidR="00133474" w:rsidDel="0038629F" w:rsidRDefault="00133474">
      <w:pPr>
        <w:pStyle w:val="TOC1"/>
        <w:tabs>
          <w:tab w:val="right" w:leader="dot" w:pos="9440"/>
        </w:tabs>
        <w:rPr>
          <w:del w:id="98" w:author="Naveen Seth" w:date="2019-11-28T13:05:00Z"/>
          <w:noProof/>
          <w:sz w:val="22"/>
          <w:szCs w:val="22"/>
          <w:lang w:val="en-US"/>
        </w:rPr>
      </w:pPr>
      <w:del w:id="99" w:author="Naveen Seth" w:date="2019-11-28T13:05:00Z">
        <w:r w:rsidRPr="0038629F" w:rsidDel="0038629F">
          <w:rPr>
            <w:rStyle w:val="Hyperlink"/>
            <w:rFonts w:cstheme="majorHAnsi"/>
            <w:noProof/>
          </w:rPr>
          <w:delText>Document Version History</w:delText>
        </w:r>
        <w:r w:rsidDel="0038629F">
          <w:rPr>
            <w:noProof/>
            <w:webHidden/>
          </w:rPr>
          <w:tab/>
          <w:delText>3</w:delText>
        </w:r>
      </w:del>
    </w:p>
    <w:p w14:paraId="05ED1039" w14:textId="77777777" w:rsidR="00133474" w:rsidDel="0038629F" w:rsidRDefault="00133474">
      <w:pPr>
        <w:pStyle w:val="TOC1"/>
        <w:tabs>
          <w:tab w:val="left" w:pos="660"/>
          <w:tab w:val="right" w:leader="dot" w:pos="9440"/>
        </w:tabs>
        <w:rPr>
          <w:del w:id="100" w:author="Naveen Seth" w:date="2019-11-28T13:05:00Z"/>
          <w:noProof/>
          <w:sz w:val="22"/>
          <w:szCs w:val="22"/>
          <w:lang w:val="en-US"/>
        </w:rPr>
      </w:pPr>
      <w:del w:id="101" w:author="Naveen Seth" w:date="2019-11-28T13:05:00Z">
        <w:r w:rsidRPr="0038629F" w:rsidDel="0038629F">
          <w:rPr>
            <w:rStyle w:val="Hyperlink"/>
            <w:noProof/>
          </w:rPr>
          <w:lastRenderedPageBreak/>
          <w:delText>1.</w:delText>
        </w:r>
        <w:r w:rsidRPr="00D12139" w:rsidDel="0038629F">
          <w:rPr>
            <w:rStyle w:val="Hyperlink"/>
            <w:noProof/>
          </w:rPr>
          <w:delText>0</w:delText>
        </w:r>
        <w:r w:rsidDel="0038629F">
          <w:rPr>
            <w:noProof/>
            <w:sz w:val="22"/>
            <w:szCs w:val="22"/>
            <w:lang w:val="en-US"/>
          </w:rPr>
          <w:tab/>
        </w:r>
        <w:r w:rsidRPr="0038629F" w:rsidDel="0038629F">
          <w:rPr>
            <w:rStyle w:val="Hyperlink"/>
            <w:noProof/>
          </w:rPr>
          <w:delText>Purpose</w:delText>
        </w:r>
        <w:r w:rsidDel="0038629F">
          <w:rPr>
            <w:noProof/>
            <w:webHidden/>
          </w:rPr>
          <w:tab/>
          <w:delText>4</w:delText>
        </w:r>
      </w:del>
    </w:p>
    <w:p w14:paraId="72940FD4" w14:textId="77777777" w:rsidR="00133474" w:rsidDel="0038629F" w:rsidRDefault="00133474">
      <w:pPr>
        <w:pStyle w:val="TOC1"/>
        <w:tabs>
          <w:tab w:val="left" w:pos="660"/>
          <w:tab w:val="right" w:leader="dot" w:pos="9440"/>
        </w:tabs>
        <w:rPr>
          <w:del w:id="102" w:author="Naveen Seth" w:date="2019-11-28T13:05:00Z"/>
          <w:noProof/>
          <w:sz w:val="22"/>
          <w:szCs w:val="22"/>
          <w:lang w:val="en-US"/>
        </w:rPr>
      </w:pPr>
      <w:del w:id="103" w:author="Naveen Seth" w:date="2019-11-28T13:05:00Z">
        <w:r w:rsidRPr="0038629F" w:rsidDel="0038629F">
          <w:rPr>
            <w:rStyle w:val="Hyperlink"/>
            <w:noProof/>
          </w:rPr>
          <w:delText>2.0</w:delText>
        </w:r>
        <w:r w:rsidDel="0038629F">
          <w:rPr>
            <w:noProof/>
            <w:sz w:val="22"/>
            <w:szCs w:val="22"/>
            <w:lang w:val="en-US"/>
          </w:rPr>
          <w:tab/>
        </w:r>
        <w:r w:rsidRPr="0038629F" w:rsidDel="0038629F">
          <w:rPr>
            <w:rStyle w:val="Hyperlink"/>
            <w:rFonts w:cstheme="majorHAnsi"/>
            <w:noProof/>
          </w:rPr>
          <w:delText xml:space="preserve">Introduction </w:delText>
        </w:r>
        <w:r w:rsidRPr="00D12139" w:rsidDel="0038629F">
          <w:rPr>
            <w:rStyle w:val="Hyperlink"/>
            <w:noProof/>
          </w:rPr>
          <w:delText>to DQ Scoring Framework</w:delText>
        </w:r>
        <w:r w:rsidDel="0038629F">
          <w:rPr>
            <w:noProof/>
            <w:webHidden/>
          </w:rPr>
          <w:tab/>
          <w:delText>4</w:delText>
        </w:r>
      </w:del>
    </w:p>
    <w:p w14:paraId="35302FE7" w14:textId="77777777" w:rsidR="00133474" w:rsidDel="0038629F" w:rsidRDefault="00133474">
      <w:pPr>
        <w:pStyle w:val="TOC1"/>
        <w:tabs>
          <w:tab w:val="left" w:pos="660"/>
          <w:tab w:val="right" w:leader="dot" w:pos="9440"/>
        </w:tabs>
        <w:rPr>
          <w:del w:id="104" w:author="Naveen Seth" w:date="2019-11-28T13:05:00Z"/>
          <w:noProof/>
          <w:sz w:val="22"/>
          <w:szCs w:val="22"/>
          <w:lang w:val="en-US"/>
        </w:rPr>
      </w:pPr>
      <w:del w:id="105" w:author="Naveen Seth" w:date="2019-11-28T13:05:00Z">
        <w:r w:rsidRPr="0038629F" w:rsidDel="0038629F">
          <w:rPr>
            <w:rStyle w:val="Hyperlink"/>
            <w:rFonts w:cstheme="majorHAnsi"/>
            <w:noProof/>
          </w:rPr>
          <w:delText>3.0</w:delText>
        </w:r>
        <w:r w:rsidDel="0038629F">
          <w:rPr>
            <w:noProof/>
            <w:sz w:val="22"/>
            <w:szCs w:val="22"/>
            <w:lang w:val="en-US"/>
          </w:rPr>
          <w:tab/>
        </w:r>
        <w:r w:rsidRPr="0038629F" w:rsidDel="0038629F">
          <w:rPr>
            <w:rStyle w:val="Hyperlink"/>
            <w:rFonts w:cstheme="majorHAnsi"/>
            <w:noProof/>
          </w:rPr>
          <w:delText>Creating Business Asset Type</w:delText>
        </w:r>
        <w:r w:rsidDel="0038629F">
          <w:rPr>
            <w:noProof/>
            <w:webHidden/>
          </w:rPr>
          <w:tab/>
          <w:delText>6</w:delText>
        </w:r>
      </w:del>
    </w:p>
    <w:p w14:paraId="14AA7C60" w14:textId="77777777" w:rsidR="00133474" w:rsidDel="0038629F" w:rsidRDefault="00133474">
      <w:pPr>
        <w:pStyle w:val="TOC2"/>
        <w:tabs>
          <w:tab w:val="left" w:pos="880"/>
          <w:tab w:val="right" w:leader="dot" w:pos="9440"/>
        </w:tabs>
        <w:rPr>
          <w:del w:id="106" w:author="Naveen Seth" w:date="2019-11-28T13:05:00Z"/>
          <w:noProof/>
          <w:sz w:val="22"/>
          <w:szCs w:val="22"/>
          <w:lang w:val="en-US"/>
        </w:rPr>
      </w:pPr>
      <w:del w:id="107" w:author="Naveen Seth" w:date="2019-11-28T13:05:00Z">
        <w:r w:rsidRPr="0038629F" w:rsidDel="0038629F">
          <w:rPr>
            <w:rStyle w:val="Hyperlink"/>
            <w:b/>
            <w:noProof/>
          </w:rPr>
          <w:delText>3.1</w:delText>
        </w:r>
        <w:r w:rsidDel="0038629F">
          <w:rPr>
            <w:noProof/>
            <w:sz w:val="22"/>
            <w:szCs w:val="22"/>
            <w:lang w:val="en-US"/>
          </w:rPr>
          <w:tab/>
        </w:r>
        <w:r w:rsidRPr="0038629F" w:rsidDel="0038629F">
          <w:rPr>
            <w:rStyle w:val="Hyperlink"/>
            <w:noProof/>
          </w:rPr>
          <w:delText>Data Sources</w:delText>
        </w:r>
        <w:r w:rsidDel="0038629F">
          <w:rPr>
            <w:noProof/>
            <w:webHidden/>
          </w:rPr>
          <w:tab/>
          <w:delText>6</w:delText>
        </w:r>
      </w:del>
    </w:p>
    <w:p w14:paraId="6B721EFA" w14:textId="77777777" w:rsidR="00133474" w:rsidDel="0038629F" w:rsidRDefault="00133474">
      <w:pPr>
        <w:pStyle w:val="TOC2"/>
        <w:tabs>
          <w:tab w:val="left" w:pos="880"/>
          <w:tab w:val="right" w:leader="dot" w:pos="9440"/>
        </w:tabs>
        <w:rPr>
          <w:del w:id="108" w:author="Naveen Seth" w:date="2019-11-28T13:05:00Z"/>
          <w:noProof/>
          <w:sz w:val="22"/>
          <w:szCs w:val="22"/>
          <w:lang w:val="en-US"/>
        </w:rPr>
      </w:pPr>
      <w:del w:id="109" w:author="Naveen Seth" w:date="2019-11-28T13:05:00Z">
        <w:r w:rsidRPr="0038629F" w:rsidDel="0038629F">
          <w:rPr>
            <w:rStyle w:val="Hyperlink"/>
            <w:b/>
            <w:noProof/>
          </w:rPr>
          <w:delText>3.2</w:delText>
        </w:r>
        <w:r w:rsidDel="0038629F">
          <w:rPr>
            <w:noProof/>
            <w:sz w:val="22"/>
            <w:szCs w:val="22"/>
            <w:lang w:val="en-US"/>
          </w:rPr>
          <w:tab/>
        </w:r>
        <w:r w:rsidRPr="0038629F" w:rsidDel="0038629F">
          <w:rPr>
            <w:rStyle w:val="Hyperlink"/>
            <w:noProof/>
          </w:rPr>
          <w:delText>Source Attributes</w:delText>
        </w:r>
        <w:r w:rsidDel="0038629F">
          <w:rPr>
            <w:noProof/>
            <w:webHidden/>
          </w:rPr>
          <w:tab/>
          <w:delText>7</w:delText>
        </w:r>
      </w:del>
    </w:p>
    <w:p w14:paraId="141B4E31" w14:textId="77777777" w:rsidR="00133474" w:rsidDel="0038629F" w:rsidRDefault="00133474">
      <w:pPr>
        <w:pStyle w:val="TOC2"/>
        <w:tabs>
          <w:tab w:val="left" w:pos="880"/>
          <w:tab w:val="right" w:leader="dot" w:pos="9440"/>
        </w:tabs>
        <w:rPr>
          <w:del w:id="110" w:author="Naveen Seth" w:date="2019-11-28T13:05:00Z"/>
          <w:noProof/>
          <w:sz w:val="22"/>
          <w:szCs w:val="22"/>
          <w:lang w:val="en-US"/>
        </w:rPr>
      </w:pPr>
      <w:del w:id="111" w:author="Naveen Seth" w:date="2019-11-28T13:05:00Z">
        <w:r w:rsidRPr="0038629F" w:rsidDel="0038629F">
          <w:rPr>
            <w:rStyle w:val="Hyperlink"/>
            <w:b/>
            <w:noProof/>
          </w:rPr>
          <w:delText>3.3</w:delText>
        </w:r>
        <w:r w:rsidDel="0038629F">
          <w:rPr>
            <w:noProof/>
            <w:sz w:val="22"/>
            <w:szCs w:val="22"/>
            <w:lang w:val="en-US"/>
          </w:rPr>
          <w:tab/>
        </w:r>
        <w:r w:rsidRPr="0038629F" w:rsidDel="0038629F">
          <w:rPr>
            <w:rStyle w:val="Hyperlink"/>
            <w:noProof/>
          </w:rPr>
          <w:delText>Business Terms</w:delText>
        </w:r>
        <w:r w:rsidDel="0038629F">
          <w:rPr>
            <w:noProof/>
            <w:webHidden/>
          </w:rPr>
          <w:tab/>
          <w:delText>8</w:delText>
        </w:r>
      </w:del>
    </w:p>
    <w:p w14:paraId="76935A88" w14:textId="77777777" w:rsidR="00133474" w:rsidDel="0038629F" w:rsidRDefault="00133474">
      <w:pPr>
        <w:pStyle w:val="TOC1"/>
        <w:tabs>
          <w:tab w:val="left" w:pos="660"/>
          <w:tab w:val="right" w:leader="dot" w:pos="9440"/>
        </w:tabs>
        <w:rPr>
          <w:del w:id="112" w:author="Naveen Seth" w:date="2019-11-28T13:05:00Z"/>
          <w:noProof/>
          <w:sz w:val="22"/>
          <w:szCs w:val="22"/>
          <w:lang w:val="en-US"/>
        </w:rPr>
      </w:pPr>
      <w:del w:id="113" w:author="Naveen Seth" w:date="2019-11-28T13:05:00Z">
        <w:r w:rsidRPr="0038629F" w:rsidDel="0038629F">
          <w:rPr>
            <w:rStyle w:val="Hyperlink"/>
            <w:rFonts w:cstheme="majorHAnsi"/>
            <w:noProof/>
          </w:rPr>
          <w:delText>4.0</w:delText>
        </w:r>
        <w:r w:rsidDel="0038629F">
          <w:rPr>
            <w:noProof/>
            <w:sz w:val="22"/>
            <w:szCs w:val="22"/>
            <w:lang w:val="en-US"/>
          </w:rPr>
          <w:tab/>
        </w:r>
        <w:r w:rsidRPr="0038629F" w:rsidDel="0038629F">
          <w:rPr>
            <w:rStyle w:val="Hyperlink"/>
            <w:rFonts w:cstheme="majorHAnsi"/>
            <w:noProof/>
          </w:rPr>
          <w:delText>Rules Configurations</w:delText>
        </w:r>
        <w:r w:rsidDel="0038629F">
          <w:rPr>
            <w:noProof/>
            <w:webHidden/>
          </w:rPr>
          <w:tab/>
          <w:delText>10</w:delText>
        </w:r>
      </w:del>
    </w:p>
    <w:p w14:paraId="0E04FE1C" w14:textId="77777777" w:rsidR="00133474" w:rsidDel="0038629F" w:rsidRDefault="00133474">
      <w:pPr>
        <w:pStyle w:val="TOC1"/>
        <w:tabs>
          <w:tab w:val="left" w:pos="660"/>
          <w:tab w:val="right" w:leader="dot" w:pos="9440"/>
        </w:tabs>
        <w:rPr>
          <w:del w:id="114" w:author="Naveen Seth" w:date="2019-11-28T13:05:00Z"/>
          <w:noProof/>
          <w:sz w:val="22"/>
          <w:szCs w:val="22"/>
          <w:lang w:val="en-US"/>
        </w:rPr>
      </w:pPr>
      <w:del w:id="115" w:author="Naveen Seth" w:date="2019-11-28T13:05:00Z">
        <w:r w:rsidRPr="0038629F" w:rsidDel="0038629F">
          <w:rPr>
            <w:rStyle w:val="Hyperlink"/>
            <w:rFonts w:cstheme="majorHAnsi"/>
            <w:noProof/>
          </w:rPr>
          <w:delText>5.0</w:delText>
        </w:r>
        <w:r w:rsidDel="0038629F">
          <w:rPr>
            <w:noProof/>
            <w:sz w:val="22"/>
            <w:szCs w:val="22"/>
            <w:lang w:val="en-US"/>
          </w:rPr>
          <w:tab/>
        </w:r>
        <w:r w:rsidRPr="0038629F" w:rsidDel="0038629F">
          <w:rPr>
            <w:rStyle w:val="Hyperlink"/>
            <w:rFonts w:cstheme="majorHAnsi"/>
            <w:noProof/>
          </w:rPr>
          <w:delText>System Reference Lists</w:delText>
        </w:r>
        <w:r w:rsidDel="0038629F">
          <w:rPr>
            <w:noProof/>
            <w:webHidden/>
          </w:rPr>
          <w:tab/>
          <w:delText>21</w:delText>
        </w:r>
      </w:del>
    </w:p>
    <w:p w14:paraId="70951E75" w14:textId="77777777" w:rsidR="00133474" w:rsidDel="0038629F" w:rsidRDefault="00133474">
      <w:pPr>
        <w:pStyle w:val="TOC2"/>
        <w:tabs>
          <w:tab w:val="left" w:pos="880"/>
          <w:tab w:val="right" w:leader="dot" w:pos="9440"/>
        </w:tabs>
        <w:rPr>
          <w:del w:id="116" w:author="Naveen Seth" w:date="2019-11-28T13:05:00Z"/>
          <w:noProof/>
          <w:sz w:val="22"/>
          <w:szCs w:val="22"/>
          <w:lang w:val="en-US"/>
        </w:rPr>
      </w:pPr>
      <w:del w:id="117" w:author="Naveen Seth" w:date="2019-11-28T13:05:00Z">
        <w:r w:rsidRPr="0038629F" w:rsidDel="0038629F">
          <w:rPr>
            <w:rStyle w:val="Hyperlink"/>
            <w:rFonts w:cstheme="majorHAnsi"/>
            <w:noProof/>
          </w:rPr>
          <w:delText>5.1</w:delText>
        </w:r>
        <w:r w:rsidDel="0038629F">
          <w:rPr>
            <w:noProof/>
            <w:sz w:val="22"/>
            <w:szCs w:val="22"/>
            <w:lang w:val="en-US"/>
          </w:rPr>
          <w:tab/>
        </w:r>
        <w:r w:rsidRPr="0038629F" w:rsidDel="0038629F">
          <w:rPr>
            <w:rStyle w:val="Hyperlink"/>
            <w:rFonts w:cstheme="majorHAnsi"/>
            <w:noProof/>
          </w:rPr>
          <w:delText>IGX Data Element Group</w:delText>
        </w:r>
        <w:r w:rsidDel="0038629F">
          <w:rPr>
            <w:noProof/>
            <w:webHidden/>
          </w:rPr>
          <w:tab/>
          <w:delText>21</w:delText>
        </w:r>
      </w:del>
    </w:p>
    <w:p w14:paraId="23BE67BD" w14:textId="77777777" w:rsidR="00133474" w:rsidDel="0038629F" w:rsidRDefault="00133474">
      <w:pPr>
        <w:pStyle w:val="TOC2"/>
        <w:tabs>
          <w:tab w:val="left" w:pos="880"/>
          <w:tab w:val="right" w:leader="dot" w:pos="9440"/>
        </w:tabs>
        <w:rPr>
          <w:del w:id="118" w:author="Naveen Seth" w:date="2019-11-28T13:05:00Z"/>
          <w:noProof/>
          <w:sz w:val="22"/>
          <w:szCs w:val="22"/>
          <w:lang w:val="en-US"/>
        </w:rPr>
      </w:pPr>
      <w:del w:id="119" w:author="Naveen Seth" w:date="2019-11-28T13:05:00Z">
        <w:r w:rsidRPr="0038629F" w:rsidDel="0038629F">
          <w:rPr>
            <w:rStyle w:val="Hyperlink"/>
            <w:rFonts w:cstheme="majorHAnsi"/>
            <w:noProof/>
          </w:rPr>
          <w:delText>5.2</w:delText>
        </w:r>
        <w:r w:rsidDel="0038629F">
          <w:rPr>
            <w:noProof/>
            <w:sz w:val="22"/>
            <w:szCs w:val="22"/>
            <w:lang w:val="en-US"/>
          </w:rPr>
          <w:tab/>
        </w:r>
        <w:r w:rsidRPr="0038629F" w:rsidDel="0038629F">
          <w:rPr>
            <w:rStyle w:val="Hyperlink"/>
            <w:rFonts w:cstheme="majorHAnsi"/>
            <w:noProof/>
          </w:rPr>
          <w:delText>IGX Scoring Config</w:delText>
        </w:r>
        <w:r w:rsidDel="0038629F">
          <w:rPr>
            <w:noProof/>
            <w:webHidden/>
          </w:rPr>
          <w:tab/>
          <w:delText>22</w:delText>
        </w:r>
      </w:del>
    </w:p>
    <w:p w14:paraId="5A9E939A" w14:textId="77777777" w:rsidR="00133474" w:rsidDel="0038629F" w:rsidRDefault="00133474">
      <w:pPr>
        <w:pStyle w:val="TOC2"/>
        <w:tabs>
          <w:tab w:val="left" w:pos="880"/>
          <w:tab w:val="right" w:leader="dot" w:pos="9440"/>
        </w:tabs>
        <w:rPr>
          <w:del w:id="120" w:author="Naveen Seth" w:date="2019-11-28T13:05:00Z"/>
          <w:noProof/>
          <w:sz w:val="22"/>
          <w:szCs w:val="22"/>
          <w:lang w:val="en-US"/>
        </w:rPr>
      </w:pPr>
      <w:del w:id="121" w:author="Naveen Seth" w:date="2019-11-28T13:05:00Z">
        <w:r w:rsidRPr="0038629F" w:rsidDel="0038629F">
          <w:rPr>
            <w:rStyle w:val="Hyperlink"/>
            <w:rFonts w:cstheme="majorHAnsi"/>
            <w:noProof/>
          </w:rPr>
          <w:delText>5.3</w:delText>
        </w:r>
        <w:r w:rsidDel="0038629F">
          <w:rPr>
            <w:noProof/>
            <w:sz w:val="22"/>
            <w:szCs w:val="22"/>
            <w:lang w:val="en-US"/>
          </w:rPr>
          <w:tab/>
        </w:r>
        <w:r w:rsidRPr="0038629F" w:rsidDel="0038629F">
          <w:rPr>
            <w:rStyle w:val="Hyperlink"/>
            <w:rFonts w:cstheme="majorHAnsi"/>
            <w:noProof/>
          </w:rPr>
          <w:delText>IGX Rule Operator List</w:delText>
        </w:r>
        <w:r w:rsidDel="0038629F">
          <w:rPr>
            <w:noProof/>
            <w:webHidden/>
          </w:rPr>
          <w:tab/>
          <w:delText>23</w:delText>
        </w:r>
      </w:del>
    </w:p>
    <w:p w14:paraId="109161E6" w14:textId="77777777" w:rsidR="00133474" w:rsidDel="0038629F" w:rsidRDefault="00133474">
      <w:pPr>
        <w:pStyle w:val="TOC2"/>
        <w:tabs>
          <w:tab w:val="left" w:pos="880"/>
          <w:tab w:val="right" w:leader="dot" w:pos="9440"/>
        </w:tabs>
        <w:rPr>
          <w:del w:id="122" w:author="Naveen Seth" w:date="2019-11-28T13:05:00Z"/>
          <w:noProof/>
          <w:sz w:val="22"/>
          <w:szCs w:val="22"/>
          <w:lang w:val="en-US"/>
        </w:rPr>
      </w:pPr>
      <w:del w:id="123" w:author="Naveen Seth" w:date="2019-11-28T13:05:00Z">
        <w:r w:rsidRPr="0038629F" w:rsidDel="0038629F">
          <w:rPr>
            <w:rStyle w:val="Hyperlink"/>
            <w:rFonts w:cstheme="majorHAnsi"/>
            <w:noProof/>
          </w:rPr>
          <w:delText>5.4</w:delText>
        </w:r>
        <w:r w:rsidDel="0038629F">
          <w:rPr>
            <w:noProof/>
            <w:sz w:val="22"/>
            <w:szCs w:val="22"/>
            <w:lang w:val="en-US"/>
          </w:rPr>
          <w:tab/>
        </w:r>
        <w:r w:rsidRPr="0038629F" w:rsidDel="0038629F">
          <w:rPr>
            <w:rStyle w:val="Hyperlink"/>
            <w:rFonts w:cstheme="majorHAnsi"/>
            <w:noProof/>
          </w:rPr>
          <w:delText>IGX Comparison Rule Operator List</w:delText>
        </w:r>
        <w:r w:rsidDel="0038629F">
          <w:rPr>
            <w:noProof/>
            <w:webHidden/>
          </w:rPr>
          <w:tab/>
          <w:delText>25</w:delText>
        </w:r>
      </w:del>
    </w:p>
    <w:p w14:paraId="34657E0F" w14:textId="77777777" w:rsidR="00133474" w:rsidDel="0038629F" w:rsidRDefault="00133474">
      <w:pPr>
        <w:pStyle w:val="TOC2"/>
        <w:tabs>
          <w:tab w:val="left" w:pos="880"/>
          <w:tab w:val="right" w:leader="dot" w:pos="9440"/>
        </w:tabs>
        <w:rPr>
          <w:del w:id="124" w:author="Naveen Seth" w:date="2019-11-28T13:05:00Z"/>
          <w:noProof/>
          <w:sz w:val="22"/>
          <w:szCs w:val="22"/>
          <w:lang w:val="en-US"/>
        </w:rPr>
      </w:pPr>
      <w:del w:id="125" w:author="Naveen Seth" w:date="2019-11-28T13:05:00Z">
        <w:r w:rsidRPr="0038629F" w:rsidDel="0038629F">
          <w:rPr>
            <w:rStyle w:val="Hyperlink"/>
            <w:rFonts w:cstheme="majorHAnsi"/>
            <w:noProof/>
          </w:rPr>
          <w:delText>5.5</w:delText>
        </w:r>
        <w:r w:rsidDel="0038629F">
          <w:rPr>
            <w:noProof/>
            <w:sz w:val="22"/>
            <w:szCs w:val="22"/>
            <w:lang w:val="en-US"/>
          </w:rPr>
          <w:tab/>
        </w:r>
        <w:r w:rsidRPr="0038629F" w:rsidDel="0038629F">
          <w:rPr>
            <w:rStyle w:val="Hyperlink"/>
            <w:rFonts w:cstheme="majorHAnsi"/>
            <w:noProof/>
          </w:rPr>
          <w:delText>IGX Pass Skip List</w:delText>
        </w:r>
        <w:r w:rsidDel="0038629F">
          <w:rPr>
            <w:noProof/>
            <w:webHidden/>
          </w:rPr>
          <w:tab/>
          <w:delText>26</w:delText>
        </w:r>
      </w:del>
    </w:p>
    <w:p w14:paraId="34A1E68F" w14:textId="77777777" w:rsidR="00133474" w:rsidDel="0038629F" w:rsidRDefault="00133474">
      <w:pPr>
        <w:pStyle w:val="TOC1"/>
        <w:tabs>
          <w:tab w:val="left" w:pos="660"/>
          <w:tab w:val="right" w:leader="dot" w:pos="9440"/>
        </w:tabs>
        <w:rPr>
          <w:del w:id="126" w:author="Naveen Seth" w:date="2019-11-28T13:05:00Z"/>
          <w:noProof/>
          <w:sz w:val="22"/>
          <w:szCs w:val="22"/>
          <w:lang w:val="en-US"/>
        </w:rPr>
      </w:pPr>
      <w:del w:id="127" w:author="Naveen Seth" w:date="2019-11-28T13:05:00Z">
        <w:r w:rsidRPr="0038629F" w:rsidDel="0038629F">
          <w:rPr>
            <w:rStyle w:val="Hyperlink"/>
            <w:rFonts w:cstheme="majorHAnsi"/>
            <w:noProof/>
          </w:rPr>
          <w:delText>6.0</w:delText>
        </w:r>
        <w:r w:rsidDel="0038629F">
          <w:rPr>
            <w:noProof/>
            <w:sz w:val="22"/>
            <w:szCs w:val="22"/>
            <w:lang w:val="en-US"/>
          </w:rPr>
          <w:tab/>
        </w:r>
        <w:r w:rsidRPr="0038629F" w:rsidDel="0038629F">
          <w:rPr>
            <w:rStyle w:val="Hyperlink"/>
            <w:rFonts w:cstheme="majorHAnsi"/>
            <w:noProof/>
          </w:rPr>
          <w:delText>Creating Relations</w:delText>
        </w:r>
        <w:r w:rsidDel="0038629F">
          <w:rPr>
            <w:noProof/>
            <w:webHidden/>
          </w:rPr>
          <w:tab/>
          <w:delText>28</w:delText>
        </w:r>
      </w:del>
    </w:p>
    <w:p w14:paraId="4216BF03" w14:textId="77777777" w:rsidR="00133474" w:rsidDel="0038629F" w:rsidRDefault="00133474">
      <w:pPr>
        <w:pStyle w:val="TOC1"/>
        <w:tabs>
          <w:tab w:val="left" w:pos="660"/>
          <w:tab w:val="right" w:leader="dot" w:pos="9440"/>
        </w:tabs>
        <w:rPr>
          <w:del w:id="128" w:author="Naveen Seth" w:date="2019-11-28T13:05:00Z"/>
          <w:noProof/>
          <w:sz w:val="22"/>
          <w:szCs w:val="22"/>
          <w:lang w:val="en-US"/>
        </w:rPr>
      </w:pPr>
      <w:del w:id="129" w:author="Naveen Seth" w:date="2019-11-28T13:05:00Z">
        <w:r w:rsidRPr="0038629F" w:rsidDel="0038629F">
          <w:rPr>
            <w:rStyle w:val="Hyperlink"/>
            <w:rFonts w:cstheme="majorHAnsi"/>
            <w:noProof/>
          </w:rPr>
          <w:delText>7.0</w:delText>
        </w:r>
        <w:r w:rsidDel="0038629F">
          <w:rPr>
            <w:noProof/>
            <w:sz w:val="22"/>
            <w:szCs w:val="22"/>
            <w:lang w:val="en-US"/>
          </w:rPr>
          <w:tab/>
        </w:r>
        <w:r w:rsidRPr="0038629F" w:rsidDel="0038629F">
          <w:rPr>
            <w:rStyle w:val="Hyperlink"/>
            <w:rFonts w:cstheme="majorHAnsi"/>
            <w:noProof/>
          </w:rPr>
          <w:delText>Weightage</w:delText>
        </w:r>
        <w:r w:rsidDel="0038629F">
          <w:rPr>
            <w:noProof/>
            <w:webHidden/>
          </w:rPr>
          <w:tab/>
          <w:delText>29</w:delText>
        </w:r>
      </w:del>
    </w:p>
    <w:p w14:paraId="7DAA9F5E" w14:textId="77777777" w:rsidR="00133474" w:rsidDel="0038629F" w:rsidRDefault="00133474">
      <w:pPr>
        <w:pStyle w:val="TOC1"/>
        <w:tabs>
          <w:tab w:val="left" w:pos="660"/>
          <w:tab w:val="right" w:leader="dot" w:pos="9440"/>
        </w:tabs>
        <w:rPr>
          <w:del w:id="130" w:author="Naveen Seth" w:date="2019-11-28T13:05:00Z"/>
          <w:noProof/>
          <w:sz w:val="22"/>
          <w:szCs w:val="22"/>
          <w:lang w:val="en-US"/>
        </w:rPr>
      </w:pPr>
      <w:del w:id="131" w:author="Naveen Seth" w:date="2019-11-28T13:05:00Z">
        <w:r w:rsidRPr="0038629F" w:rsidDel="0038629F">
          <w:rPr>
            <w:rStyle w:val="Hyperlink"/>
            <w:rFonts w:cstheme="majorHAnsi"/>
            <w:noProof/>
          </w:rPr>
          <w:delText>8.0</w:delText>
        </w:r>
        <w:r w:rsidDel="0038629F">
          <w:rPr>
            <w:noProof/>
            <w:sz w:val="22"/>
            <w:szCs w:val="22"/>
            <w:lang w:val="en-US"/>
          </w:rPr>
          <w:tab/>
        </w:r>
        <w:r w:rsidRPr="0038629F" w:rsidDel="0038629F">
          <w:rPr>
            <w:rStyle w:val="Hyperlink"/>
            <w:rFonts w:cstheme="majorHAnsi"/>
            <w:noProof/>
          </w:rPr>
          <w:delText>Creating Assets</w:delText>
        </w:r>
        <w:r w:rsidDel="0038629F">
          <w:rPr>
            <w:noProof/>
            <w:webHidden/>
          </w:rPr>
          <w:tab/>
          <w:delText>30</w:delText>
        </w:r>
      </w:del>
    </w:p>
    <w:p w14:paraId="15B0CBB7" w14:textId="77777777" w:rsidR="00133474" w:rsidDel="0038629F" w:rsidRDefault="00133474">
      <w:pPr>
        <w:pStyle w:val="TOC1"/>
        <w:tabs>
          <w:tab w:val="left" w:pos="660"/>
          <w:tab w:val="right" w:leader="dot" w:pos="9440"/>
        </w:tabs>
        <w:rPr>
          <w:del w:id="132" w:author="Naveen Seth" w:date="2019-11-28T13:05:00Z"/>
          <w:noProof/>
          <w:sz w:val="22"/>
          <w:szCs w:val="22"/>
          <w:lang w:val="en-US"/>
        </w:rPr>
      </w:pPr>
      <w:del w:id="133" w:author="Naveen Seth" w:date="2019-11-28T13:05:00Z">
        <w:r w:rsidRPr="0038629F" w:rsidDel="0038629F">
          <w:rPr>
            <w:rStyle w:val="Hyperlink"/>
            <w:rFonts w:cstheme="majorHAnsi"/>
            <w:noProof/>
          </w:rPr>
          <w:delText>9.0</w:delText>
        </w:r>
        <w:r w:rsidDel="0038629F">
          <w:rPr>
            <w:noProof/>
            <w:sz w:val="22"/>
            <w:szCs w:val="22"/>
            <w:lang w:val="en-US"/>
          </w:rPr>
          <w:tab/>
        </w:r>
        <w:r w:rsidRPr="0038629F" w:rsidDel="0038629F">
          <w:rPr>
            <w:rStyle w:val="Hyperlink"/>
            <w:rFonts w:cstheme="majorHAnsi"/>
            <w:noProof/>
          </w:rPr>
          <w:delText>Configurations in DQ+</w:delText>
        </w:r>
        <w:r w:rsidDel="0038629F">
          <w:rPr>
            <w:noProof/>
            <w:webHidden/>
          </w:rPr>
          <w:tab/>
          <w:delText>30</w:delText>
        </w:r>
      </w:del>
    </w:p>
    <w:p w14:paraId="3A83FAFB" w14:textId="77777777" w:rsidR="00133474" w:rsidDel="0038629F" w:rsidRDefault="00133474">
      <w:pPr>
        <w:pStyle w:val="TOC2"/>
        <w:tabs>
          <w:tab w:val="left" w:pos="880"/>
          <w:tab w:val="right" w:leader="dot" w:pos="9440"/>
        </w:tabs>
        <w:rPr>
          <w:del w:id="134" w:author="Naveen Seth" w:date="2019-11-28T13:05:00Z"/>
          <w:noProof/>
          <w:sz w:val="22"/>
          <w:szCs w:val="22"/>
          <w:lang w:val="en-US"/>
        </w:rPr>
      </w:pPr>
      <w:del w:id="135" w:author="Naveen Seth" w:date="2019-11-28T13:05:00Z">
        <w:r w:rsidRPr="0038629F" w:rsidDel="0038629F">
          <w:rPr>
            <w:rStyle w:val="Hyperlink"/>
            <w:rFonts w:cstheme="majorHAnsi"/>
            <w:noProof/>
          </w:rPr>
          <w:delText>9.1</w:delText>
        </w:r>
        <w:r w:rsidDel="0038629F">
          <w:rPr>
            <w:noProof/>
            <w:sz w:val="22"/>
            <w:szCs w:val="22"/>
            <w:lang w:val="en-US"/>
          </w:rPr>
          <w:tab/>
        </w:r>
        <w:r w:rsidRPr="0038629F" w:rsidDel="0038629F">
          <w:rPr>
            <w:rStyle w:val="Hyperlink"/>
            <w:rFonts w:cstheme="majorHAnsi"/>
            <w:noProof/>
          </w:rPr>
          <w:delText>Create Data Source</w:delText>
        </w:r>
        <w:r w:rsidDel="0038629F">
          <w:rPr>
            <w:noProof/>
            <w:webHidden/>
          </w:rPr>
          <w:tab/>
          <w:delText>30</w:delText>
        </w:r>
      </w:del>
    </w:p>
    <w:p w14:paraId="74403E4E" w14:textId="77777777" w:rsidR="00133474" w:rsidDel="0038629F" w:rsidRDefault="00133474">
      <w:pPr>
        <w:pStyle w:val="TOC2"/>
        <w:tabs>
          <w:tab w:val="left" w:pos="880"/>
          <w:tab w:val="right" w:leader="dot" w:pos="9440"/>
        </w:tabs>
        <w:rPr>
          <w:del w:id="136" w:author="Naveen Seth" w:date="2019-11-28T13:05:00Z"/>
          <w:noProof/>
          <w:sz w:val="22"/>
          <w:szCs w:val="22"/>
          <w:lang w:val="en-US"/>
        </w:rPr>
      </w:pPr>
      <w:del w:id="137" w:author="Naveen Seth" w:date="2019-11-28T13:05:00Z">
        <w:r w:rsidRPr="0038629F" w:rsidDel="0038629F">
          <w:rPr>
            <w:rStyle w:val="Hyperlink"/>
            <w:rFonts w:cstheme="majorHAnsi"/>
            <w:noProof/>
          </w:rPr>
          <w:delText>9.2</w:delText>
        </w:r>
        <w:r w:rsidDel="0038629F">
          <w:rPr>
            <w:noProof/>
            <w:sz w:val="22"/>
            <w:szCs w:val="22"/>
            <w:lang w:val="en-US"/>
          </w:rPr>
          <w:tab/>
        </w:r>
        <w:r w:rsidRPr="0038629F" w:rsidDel="0038629F">
          <w:rPr>
            <w:rStyle w:val="Hyperlink"/>
            <w:rFonts w:cstheme="majorHAnsi"/>
            <w:noProof/>
          </w:rPr>
          <w:delText>Create Analysis</w:delText>
        </w:r>
        <w:r w:rsidDel="0038629F">
          <w:rPr>
            <w:noProof/>
            <w:webHidden/>
          </w:rPr>
          <w:tab/>
          <w:delText>30</w:delText>
        </w:r>
      </w:del>
    </w:p>
    <w:p w14:paraId="5FA32F58" w14:textId="77777777" w:rsidR="00133474" w:rsidDel="0038629F" w:rsidRDefault="00133474">
      <w:pPr>
        <w:pStyle w:val="TOC2"/>
        <w:tabs>
          <w:tab w:val="left" w:pos="880"/>
          <w:tab w:val="right" w:leader="dot" w:pos="9440"/>
        </w:tabs>
        <w:rPr>
          <w:del w:id="138" w:author="Naveen Seth" w:date="2019-11-28T13:05:00Z"/>
          <w:noProof/>
          <w:sz w:val="22"/>
          <w:szCs w:val="22"/>
          <w:lang w:val="en-US"/>
        </w:rPr>
      </w:pPr>
      <w:del w:id="139" w:author="Naveen Seth" w:date="2019-11-28T13:05:00Z">
        <w:r w:rsidRPr="0038629F" w:rsidDel="0038629F">
          <w:rPr>
            <w:rStyle w:val="Hyperlink"/>
            <w:rFonts w:cstheme="majorHAnsi"/>
            <w:noProof/>
          </w:rPr>
          <w:delText>9.3</w:delText>
        </w:r>
        <w:r w:rsidDel="0038629F">
          <w:rPr>
            <w:noProof/>
            <w:sz w:val="22"/>
            <w:szCs w:val="22"/>
            <w:lang w:val="en-US"/>
          </w:rPr>
          <w:tab/>
        </w:r>
        <w:r w:rsidRPr="0038629F" w:rsidDel="0038629F">
          <w:rPr>
            <w:rStyle w:val="Hyperlink"/>
            <w:rFonts w:cstheme="majorHAnsi"/>
            <w:noProof/>
          </w:rPr>
          <w:delText>Create Process Model</w:delText>
        </w:r>
        <w:r w:rsidDel="0038629F">
          <w:rPr>
            <w:noProof/>
            <w:webHidden/>
          </w:rPr>
          <w:tab/>
          <w:delText>32</w:delText>
        </w:r>
      </w:del>
    </w:p>
    <w:p w14:paraId="125C2A4C" w14:textId="77777777" w:rsidR="00133474" w:rsidDel="0038629F" w:rsidRDefault="00133474">
      <w:pPr>
        <w:pStyle w:val="TOC2"/>
        <w:tabs>
          <w:tab w:val="left" w:pos="880"/>
          <w:tab w:val="right" w:leader="dot" w:pos="9440"/>
        </w:tabs>
        <w:rPr>
          <w:del w:id="140" w:author="Naveen Seth" w:date="2019-11-28T13:05:00Z"/>
          <w:noProof/>
          <w:sz w:val="22"/>
          <w:szCs w:val="22"/>
          <w:lang w:val="en-US"/>
        </w:rPr>
      </w:pPr>
      <w:del w:id="141" w:author="Naveen Seth" w:date="2019-11-28T13:05:00Z">
        <w:r w:rsidRPr="0038629F" w:rsidDel="0038629F">
          <w:rPr>
            <w:rStyle w:val="Hyperlink"/>
            <w:rFonts w:cstheme="majorHAnsi"/>
            <w:noProof/>
          </w:rPr>
          <w:delText>9.4</w:delText>
        </w:r>
        <w:r w:rsidDel="0038629F">
          <w:rPr>
            <w:noProof/>
            <w:sz w:val="22"/>
            <w:szCs w:val="22"/>
            <w:lang w:val="en-US"/>
          </w:rPr>
          <w:tab/>
        </w:r>
        <w:r w:rsidRPr="0038629F" w:rsidDel="0038629F">
          <w:rPr>
            <w:rStyle w:val="Hyperlink"/>
            <w:rFonts w:cstheme="majorHAnsi"/>
            <w:noProof/>
          </w:rPr>
          <w:delText>Dashboard URL Configuration</w:delText>
        </w:r>
        <w:r w:rsidDel="0038629F">
          <w:rPr>
            <w:noProof/>
            <w:webHidden/>
          </w:rPr>
          <w:tab/>
          <w:delText>33</w:delText>
        </w:r>
      </w:del>
    </w:p>
    <w:p w14:paraId="74CF6B97" w14:textId="77777777" w:rsidR="00133474" w:rsidDel="0038629F" w:rsidRDefault="00133474">
      <w:pPr>
        <w:pStyle w:val="TOC1"/>
        <w:tabs>
          <w:tab w:val="left" w:pos="660"/>
          <w:tab w:val="right" w:leader="dot" w:pos="9440"/>
        </w:tabs>
        <w:rPr>
          <w:del w:id="142" w:author="Naveen Seth" w:date="2019-11-28T13:05:00Z"/>
          <w:noProof/>
          <w:sz w:val="22"/>
          <w:szCs w:val="22"/>
          <w:lang w:val="en-US"/>
        </w:rPr>
      </w:pPr>
      <w:del w:id="143" w:author="Naveen Seth" w:date="2019-11-28T13:05:00Z">
        <w:r w:rsidRPr="0038629F" w:rsidDel="0038629F">
          <w:rPr>
            <w:rStyle w:val="Hyperlink"/>
            <w:rFonts w:cstheme="majorHAnsi"/>
            <w:noProof/>
          </w:rPr>
          <w:delText>10.0</w:delText>
        </w:r>
        <w:r w:rsidDel="0038629F">
          <w:rPr>
            <w:noProof/>
            <w:sz w:val="22"/>
            <w:szCs w:val="22"/>
            <w:lang w:val="en-US"/>
          </w:rPr>
          <w:tab/>
        </w:r>
        <w:r w:rsidRPr="0038629F" w:rsidDel="0038629F">
          <w:rPr>
            <w:rStyle w:val="Hyperlink"/>
            <w:rFonts w:cstheme="majorHAnsi"/>
            <w:noProof/>
          </w:rPr>
          <w:delText>How to Execute – DQ+ Process Executions</w:delText>
        </w:r>
        <w:r w:rsidDel="0038629F">
          <w:rPr>
            <w:noProof/>
            <w:webHidden/>
          </w:rPr>
          <w:tab/>
          <w:delText>35</w:delText>
        </w:r>
      </w:del>
    </w:p>
    <w:p w14:paraId="545F72B8" w14:textId="77777777" w:rsidR="00133474" w:rsidDel="0038629F" w:rsidRDefault="00133474">
      <w:pPr>
        <w:pStyle w:val="TOC1"/>
        <w:tabs>
          <w:tab w:val="left" w:pos="660"/>
          <w:tab w:val="right" w:leader="dot" w:pos="9440"/>
        </w:tabs>
        <w:rPr>
          <w:del w:id="144" w:author="Naveen Seth" w:date="2019-11-28T13:05:00Z"/>
          <w:noProof/>
          <w:sz w:val="22"/>
          <w:szCs w:val="22"/>
          <w:lang w:val="en-US"/>
        </w:rPr>
      </w:pPr>
      <w:del w:id="145" w:author="Naveen Seth" w:date="2019-11-28T13:05:00Z">
        <w:r w:rsidRPr="0038629F" w:rsidDel="0038629F">
          <w:rPr>
            <w:rStyle w:val="Hyperlink"/>
            <w:rFonts w:cstheme="majorHAnsi"/>
            <w:noProof/>
          </w:rPr>
          <w:delText>11.0</w:delText>
        </w:r>
        <w:r w:rsidDel="0038629F">
          <w:rPr>
            <w:noProof/>
            <w:sz w:val="22"/>
            <w:szCs w:val="22"/>
            <w:lang w:val="en-US"/>
          </w:rPr>
          <w:tab/>
        </w:r>
        <w:r w:rsidRPr="0038629F" w:rsidDel="0038629F">
          <w:rPr>
            <w:rStyle w:val="Hyperlink"/>
            <w:rFonts w:cstheme="majorHAnsi"/>
            <w:noProof/>
          </w:rPr>
          <w:delText>Dashboards</w:delText>
        </w:r>
        <w:r w:rsidDel="0038629F">
          <w:rPr>
            <w:noProof/>
            <w:webHidden/>
          </w:rPr>
          <w:tab/>
          <w:delText>36</w:delText>
        </w:r>
      </w:del>
    </w:p>
    <w:p w14:paraId="6CC0E837" w14:textId="77777777" w:rsidR="00133474" w:rsidDel="0038629F" w:rsidRDefault="00133474">
      <w:pPr>
        <w:pStyle w:val="TOC3"/>
        <w:tabs>
          <w:tab w:val="left" w:pos="1320"/>
          <w:tab w:val="right" w:leader="dot" w:pos="9440"/>
        </w:tabs>
        <w:rPr>
          <w:del w:id="146" w:author="Naveen Seth" w:date="2019-11-28T13:05:00Z"/>
          <w:noProof/>
          <w:sz w:val="22"/>
          <w:szCs w:val="22"/>
          <w:lang w:val="en-US"/>
        </w:rPr>
      </w:pPr>
      <w:del w:id="147" w:author="Naveen Seth" w:date="2019-11-28T13:05:00Z">
        <w:r w:rsidRPr="0038629F" w:rsidDel="0038629F">
          <w:rPr>
            <w:rStyle w:val="Hyperlink"/>
            <w:b/>
            <w:noProof/>
          </w:rPr>
          <w:delText>11.1</w:delText>
        </w:r>
        <w:r w:rsidDel="0038629F">
          <w:rPr>
            <w:noProof/>
            <w:sz w:val="22"/>
            <w:szCs w:val="22"/>
            <w:lang w:val="en-US"/>
          </w:rPr>
          <w:tab/>
        </w:r>
        <w:r w:rsidRPr="0038629F" w:rsidDel="0038629F">
          <w:rPr>
            <w:rStyle w:val="Hyperlink"/>
            <w:b/>
            <w:noProof/>
          </w:rPr>
          <w:delText>O</w:delText>
        </w:r>
        <w:r w:rsidRPr="00D12139" w:rsidDel="0038629F">
          <w:rPr>
            <w:rStyle w:val="Hyperlink"/>
            <w:b/>
            <w:noProof/>
          </w:rPr>
          <w:delText>verall DQ Health</w:delText>
        </w:r>
        <w:r w:rsidDel="0038629F">
          <w:rPr>
            <w:noProof/>
            <w:webHidden/>
          </w:rPr>
          <w:tab/>
          <w:delText>36</w:delText>
        </w:r>
      </w:del>
    </w:p>
    <w:p w14:paraId="3F996AFC" w14:textId="77777777" w:rsidR="00133474" w:rsidDel="0038629F" w:rsidRDefault="00133474">
      <w:pPr>
        <w:pStyle w:val="TOC3"/>
        <w:tabs>
          <w:tab w:val="left" w:pos="1320"/>
          <w:tab w:val="right" w:leader="dot" w:pos="9440"/>
        </w:tabs>
        <w:rPr>
          <w:del w:id="148" w:author="Naveen Seth" w:date="2019-11-28T13:05:00Z"/>
          <w:noProof/>
          <w:sz w:val="22"/>
          <w:szCs w:val="22"/>
          <w:lang w:val="en-US"/>
        </w:rPr>
      </w:pPr>
      <w:del w:id="149" w:author="Naveen Seth" w:date="2019-11-28T13:05:00Z">
        <w:r w:rsidRPr="0038629F" w:rsidDel="0038629F">
          <w:rPr>
            <w:rStyle w:val="Hyperlink"/>
            <w:b/>
            <w:noProof/>
          </w:rPr>
          <w:delText>11.2</w:delText>
        </w:r>
        <w:r w:rsidDel="0038629F">
          <w:rPr>
            <w:noProof/>
            <w:sz w:val="22"/>
            <w:szCs w:val="22"/>
            <w:lang w:val="en-US"/>
          </w:rPr>
          <w:tab/>
        </w:r>
        <w:r w:rsidRPr="0038629F" w:rsidDel="0038629F">
          <w:rPr>
            <w:rStyle w:val="Hyperlink"/>
            <w:b/>
            <w:noProof/>
          </w:rPr>
          <w:delText>Score Trend by Asset Group</w:delText>
        </w:r>
        <w:r w:rsidDel="0038629F">
          <w:rPr>
            <w:noProof/>
            <w:webHidden/>
          </w:rPr>
          <w:tab/>
          <w:delText>37</w:delText>
        </w:r>
      </w:del>
    </w:p>
    <w:p w14:paraId="7BAA19B0" w14:textId="77777777" w:rsidR="00133474" w:rsidDel="0038629F" w:rsidRDefault="00133474">
      <w:pPr>
        <w:pStyle w:val="TOC3"/>
        <w:tabs>
          <w:tab w:val="left" w:pos="1320"/>
          <w:tab w:val="right" w:leader="dot" w:pos="9440"/>
        </w:tabs>
        <w:rPr>
          <w:del w:id="150" w:author="Naveen Seth" w:date="2019-11-28T13:05:00Z"/>
          <w:noProof/>
          <w:sz w:val="22"/>
          <w:szCs w:val="22"/>
          <w:lang w:val="en-US"/>
        </w:rPr>
      </w:pPr>
      <w:del w:id="151" w:author="Naveen Seth" w:date="2019-11-28T13:05:00Z">
        <w:r w:rsidRPr="0038629F" w:rsidDel="0038629F">
          <w:rPr>
            <w:rStyle w:val="Hyperlink"/>
            <w:b/>
            <w:noProof/>
          </w:rPr>
          <w:delText>11.3</w:delText>
        </w:r>
        <w:r w:rsidDel="0038629F">
          <w:rPr>
            <w:noProof/>
            <w:sz w:val="22"/>
            <w:szCs w:val="22"/>
            <w:lang w:val="en-US"/>
          </w:rPr>
          <w:tab/>
        </w:r>
        <w:r w:rsidRPr="0038629F" w:rsidDel="0038629F">
          <w:rPr>
            <w:rStyle w:val="Hyperlink"/>
            <w:b/>
            <w:noProof/>
          </w:rPr>
          <w:delText>Failed and Error Records by Data Entity, Element &amp; Rule</w:delText>
        </w:r>
        <w:r w:rsidDel="0038629F">
          <w:rPr>
            <w:noProof/>
            <w:webHidden/>
          </w:rPr>
          <w:tab/>
          <w:delText>38</w:delText>
        </w:r>
      </w:del>
    </w:p>
    <w:p w14:paraId="47A87477" w14:textId="77777777" w:rsidR="00133474" w:rsidDel="0038629F" w:rsidRDefault="00133474">
      <w:pPr>
        <w:pStyle w:val="TOC3"/>
        <w:tabs>
          <w:tab w:val="left" w:pos="1320"/>
          <w:tab w:val="right" w:leader="dot" w:pos="9440"/>
        </w:tabs>
        <w:rPr>
          <w:del w:id="152" w:author="Naveen Seth" w:date="2019-11-28T13:05:00Z"/>
          <w:noProof/>
          <w:sz w:val="22"/>
          <w:szCs w:val="22"/>
          <w:lang w:val="en-US"/>
        </w:rPr>
      </w:pPr>
      <w:del w:id="153" w:author="Naveen Seth" w:date="2019-11-28T13:05:00Z">
        <w:r w:rsidRPr="0038629F" w:rsidDel="0038629F">
          <w:rPr>
            <w:rStyle w:val="Hyperlink"/>
            <w:b/>
            <w:noProof/>
          </w:rPr>
          <w:delText>11.4</w:delText>
        </w:r>
        <w:r w:rsidDel="0038629F">
          <w:rPr>
            <w:noProof/>
            <w:sz w:val="22"/>
            <w:szCs w:val="22"/>
            <w:lang w:val="en-US"/>
          </w:rPr>
          <w:tab/>
        </w:r>
        <w:r w:rsidRPr="0038629F" w:rsidDel="0038629F">
          <w:rPr>
            <w:rStyle w:val="Hyperlink"/>
            <w:b/>
            <w:noProof/>
          </w:rPr>
          <w:delText>Pass Rate by Hierarchy</w:delText>
        </w:r>
        <w:r w:rsidDel="0038629F">
          <w:rPr>
            <w:noProof/>
            <w:webHidden/>
          </w:rPr>
          <w:tab/>
          <w:delText>39</w:delText>
        </w:r>
      </w:del>
    </w:p>
    <w:p w14:paraId="2488D911" w14:textId="77777777" w:rsidR="00133474" w:rsidDel="0038629F" w:rsidRDefault="00133474">
      <w:pPr>
        <w:pStyle w:val="TOC3"/>
        <w:tabs>
          <w:tab w:val="left" w:pos="1320"/>
          <w:tab w:val="right" w:leader="dot" w:pos="9440"/>
        </w:tabs>
        <w:rPr>
          <w:del w:id="154" w:author="Naveen Seth" w:date="2019-11-28T13:05:00Z"/>
          <w:noProof/>
          <w:sz w:val="22"/>
          <w:szCs w:val="22"/>
          <w:lang w:val="en-US"/>
        </w:rPr>
      </w:pPr>
      <w:del w:id="155" w:author="Naveen Seth" w:date="2019-11-28T13:05:00Z">
        <w:r w:rsidRPr="0038629F" w:rsidDel="0038629F">
          <w:rPr>
            <w:rStyle w:val="Hyperlink"/>
            <w:b/>
            <w:noProof/>
          </w:rPr>
          <w:delText>11.5</w:delText>
        </w:r>
        <w:r w:rsidDel="0038629F">
          <w:rPr>
            <w:noProof/>
            <w:sz w:val="22"/>
            <w:szCs w:val="22"/>
            <w:lang w:val="en-US"/>
          </w:rPr>
          <w:tab/>
        </w:r>
        <w:r w:rsidRPr="0038629F" w:rsidDel="0038629F">
          <w:rPr>
            <w:rStyle w:val="Hyperlink"/>
            <w:b/>
            <w:noProof/>
          </w:rPr>
          <w:delText>URL Configuration for DQ+ Dashboard</w:delText>
        </w:r>
        <w:r w:rsidDel="0038629F">
          <w:rPr>
            <w:noProof/>
            <w:webHidden/>
          </w:rPr>
          <w:tab/>
          <w:delText>40</w:delText>
        </w:r>
      </w:del>
    </w:p>
    <w:p w14:paraId="30FC20DE" w14:textId="77777777" w:rsidR="00133474" w:rsidDel="0038629F" w:rsidRDefault="00133474">
      <w:pPr>
        <w:pStyle w:val="TOC1"/>
        <w:tabs>
          <w:tab w:val="left" w:pos="660"/>
          <w:tab w:val="right" w:leader="dot" w:pos="9440"/>
        </w:tabs>
        <w:rPr>
          <w:del w:id="156" w:author="Naveen Seth" w:date="2019-11-28T13:05:00Z"/>
          <w:noProof/>
          <w:sz w:val="22"/>
          <w:szCs w:val="22"/>
          <w:lang w:val="en-US"/>
        </w:rPr>
      </w:pPr>
      <w:del w:id="157" w:author="Naveen Seth" w:date="2019-11-28T13:05:00Z">
        <w:r w:rsidRPr="0038629F" w:rsidDel="0038629F">
          <w:rPr>
            <w:rStyle w:val="Hyperlink"/>
            <w:rFonts w:cstheme="majorHAnsi"/>
            <w:noProof/>
          </w:rPr>
          <w:delText>12.0</w:delText>
        </w:r>
        <w:r w:rsidDel="0038629F">
          <w:rPr>
            <w:noProof/>
            <w:sz w:val="22"/>
            <w:szCs w:val="22"/>
            <w:lang w:val="en-US"/>
          </w:rPr>
          <w:tab/>
        </w:r>
        <w:r w:rsidRPr="0038629F" w:rsidDel="0038629F">
          <w:rPr>
            <w:rStyle w:val="Hyperlink"/>
            <w:rFonts w:cstheme="majorHAnsi"/>
            <w:noProof/>
          </w:rPr>
          <w:delText>Data Qua</w:delText>
        </w:r>
        <w:r w:rsidRPr="00D12139" w:rsidDel="0038629F">
          <w:rPr>
            <w:rStyle w:val="Hyperlink"/>
            <w:rFonts w:cstheme="majorHAnsi"/>
            <w:noProof/>
          </w:rPr>
          <w:delText>lity Results in Data Governance</w:delText>
        </w:r>
        <w:r w:rsidDel="0038629F">
          <w:rPr>
            <w:noProof/>
            <w:webHidden/>
          </w:rPr>
          <w:tab/>
          <w:delText>40</w:delText>
        </w:r>
      </w:del>
    </w:p>
    <w:p w14:paraId="5385A742" w14:textId="77777777" w:rsidR="00133474" w:rsidDel="0038629F" w:rsidRDefault="00133474">
      <w:pPr>
        <w:pStyle w:val="TOC2"/>
        <w:tabs>
          <w:tab w:val="left" w:pos="1100"/>
          <w:tab w:val="right" w:leader="dot" w:pos="9440"/>
        </w:tabs>
        <w:rPr>
          <w:del w:id="158" w:author="Naveen Seth" w:date="2019-11-28T13:05:00Z"/>
          <w:noProof/>
          <w:sz w:val="22"/>
          <w:szCs w:val="22"/>
          <w:lang w:val="en-US"/>
        </w:rPr>
      </w:pPr>
      <w:del w:id="159" w:author="Naveen Seth" w:date="2019-11-28T13:05:00Z">
        <w:r w:rsidRPr="0038629F" w:rsidDel="0038629F">
          <w:rPr>
            <w:rStyle w:val="Hyperlink"/>
            <w:rFonts w:cstheme="majorHAnsi"/>
            <w:noProof/>
          </w:rPr>
          <w:delText>12.1</w:delText>
        </w:r>
        <w:r w:rsidDel="0038629F">
          <w:rPr>
            <w:noProof/>
            <w:sz w:val="22"/>
            <w:szCs w:val="22"/>
            <w:lang w:val="en-US"/>
          </w:rPr>
          <w:tab/>
        </w:r>
        <w:r w:rsidRPr="0038629F" w:rsidDel="0038629F">
          <w:rPr>
            <w:rStyle w:val="Hyperlink"/>
            <w:rFonts w:cstheme="majorHAnsi"/>
            <w:noProof/>
          </w:rPr>
          <w:delText>Hierarchy/Score Rollup</w:delText>
        </w:r>
        <w:r w:rsidDel="0038629F">
          <w:rPr>
            <w:noProof/>
            <w:webHidden/>
          </w:rPr>
          <w:tab/>
          <w:delText>40</w:delText>
        </w:r>
      </w:del>
    </w:p>
    <w:p w14:paraId="1B515034" w14:textId="57FBE52C" w:rsidR="00713801" w:rsidRPr="00414BE7" w:rsidRDefault="00371288" w:rsidP="00F224F5">
      <w:pPr>
        <w:pStyle w:val="TOC2"/>
        <w:tabs>
          <w:tab w:val="right" w:leader="dot" w:pos="8440"/>
        </w:tabs>
        <w:ind w:right="270"/>
        <w:jc w:val="both"/>
        <w:rPr>
          <w:rFonts w:eastAsiaTheme="majorEastAsia" w:cstheme="majorBidi"/>
        </w:rPr>
      </w:pPr>
      <w:r w:rsidRPr="00414BE7">
        <w:rPr>
          <w:sz w:val="22"/>
          <w:szCs w:val="22"/>
        </w:rPr>
        <w:fldChar w:fldCharType="end"/>
      </w:r>
      <w:r w:rsidR="00713801" w:rsidRPr="00414BE7">
        <w:br w:type="page"/>
      </w:r>
    </w:p>
    <w:p w14:paraId="197EA167" w14:textId="77777777" w:rsidR="005A1064" w:rsidRPr="00414BE7" w:rsidRDefault="005A1064" w:rsidP="00F224F5">
      <w:pPr>
        <w:pStyle w:val="Heading1"/>
        <w:ind w:right="270"/>
        <w:jc w:val="both"/>
        <w:rPr>
          <w:rFonts w:asciiTheme="minorHAnsi" w:hAnsiTheme="minorHAnsi" w:cstheme="majorHAnsi"/>
        </w:rPr>
      </w:pPr>
      <w:bookmarkStart w:id="160" w:name="_Toc531183115"/>
      <w:bookmarkStart w:id="161" w:name="_Toc25838722"/>
      <w:r w:rsidRPr="00414BE7">
        <w:rPr>
          <w:rFonts w:asciiTheme="minorHAnsi" w:hAnsiTheme="minorHAnsi" w:cstheme="majorHAnsi"/>
        </w:rPr>
        <w:lastRenderedPageBreak/>
        <w:t>Document Version History</w:t>
      </w:r>
      <w:bookmarkEnd w:id="160"/>
      <w:bookmarkEnd w:id="161"/>
    </w:p>
    <w:p w14:paraId="2A029CF9" w14:textId="77777777" w:rsidR="005A1064" w:rsidRPr="00414BE7" w:rsidRDefault="005A1064" w:rsidP="00F224F5">
      <w:pPr>
        <w:ind w:right="270"/>
        <w:jc w:val="both"/>
        <w:rPr>
          <w:sz w:val="22"/>
          <w:szCs w:val="22"/>
        </w:rPr>
      </w:pPr>
    </w:p>
    <w:p w14:paraId="23BBE333" w14:textId="77777777" w:rsidR="00002E84" w:rsidRDefault="00002E84" w:rsidP="00F224F5">
      <w:pPr>
        <w:ind w:right="270"/>
        <w:jc w:val="both"/>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1"/>
        <w:gridCol w:w="1373"/>
        <w:gridCol w:w="3127"/>
        <w:gridCol w:w="1553"/>
      </w:tblGrid>
      <w:tr w:rsidR="00002E84" w:rsidRPr="00414BE7" w14:paraId="41638C9F" w14:textId="77777777" w:rsidTr="001F55CB">
        <w:trPr>
          <w:trHeight w:val="317"/>
          <w:tblHeader/>
        </w:trPr>
        <w:tc>
          <w:tcPr>
            <w:tcW w:w="2191" w:type="dxa"/>
            <w:shd w:val="clear" w:color="auto" w:fill="95B3D7" w:themeFill="accent1" w:themeFillTint="99"/>
            <w:vAlign w:val="center"/>
          </w:tcPr>
          <w:p w14:paraId="6FEBD736" w14:textId="77777777" w:rsidR="00002E84" w:rsidRPr="00414BE7" w:rsidRDefault="00002E84" w:rsidP="001F55CB">
            <w:pPr>
              <w:pStyle w:val="Tablehead1"/>
              <w:spacing w:before="40" w:after="40"/>
              <w:ind w:right="270"/>
              <w:rPr>
                <w:rFonts w:asciiTheme="minorHAnsi" w:hAnsiTheme="minorHAnsi" w:cs="Arial"/>
                <w:sz w:val="22"/>
                <w:szCs w:val="22"/>
              </w:rPr>
            </w:pPr>
            <w:r w:rsidRPr="00414BE7">
              <w:rPr>
                <w:rFonts w:asciiTheme="minorHAnsi" w:hAnsiTheme="minorHAnsi" w:cs="Arial"/>
                <w:sz w:val="22"/>
                <w:szCs w:val="22"/>
              </w:rPr>
              <w:t>Author(s)</w:t>
            </w:r>
          </w:p>
        </w:tc>
        <w:tc>
          <w:tcPr>
            <w:tcW w:w="1373" w:type="dxa"/>
            <w:shd w:val="clear" w:color="auto" w:fill="95B3D7" w:themeFill="accent1" w:themeFillTint="99"/>
            <w:vAlign w:val="center"/>
          </w:tcPr>
          <w:p w14:paraId="45AC3272" w14:textId="77777777" w:rsidR="00002E84" w:rsidRPr="00414BE7" w:rsidRDefault="00002E84" w:rsidP="001F55CB">
            <w:pPr>
              <w:pStyle w:val="Tablehead1"/>
              <w:spacing w:before="40" w:after="40"/>
              <w:ind w:right="270"/>
              <w:rPr>
                <w:rFonts w:asciiTheme="minorHAnsi" w:hAnsiTheme="minorHAnsi" w:cs="Arial"/>
                <w:sz w:val="22"/>
                <w:szCs w:val="22"/>
              </w:rPr>
            </w:pPr>
            <w:r w:rsidRPr="00414BE7">
              <w:rPr>
                <w:rFonts w:asciiTheme="minorHAnsi" w:hAnsiTheme="minorHAnsi" w:cs="Arial"/>
                <w:sz w:val="22"/>
                <w:szCs w:val="22"/>
              </w:rPr>
              <w:t>Version</w:t>
            </w:r>
          </w:p>
        </w:tc>
        <w:tc>
          <w:tcPr>
            <w:tcW w:w="3127" w:type="dxa"/>
            <w:shd w:val="clear" w:color="auto" w:fill="95B3D7" w:themeFill="accent1" w:themeFillTint="99"/>
            <w:vAlign w:val="center"/>
          </w:tcPr>
          <w:p w14:paraId="7A1814C1" w14:textId="77777777" w:rsidR="00002E84" w:rsidRPr="00414BE7" w:rsidRDefault="00002E84" w:rsidP="001F55CB">
            <w:pPr>
              <w:pStyle w:val="Tablehead1"/>
              <w:spacing w:before="40" w:after="40"/>
              <w:ind w:right="270"/>
              <w:rPr>
                <w:rFonts w:asciiTheme="minorHAnsi" w:hAnsiTheme="minorHAnsi" w:cs="Arial"/>
                <w:sz w:val="22"/>
                <w:szCs w:val="22"/>
              </w:rPr>
            </w:pPr>
            <w:r w:rsidRPr="00414BE7">
              <w:rPr>
                <w:rFonts w:asciiTheme="minorHAnsi" w:hAnsiTheme="minorHAnsi" w:cs="Arial"/>
                <w:sz w:val="22"/>
                <w:szCs w:val="22"/>
              </w:rPr>
              <w:t>Amendments/Reasons</w:t>
            </w:r>
          </w:p>
        </w:tc>
        <w:tc>
          <w:tcPr>
            <w:tcW w:w="1553" w:type="dxa"/>
            <w:shd w:val="clear" w:color="auto" w:fill="95B3D7" w:themeFill="accent1" w:themeFillTint="99"/>
            <w:vAlign w:val="center"/>
          </w:tcPr>
          <w:p w14:paraId="08E12C0C" w14:textId="77777777" w:rsidR="00002E84" w:rsidRPr="00414BE7" w:rsidRDefault="00002E84" w:rsidP="001F55CB">
            <w:pPr>
              <w:pStyle w:val="Tablehead1"/>
              <w:spacing w:before="40" w:after="40"/>
              <w:ind w:right="270"/>
              <w:rPr>
                <w:rFonts w:asciiTheme="minorHAnsi" w:hAnsiTheme="minorHAnsi" w:cs="Arial"/>
                <w:sz w:val="22"/>
                <w:szCs w:val="22"/>
              </w:rPr>
            </w:pPr>
            <w:r w:rsidRPr="00414BE7">
              <w:rPr>
                <w:rFonts w:asciiTheme="minorHAnsi" w:hAnsiTheme="minorHAnsi" w:cs="Arial"/>
                <w:sz w:val="22"/>
                <w:szCs w:val="22"/>
              </w:rPr>
              <w:t>Date</w:t>
            </w:r>
          </w:p>
        </w:tc>
      </w:tr>
      <w:tr w:rsidR="00002E84" w:rsidRPr="00414BE7" w14:paraId="50554D2A" w14:textId="77777777" w:rsidTr="001F55CB">
        <w:tc>
          <w:tcPr>
            <w:tcW w:w="2191" w:type="dxa"/>
          </w:tcPr>
          <w:p w14:paraId="23167572" w14:textId="68E645A9" w:rsidR="00002E84" w:rsidRPr="00414BE7" w:rsidRDefault="00002E84" w:rsidP="001F55CB">
            <w:pPr>
              <w:pStyle w:val="Tabletext"/>
              <w:ind w:right="270"/>
              <w:rPr>
                <w:rFonts w:asciiTheme="minorHAnsi" w:hAnsiTheme="minorHAnsi"/>
              </w:rPr>
            </w:pPr>
            <w:r>
              <w:rPr>
                <w:rFonts w:asciiTheme="minorHAnsi" w:hAnsiTheme="minorHAnsi"/>
              </w:rPr>
              <w:t>Aditya SD</w:t>
            </w:r>
          </w:p>
        </w:tc>
        <w:tc>
          <w:tcPr>
            <w:tcW w:w="1373" w:type="dxa"/>
          </w:tcPr>
          <w:p w14:paraId="2FA46D68" w14:textId="77777777" w:rsidR="00002E84" w:rsidRPr="00414BE7" w:rsidRDefault="00002E84" w:rsidP="001F55CB">
            <w:pPr>
              <w:pStyle w:val="Tabletext"/>
              <w:ind w:right="270"/>
              <w:rPr>
                <w:rFonts w:asciiTheme="minorHAnsi" w:hAnsiTheme="minorHAnsi"/>
              </w:rPr>
            </w:pPr>
            <w:r>
              <w:rPr>
                <w:rFonts w:asciiTheme="minorHAnsi" w:hAnsiTheme="minorHAnsi"/>
              </w:rPr>
              <w:t>1.0</w:t>
            </w:r>
          </w:p>
        </w:tc>
        <w:tc>
          <w:tcPr>
            <w:tcW w:w="3127" w:type="dxa"/>
          </w:tcPr>
          <w:p w14:paraId="52060433" w14:textId="77777777" w:rsidR="00002E84" w:rsidRPr="00414BE7" w:rsidRDefault="00002E84" w:rsidP="001F55CB">
            <w:pPr>
              <w:pStyle w:val="Tabletext"/>
              <w:ind w:right="270"/>
              <w:rPr>
                <w:rFonts w:asciiTheme="minorHAnsi" w:hAnsiTheme="minorHAnsi"/>
              </w:rPr>
            </w:pPr>
            <w:r>
              <w:rPr>
                <w:rFonts w:asciiTheme="minorHAnsi" w:hAnsiTheme="minorHAnsi"/>
              </w:rPr>
              <w:t>Initial Draft</w:t>
            </w:r>
          </w:p>
        </w:tc>
        <w:tc>
          <w:tcPr>
            <w:tcW w:w="1553" w:type="dxa"/>
          </w:tcPr>
          <w:p w14:paraId="4BDBF510" w14:textId="77777777" w:rsidR="00002E84" w:rsidRPr="00414BE7" w:rsidRDefault="00002E84" w:rsidP="001F55CB">
            <w:pPr>
              <w:pStyle w:val="Tabletext"/>
              <w:ind w:right="270"/>
              <w:rPr>
                <w:rFonts w:asciiTheme="minorHAnsi" w:hAnsiTheme="minorHAnsi"/>
              </w:rPr>
            </w:pPr>
            <w:r>
              <w:rPr>
                <w:rFonts w:asciiTheme="minorHAnsi" w:hAnsiTheme="minorHAnsi"/>
              </w:rPr>
              <w:t>18-Nov</w:t>
            </w:r>
            <w:r w:rsidRPr="00414BE7">
              <w:rPr>
                <w:rFonts w:asciiTheme="minorHAnsi" w:hAnsiTheme="minorHAnsi"/>
              </w:rPr>
              <w:t>-2019</w:t>
            </w:r>
          </w:p>
        </w:tc>
      </w:tr>
      <w:tr w:rsidR="005B5B1A" w:rsidRPr="00414BE7" w14:paraId="45C5455A" w14:textId="77777777" w:rsidTr="001F55CB">
        <w:tc>
          <w:tcPr>
            <w:tcW w:w="2191" w:type="dxa"/>
          </w:tcPr>
          <w:p w14:paraId="7A8CAA15" w14:textId="3C025674" w:rsidR="005B5B1A" w:rsidRDefault="005B5B1A" w:rsidP="001F55CB">
            <w:pPr>
              <w:pStyle w:val="Tabletext"/>
              <w:ind w:right="270"/>
              <w:rPr>
                <w:rFonts w:asciiTheme="minorHAnsi" w:hAnsiTheme="minorHAnsi"/>
              </w:rPr>
            </w:pPr>
            <w:r>
              <w:rPr>
                <w:rFonts w:asciiTheme="minorHAnsi" w:hAnsiTheme="minorHAnsi"/>
              </w:rPr>
              <w:t>Naveen Seth</w:t>
            </w:r>
          </w:p>
        </w:tc>
        <w:tc>
          <w:tcPr>
            <w:tcW w:w="1373" w:type="dxa"/>
          </w:tcPr>
          <w:p w14:paraId="0165DDF2" w14:textId="40BB61EE" w:rsidR="005B5B1A" w:rsidRDefault="005B5B1A" w:rsidP="001F55CB">
            <w:pPr>
              <w:pStyle w:val="Tabletext"/>
              <w:ind w:right="270"/>
              <w:rPr>
                <w:rFonts w:asciiTheme="minorHAnsi" w:hAnsiTheme="minorHAnsi"/>
              </w:rPr>
            </w:pPr>
            <w:r>
              <w:rPr>
                <w:rFonts w:asciiTheme="minorHAnsi" w:hAnsiTheme="minorHAnsi"/>
              </w:rPr>
              <w:t>1.1</w:t>
            </w:r>
          </w:p>
        </w:tc>
        <w:tc>
          <w:tcPr>
            <w:tcW w:w="3127" w:type="dxa"/>
          </w:tcPr>
          <w:p w14:paraId="3C003932" w14:textId="5C9743B2" w:rsidR="005B5B1A" w:rsidRDefault="005B5B1A" w:rsidP="001F55CB">
            <w:pPr>
              <w:pStyle w:val="Tabletext"/>
              <w:ind w:right="270"/>
              <w:rPr>
                <w:rFonts w:asciiTheme="minorHAnsi" w:hAnsiTheme="minorHAnsi"/>
              </w:rPr>
            </w:pPr>
            <w:r>
              <w:rPr>
                <w:rFonts w:asciiTheme="minorHAnsi" w:hAnsiTheme="minorHAnsi"/>
              </w:rPr>
              <w:t>Regex Rule Drop Down List Configuration Instructions</w:t>
            </w:r>
            <w:r w:rsidR="00133474">
              <w:rPr>
                <w:rFonts w:asciiTheme="minorHAnsi" w:hAnsiTheme="minorHAnsi"/>
              </w:rPr>
              <w:t xml:space="preserve"> &amp; DQ+ Dashboard URL Configuration Instructions added</w:t>
            </w:r>
          </w:p>
        </w:tc>
        <w:tc>
          <w:tcPr>
            <w:tcW w:w="1553" w:type="dxa"/>
          </w:tcPr>
          <w:p w14:paraId="6F9F1A6A" w14:textId="350FDB0C" w:rsidR="005B5B1A" w:rsidRDefault="005B5B1A" w:rsidP="001F55CB">
            <w:pPr>
              <w:pStyle w:val="Tabletext"/>
              <w:ind w:right="270"/>
              <w:rPr>
                <w:rFonts w:asciiTheme="minorHAnsi" w:hAnsiTheme="minorHAnsi"/>
              </w:rPr>
            </w:pPr>
            <w:r>
              <w:rPr>
                <w:rFonts w:asciiTheme="minorHAnsi" w:hAnsiTheme="minorHAnsi"/>
              </w:rPr>
              <w:t>27-Nov-2019</w:t>
            </w:r>
          </w:p>
        </w:tc>
      </w:tr>
      <w:tr w:rsidR="0038629F" w:rsidRPr="00414BE7" w14:paraId="312B3C53" w14:textId="77777777" w:rsidTr="001F55CB">
        <w:trPr>
          <w:ins w:id="162" w:author="Naveen Seth" w:date="2019-11-28T13:03:00Z"/>
        </w:trPr>
        <w:tc>
          <w:tcPr>
            <w:tcW w:w="2191" w:type="dxa"/>
          </w:tcPr>
          <w:p w14:paraId="76231FD5" w14:textId="62B61684" w:rsidR="0038629F" w:rsidRDefault="0038629F" w:rsidP="001F55CB">
            <w:pPr>
              <w:pStyle w:val="Tabletext"/>
              <w:ind w:right="270"/>
              <w:rPr>
                <w:ins w:id="163" w:author="Naveen Seth" w:date="2019-11-28T13:03:00Z"/>
                <w:rFonts w:asciiTheme="minorHAnsi" w:hAnsiTheme="minorHAnsi"/>
              </w:rPr>
            </w:pPr>
            <w:ins w:id="164" w:author="Naveen Seth" w:date="2019-11-28T13:03:00Z">
              <w:r>
                <w:rPr>
                  <w:rFonts w:asciiTheme="minorHAnsi" w:hAnsiTheme="minorHAnsi"/>
                </w:rPr>
                <w:t>Naveen Seth</w:t>
              </w:r>
            </w:ins>
          </w:p>
        </w:tc>
        <w:tc>
          <w:tcPr>
            <w:tcW w:w="1373" w:type="dxa"/>
          </w:tcPr>
          <w:p w14:paraId="3C8929AD" w14:textId="7E8AA209" w:rsidR="0038629F" w:rsidRDefault="0038629F" w:rsidP="001F55CB">
            <w:pPr>
              <w:pStyle w:val="Tabletext"/>
              <w:ind w:right="270"/>
              <w:rPr>
                <w:ins w:id="165" w:author="Naveen Seth" w:date="2019-11-28T13:03:00Z"/>
                <w:rFonts w:asciiTheme="minorHAnsi" w:hAnsiTheme="minorHAnsi"/>
              </w:rPr>
            </w:pPr>
            <w:ins w:id="166" w:author="Naveen Seth" w:date="2019-11-28T13:03:00Z">
              <w:r>
                <w:rPr>
                  <w:rFonts w:asciiTheme="minorHAnsi" w:hAnsiTheme="minorHAnsi"/>
                </w:rPr>
                <w:t>1.2</w:t>
              </w:r>
            </w:ins>
          </w:p>
        </w:tc>
        <w:tc>
          <w:tcPr>
            <w:tcW w:w="3127" w:type="dxa"/>
          </w:tcPr>
          <w:p w14:paraId="7510944E" w14:textId="36F531D4" w:rsidR="0038629F" w:rsidRDefault="0038629F" w:rsidP="001F55CB">
            <w:pPr>
              <w:pStyle w:val="Tabletext"/>
              <w:ind w:right="270"/>
              <w:rPr>
                <w:ins w:id="167" w:author="Naveen Seth" w:date="2019-11-28T13:03:00Z"/>
                <w:rFonts w:asciiTheme="minorHAnsi" w:hAnsiTheme="minorHAnsi"/>
              </w:rPr>
            </w:pPr>
            <w:ins w:id="168" w:author="Naveen Seth" w:date="2019-11-28T13:04:00Z">
              <w:r w:rsidRPr="0038629F">
                <w:rPr>
                  <w:rFonts w:asciiTheme="minorHAnsi" w:hAnsiTheme="minorHAnsi"/>
                  <w:rPrChange w:id="169" w:author="Naveen Seth" w:date="2019-11-28T13:04:00Z">
                    <w:rPr>
                      <w:rFonts w:cstheme="majorHAnsi"/>
                      <w:bCs/>
                      <w:sz w:val="24"/>
                      <w:szCs w:val="24"/>
                    </w:rPr>
                  </w:rPrChange>
                </w:rPr>
                <w:t>IGX SR Thresholds</w:t>
              </w:r>
              <w:r>
                <w:rPr>
                  <w:rFonts w:cstheme="majorHAnsi"/>
                  <w:bCs/>
                  <w:sz w:val="24"/>
                  <w:szCs w:val="24"/>
                </w:rPr>
                <w:t xml:space="preserve"> </w:t>
              </w:r>
              <w:proofErr w:type="spellStart"/>
              <w:r w:rsidRPr="0038629F">
                <w:rPr>
                  <w:rFonts w:asciiTheme="minorHAnsi" w:hAnsiTheme="minorHAnsi"/>
                  <w:rPrChange w:id="170" w:author="Naveen Seth" w:date="2019-11-28T13:04:00Z">
                    <w:rPr>
                      <w:rFonts w:cstheme="majorHAnsi"/>
                      <w:bCs/>
                      <w:sz w:val="24"/>
                      <w:szCs w:val="24"/>
                    </w:rPr>
                  </w:rPrChange>
                </w:rPr>
                <w:t>Refernce</w:t>
              </w:r>
              <w:proofErr w:type="spellEnd"/>
              <w:r w:rsidRPr="0038629F">
                <w:rPr>
                  <w:rFonts w:asciiTheme="minorHAnsi" w:hAnsiTheme="minorHAnsi"/>
                  <w:rPrChange w:id="171" w:author="Naveen Seth" w:date="2019-11-28T13:04:00Z">
                    <w:rPr>
                      <w:rFonts w:cstheme="majorHAnsi"/>
                      <w:bCs/>
                      <w:sz w:val="24"/>
                      <w:szCs w:val="24"/>
                    </w:rPr>
                  </w:rPrChange>
                </w:rPr>
                <w:t xml:space="preserve"> list description added</w:t>
              </w:r>
            </w:ins>
          </w:p>
        </w:tc>
        <w:tc>
          <w:tcPr>
            <w:tcW w:w="1553" w:type="dxa"/>
          </w:tcPr>
          <w:p w14:paraId="181678F6" w14:textId="778558E5" w:rsidR="0038629F" w:rsidRDefault="0038629F" w:rsidP="001F55CB">
            <w:pPr>
              <w:pStyle w:val="Tabletext"/>
              <w:ind w:right="270"/>
              <w:rPr>
                <w:ins w:id="172" w:author="Naveen Seth" w:date="2019-11-28T13:03:00Z"/>
                <w:rFonts w:asciiTheme="minorHAnsi" w:hAnsiTheme="minorHAnsi"/>
              </w:rPr>
            </w:pPr>
            <w:ins w:id="173" w:author="Naveen Seth" w:date="2019-11-28T13:04:00Z">
              <w:r>
                <w:rPr>
                  <w:rFonts w:asciiTheme="minorHAnsi" w:hAnsiTheme="minorHAnsi"/>
                </w:rPr>
                <w:t>28-Nov-2019</w:t>
              </w:r>
            </w:ins>
          </w:p>
        </w:tc>
      </w:tr>
    </w:tbl>
    <w:p w14:paraId="409EEE24" w14:textId="77020662" w:rsidR="005A1064" w:rsidRPr="00414BE7" w:rsidRDefault="005A1064" w:rsidP="00F224F5">
      <w:pPr>
        <w:ind w:right="270"/>
        <w:jc w:val="both"/>
        <w:rPr>
          <w:rFonts w:eastAsiaTheme="majorEastAsia" w:cstheme="majorBidi"/>
          <w:color w:val="365F91" w:themeColor="accent1" w:themeShade="BF"/>
          <w:sz w:val="32"/>
          <w:szCs w:val="32"/>
        </w:rPr>
      </w:pPr>
      <w:r w:rsidRPr="00414BE7">
        <w:br w:type="page"/>
      </w:r>
    </w:p>
    <w:p w14:paraId="41B4DC54" w14:textId="52756558" w:rsidR="00FD3451" w:rsidRDefault="00FD3451" w:rsidP="00F224F5">
      <w:pPr>
        <w:pStyle w:val="Heading1"/>
        <w:numPr>
          <w:ilvl w:val="0"/>
          <w:numId w:val="3"/>
        </w:numPr>
        <w:spacing w:after="120" w:line="288" w:lineRule="auto"/>
        <w:ind w:right="270"/>
        <w:jc w:val="both"/>
        <w:rPr>
          <w:rFonts w:asciiTheme="minorHAnsi" w:hAnsiTheme="minorHAnsi"/>
          <w:sz w:val="30"/>
        </w:rPr>
      </w:pPr>
      <w:bookmarkStart w:id="174" w:name="_Project_-_IGX_PS_FDA_01"/>
      <w:bookmarkStart w:id="175" w:name="_Project_-_IGX_PS_FDA_04"/>
      <w:bookmarkStart w:id="176" w:name="_Toc25838723"/>
      <w:bookmarkEnd w:id="174"/>
      <w:bookmarkEnd w:id="175"/>
      <w:r>
        <w:rPr>
          <w:rFonts w:asciiTheme="minorHAnsi" w:hAnsiTheme="minorHAnsi"/>
          <w:sz w:val="30"/>
        </w:rPr>
        <w:lastRenderedPageBreak/>
        <w:t>Purpose</w:t>
      </w:r>
      <w:bookmarkEnd w:id="176"/>
    </w:p>
    <w:p w14:paraId="5D7E9DCD" w14:textId="77777777" w:rsidR="00C06201" w:rsidRPr="00C06201" w:rsidRDefault="00C06201" w:rsidP="00F224F5">
      <w:pPr>
        <w:jc w:val="both"/>
      </w:pPr>
    </w:p>
    <w:p w14:paraId="0BB593BC" w14:textId="257835B5" w:rsidR="00C06201" w:rsidRDefault="00C06201" w:rsidP="00F224F5">
      <w:pPr>
        <w:ind w:left="720"/>
        <w:jc w:val="both"/>
      </w:pPr>
      <w:r>
        <w:t xml:space="preserve">This document describes how to use Infogix </w:t>
      </w:r>
      <w:r w:rsidR="003D018B">
        <w:t xml:space="preserve">solution </w:t>
      </w:r>
      <w:r>
        <w:t xml:space="preserve">for </w:t>
      </w:r>
      <w:r w:rsidR="005242BF">
        <w:t>data quality scoring</w:t>
      </w:r>
      <w:r w:rsidR="00F224F5">
        <w:t>,</w:t>
      </w:r>
      <w:r>
        <w:t xml:space="preserve"> using DQ+</w:t>
      </w:r>
      <w:r w:rsidR="005242BF">
        <w:t xml:space="preserve"> and Data Governance</w:t>
      </w:r>
      <w:r>
        <w:t xml:space="preserve">. Intended audience of this document are </w:t>
      </w:r>
      <w:r w:rsidR="005242BF">
        <w:t>i</w:t>
      </w:r>
      <w:r>
        <w:t xml:space="preserve">mplementation consultants who wants to implement this </w:t>
      </w:r>
      <w:r w:rsidR="003D018B">
        <w:t>solution</w:t>
      </w:r>
      <w:r>
        <w:t xml:space="preserve"> for specific client.</w:t>
      </w:r>
    </w:p>
    <w:p w14:paraId="0F3169FB" w14:textId="77777777" w:rsidR="00C06201" w:rsidRDefault="00C06201" w:rsidP="00F224F5">
      <w:pPr>
        <w:ind w:left="720"/>
        <w:jc w:val="both"/>
      </w:pPr>
    </w:p>
    <w:p w14:paraId="36388810" w14:textId="62361EE8" w:rsidR="00C06201" w:rsidRDefault="00C06201" w:rsidP="00F224F5">
      <w:pPr>
        <w:ind w:left="720"/>
        <w:jc w:val="both"/>
      </w:pPr>
      <w:r>
        <w:t xml:space="preserve">User of this framework should be well trained on Infogix </w:t>
      </w:r>
      <w:r w:rsidR="005242BF">
        <w:t>Data3Sixty®</w:t>
      </w:r>
      <w:r w:rsidR="001F55CB">
        <w:t xml:space="preserve"> </w:t>
      </w:r>
      <w:r>
        <w:t>platform including Data Govern</w:t>
      </w:r>
      <w:r w:rsidR="001F55CB">
        <w:t>ance</w:t>
      </w:r>
      <w:r>
        <w:t xml:space="preserve"> and DQ+.</w:t>
      </w:r>
    </w:p>
    <w:p w14:paraId="4FF14307" w14:textId="62A86FBF" w:rsidR="00C06201" w:rsidRDefault="00C06201" w:rsidP="00F224F5">
      <w:pPr>
        <w:ind w:left="720"/>
        <w:jc w:val="both"/>
      </w:pPr>
    </w:p>
    <w:p w14:paraId="72D3ED44" w14:textId="77777777" w:rsidR="00F224F5" w:rsidRPr="00C06201" w:rsidRDefault="00F224F5" w:rsidP="00F224F5">
      <w:pPr>
        <w:ind w:left="720"/>
        <w:jc w:val="both"/>
      </w:pPr>
    </w:p>
    <w:p w14:paraId="2C22B106" w14:textId="2830C626" w:rsidR="00C41B53" w:rsidRPr="00414BE7" w:rsidRDefault="006661B5" w:rsidP="00F224F5">
      <w:pPr>
        <w:pStyle w:val="Heading1"/>
        <w:numPr>
          <w:ilvl w:val="0"/>
          <w:numId w:val="3"/>
        </w:numPr>
        <w:spacing w:after="120" w:line="288" w:lineRule="auto"/>
        <w:ind w:right="270"/>
        <w:jc w:val="both"/>
        <w:rPr>
          <w:rFonts w:asciiTheme="minorHAnsi" w:hAnsiTheme="minorHAnsi"/>
          <w:sz w:val="30"/>
        </w:rPr>
      </w:pPr>
      <w:bookmarkStart w:id="177" w:name="_Toc25838724"/>
      <w:r w:rsidRPr="00414BE7">
        <w:rPr>
          <w:rFonts w:asciiTheme="minorHAnsi" w:hAnsiTheme="minorHAnsi" w:cstheme="majorHAnsi"/>
        </w:rPr>
        <w:t xml:space="preserve">Introduction </w:t>
      </w:r>
      <w:r w:rsidRPr="00414BE7">
        <w:rPr>
          <w:rFonts w:asciiTheme="minorHAnsi" w:hAnsiTheme="minorHAnsi"/>
          <w:sz w:val="30"/>
        </w:rPr>
        <w:t>to</w:t>
      </w:r>
      <w:r>
        <w:rPr>
          <w:rFonts w:asciiTheme="minorHAnsi" w:hAnsiTheme="minorHAnsi"/>
          <w:sz w:val="30"/>
        </w:rPr>
        <w:t xml:space="preserve"> </w:t>
      </w:r>
      <w:r w:rsidR="0072148F">
        <w:rPr>
          <w:rFonts w:asciiTheme="minorHAnsi" w:hAnsiTheme="minorHAnsi"/>
          <w:sz w:val="30"/>
        </w:rPr>
        <w:t>DQ Scoring</w:t>
      </w:r>
      <w:r w:rsidR="00B15346">
        <w:rPr>
          <w:rFonts w:asciiTheme="minorHAnsi" w:hAnsiTheme="minorHAnsi"/>
          <w:sz w:val="30"/>
        </w:rPr>
        <w:t xml:space="preserve"> Framework</w:t>
      </w:r>
      <w:bookmarkEnd w:id="177"/>
    </w:p>
    <w:p w14:paraId="4C5A3500" w14:textId="77777777" w:rsidR="004975D1" w:rsidRDefault="004975D1" w:rsidP="00F224F5">
      <w:pPr>
        <w:pStyle w:val="BodyText"/>
        <w:ind w:right="270"/>
        <w:jc w:val="both"/>
        <w:rPr>
          <w:rFonts w:asciiTheme="minorHAnsi" w:hAnsiTheme="minorHAnsi"/>
        </w:rPr>
      </w:pPr>
    </w:p>
    <w:p w14:paraId="34458F24" w14:textId="0DEBAD92" w:rsidR="005242BF" w:rsidRDefault="00103A51" w:rsidP="00EA73FF">
      <w:pPr>
        <w:ind w:left="720"/>
        <w:jc w:val="both"/>
      </w:pPr>
      <w:r w:rsidRPr="00EA73FF">
        <w:t xml:space="preserve">DQ Scoring </w:t>
      </w:r>
      <w:r w:rsidR="00B15346" w:rsidRPr="00EA73FF">
        <w:t xml:space="preserve">Framework </w:t>
      </w:r>
      <w:r w:rsidRPr="00EA73FF">
        <w:t xml:space="preserve">is a </w:t>
      </w:r>
      <w:r w:rsidR="00C57530" w:rsidRPr="00EA73FF">
        <w:t>solution</w:t>
      </w:r>
      <w:r w:rsidRPr="00EA73FF">
        <w:t xml:space="preserve"> </w:t>
      </w:r>
      <w:r w:rsidR="00C57530" w:rsidRPr="00EA73FF">
        <w:t xml:space="preserve">developed </w:t>
      </w:r>
      <w:r w:rsidRPr="00EA73FF">
        <w:t>by Infogix</w:t>
      </w:r>
      <w:r w:rsidR="00C57530" w:rsidRPr="00EA73FF">
        <w:t xml:space="preserve">. </w:t>
      </w:r>
      <w:r w:rsidRPr="00EA73FF">
        <w:t xml:space="preserve">This </w:t>
      </w:r>
      <w:r w:rsidR="00C57530" w:rsidRPr="00EA73FF">
        <w:t>solution</w:t>
      </w:r>
      <w:r w:rsidRPr="00EA73FF">
        <w:t xml:space="preserve"> enables to check quality of data based on defined set of </w:t>
      </w:r>
      <w:r w:rsidR="005242BF" w:rsidRPr="00EA73FF">
        <w:t xml:space="preserve">data quality </w:t>
      </w:r>
      <w:r w:rsidRPr="00EA73FF">
        <w:t>rules in Data Govern</w:t>
      </w:r>
      <w:r w:rsidR="005242BF" w:rsidRPr="00EA73FF">
        <w:t>ance</w:t>
      </w:r>
      <w:r w:rsidRPr="00EA73FF">
        <w:t xml:space="preserve">. </w:t>
      </w:r>
      <w:r w:rsidR="00F224F5" w:rsidRPr="00EA73FF">
        <w:t>A</w:t>
      </w:r>
      <w:r w:rsidRPr="00EA73FF">
        <w:t xml:space="preserve">s part of </w:t>
      </w:r>
      <w:r w:rsidR="001F55CB" w:rsidRPr="00EA73FF">
        <w:t xml:space="preserve">the </w:t>
      </w:r>
      <w:r w:rsidRPr="00EA73FF">
        <w:t xml:space="preserve">metadata management, various business entities, policies and </w:t>
      </w:r>
      <w:r w:rsidR="005242BF" w:rsidRPr="00EA73FF">
        <w:t xml:space="preserve">data quality </w:t>
      </w:r>
      <w:r w:rsidRPr="00EA73FF">
        <w:t>rules etc. are defined in Data Govern</w:t>
      </w:r>
      <w:r w:rsidR="005242BF" w:rsidRPr="00EA73FF">
        <w:t>ance</w:t>
      </w:r>
      <w:r w:rsidRPr="00EA73FF">
        <w:t>. This framework uses DQ+</w:t>
      </w:r>
      <w:r w:rsidR="00A0602A" w:rsidRPr="00EA73FF">
        <w:t xml:space="preserve"> to </w:t>
      </w:r>
      <w:r w:rsidR="005242BF" w:rsidRPr="00EA73FF">
        <w:t>read/</w:t>
      </w:r>
      <w:r w:rsidR="00A0602A" w:rsidRPr="00EA73FF">
        <w:t xml:space="preserve">fetch </w:t>
      </w:r>
      <w:r w:rsidR="005242BF" w:rsidRPr="00EA73FF">
        <w:t xml:space="preserve">metadata </w:t>
      </w:r>
      <w:r w:rsidR="00A0602A" w:rsidRPr="00EA73FF">
        <w:t xml:space="preserve">and </w:t>
      </w:r>
      <w:r w:rsidR="00F224F5" w:rsidRPr="00EA73FF">
        <w:t>evaluate the</w:t>
      </w:r>
      <w:r w:rsidR="00A0602A" w:rsidRPr="00EA73FF">
        <w:t xml:space="preserve"> quality of </w:t>
      </w:r>
      <w:r w:rsidR="005242BF" w:rsidRPr="00EA73FF">
        <w:t xml:space="preserve">actual </w:t>
      </w:r>
      <w:r w:rsidR="00A0602A" w:rsidRPr="00EA73FF">
        <w:t>data</w:t>
      </w:r>
      <w:r w:rsidR="00F224F5" w:rsidRPr="00EA73FF">
        <w:t>,</w:t>
      </w:r>
      <w:r w:rsidR="00A0602A" w:rsidRPr="00EA73FF">
        <w:t xml:space="preserve"> using rules defined </w:t>
      </w:r>
      <w:r w:rsidR="005242BF" w:rsidRPr="00EA73FF">
        <w:t xml:space="preserve">in </w:t>
      </w:r>
      <w:r w:rsidR="00A0602A" w:rsidRPr="00EA73FF">
        <w:t>Data Govern</w:t>
      </w:r>
      <w:r w:rsidR="005242BF" w:rsidRPr="00EA73FF">
        <w:t>ance</w:t>
      </w:r>
      <w:r w:rsidR="00A0602A" w:rsidRPr="00EA73FF">
        <w:t xml:space="preserve">. </w:t>
      </w:r>
      <w:r w:rsidR="005242BF" w:rsidRPr="00EA73FF">
        <w:t>S</w:t>
      </w:r>
      <w:r w:rsidR="00A0602A" w:rsidRPr="00EA73FF">
        <w:t xml:space="preserve">core of </w:t>
      </w:r>
      <w:r w:rsidR="00F224F5" w:rsidRPr="00EA73FF">
        <w:t xml:space="preserve">various </w:t>
      </w:r>
      <w:r w:rsidR="005242BF" w:rsidRPr="00EA73FF">
        <w:t xml:space="preserve">objects </w:t>
      </w:r>
      <w:r w:rsidR="00A0602A" w:rsidRPr="00EA73FF">
        <w:t xml:space="preserve">are finally posted </w:t>
      </w:r>
      <w:r w:rsidR="005242BF" w:rsidRPr="00EA73FF">
        <w:t>back to</w:t>
      </w:r>
      <w:r w:rsidR="00A0602A" w:rsidRPr="00EA73FF">
        <w:t xml:space="preserve"> </w:t>
      </w:r>
      <w:r w:rsidR="005242BF" w:rsidRPr="00EA73FF">
        <w:t xml:space="preserve">Data </w:t>
      </w:r>
      <w:r w:rsidR="00A0602A" w:rsidRPr="00EA73FF">
        <w:t>Govern</w:t>
      </w:r>
      <w:r w:rsidR="005242BF" w:rsidRPr="00EA73FF">
        <w:t>ance.</w:t>
      </w:r>
    </w:p>
    <w:p w14:paraId="256E67E6" w14:textId="77777777" w:rsidR="00EA73FF" w:rsidRPr="00EA73FF" w:rsidRDefault="00EA73FF" w:rsidP="00EA73FF">
      <w:pPr>
        <w:ind w:left="720"/>
        <w:jc w:val="both"/>
      </w:pPr>
    </w:p>
    <w:p w14:paraId="786F78DA" w14:textId="23421FDD" w:rsidR="00A0602A" w:rsidRPr="00EA73FF" w:rsidRDefault="0053204B" w:rsidP="00EA73FF">
      <w:pPr>
        <w:ind w:left="720"/>
        <w:jc w:val="both"/>
      </w:pPr>
      <w:r w:rsidRPr="00EA73FF">
        <w:t xml:space="preserve">Below diagram depicts high level </w:t>
      </w:r>
      <w:r w:rsidR="00A82200" w:rsidRPr="00EA73FF">
        <w:t>design of this framework.</w:t>
      </w:r>
    </w:p>
    <w:p w14:paraId="4A205991" w14:textId="77777777" w:rsidR="00C41B53" w:rsidRDefault="00C41B53" w:rsidP="00F224F5">
      <w:pPr>
        <w:ind w:right="270"/>
        <w:jc w:val="both"/>
      </w:pPr>
    </w:p>
    <w:p w14:paraId="5733D3D5" w14:textId="3CF04351" w:rsidR="0053204B" w:rsidRDefault="0053204B" w:rsidP="00F224F5">
      <w:pPr>
        <w:ind w:right="270"/>
        <w:jc w:val="both"/>
      </w:pPr>
      <w:r>
        <w:tab/>
      </w:r>
      <w:r>
        <w:rPr>
          <w:noProof/>
          <w:lang w:val="en-US"/>
        </w:rPr>
        <w:drawing>
          <wp:inline distT="0" distB="0" distL="0" distR="0" wp14:anchorId="685356E3" wp14:editId="6926EC92">
            <wp:extent cx="5715000" cy="2970051"/>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5715000" cy="2970051"/>
                    </a:xfrm>
                    <a:prstGeom prst="rect">
                      <a:avLst/>
                    </a:prstGeom>
                    <a:ln>
                      <a:solidFill>
                        <a:schemeClr val="accent1"/>
                      </a:solidFill>
                    </a:ln>
                  </pic:spPr>
                </pic:pic>
              </a:graphicData>
            </a:graphic>
          </wp:inline>
        </w:drawing>
      </w:r>
    </w:p>
    <w:p w14:paraId="7A52834B" w14:textId="77777777" w:rsidR="0053204B" w:rsidRPr="00DF1B58" w:rsidRDefault="0053204B" w:rsidP="00F224F5">
      <w:pPr>
        <w:ind w:right="270"/>
        <w:jc w:val="both"/>
      </w:pPr>
    </w:p>
    <w:p w14:paraId="092B3BE5" w14:textId="77777777" w:rsidR="0028671D" w:rsidRDefault="0028671D" w:rsidP="00F224F5">
      <w:pPr>
        <w:pStyle w:val="InstructionalTextBullet"/>
        <w:numPr>
          <w:ilvl w:val="0"/>
          <w:numId w:val="0"/>
        </w:numPr>
        <w:ind w:right="270"/>
        <w:jc w:val="both"/>
        <w:rPr>
          <w:rFonts w:asciiTheme="minorHAnsi" w:hAnsiTheme="minorHAnsi"/>
          <w:i w:val="0"/>
          <w:color w:val="auto"/>
        </w:rPr>
      </w:pPr>
    </w:p>
    <w:p w14:paraId="1087FFB1" w14:textId="66A72AC4" w:rsidR="009C6983" w:rsidRPr="009C6983" w:rsidRDefault="009C6983" w:rsidP="00900699">
      <w:pPr>
        <w:ind w:left="720"/>
        <w:jc w:val="both"/>
        <w:rPr>
          <w:rFonts w:eastAsia="Verdana" w:cs="Verdana"/>
          <w:color w:val="000000"/>
          <w:lang w:val="en-IN" w:eastAsia="en-IN"/>
        </w:rPr>
      </w:pPr>
      <w:r w:rsidRPr="00900699">
        <w:rPr>
          <w:rFonts w:eastAsia="Verdana" w:cs="Verdana"/>
          <w:b/>
          <w:color w:val="000000"/>
          <w:lang w:val="en-IN" w:eastAsia="en-IN"/>
        </w:rPr>
        <w:lastRenderedPageBreak/>
        <w:t>Rule Refresher</w:t>
      </w:r>
      <w:r w:rsidR="001F55CB">
        <w:rPr>
          <w:rFonts w:eastAsia="Verdana" w:cs="Verdana"/>
          <w:color w:val="000000"/>
          <w:lang w:val="en-IN" w:eastAsia="en-IN"/>
        </w:rPr>
        <w:t xml:space="preserve"> –</w:t>
      </w:r>
      <w:r w:rsidRPr="009C6983">
        <w:rPr>
          <w:rFonts w:eastAsia="Verdana" w:cs="Verdana"/>
          <w:color w:val="000000"/>
          <w:lang w:val="en-IN" w:eastAsia="en-IN"/>
        </w:rPr>
        <w:t xml:space="preserve"> Rule Refresher is responsible for fetching </w:t>
      </w:r>
      <w:r w:rsidR="00F7019F">
        <w:rPr>
          <w:rFonts w:eastAsia="Verdana" w:cs="Verdana"/>
          <w:color w:val="000000"/>
          <w:lang w:val="en-IN" w:eastAsia="en-IN"/>
        </w:rPr>
        <w:t xml:space="preserve">Data </w:t>
      </w:r>
      <w:r w:rsidRPr="009C6983">
        <w:rPr>
          <w:rFonts w:eastAsia="Verdana" w:cs="Verdana"/>
          <w:color w:val="000000"/>
          <w:lang w:val="en-IN" w:eastAsia="en-IN"/>
        </w:rPr>
        <w:t>Govern</w:t>
      </w:r>
      <w:r w:rsidR="00F7019F">
        <w:rPr>
          <w:rFonts w:eastAsia="Verdana" w:cs="Verdana"/>
          <w:color w:val="000000"/>
          <w:lang w:val="en-IN" w:eastAsia="en-IN"/>
        </w:rPr>
        <w:t>ance</w:t>
      </w:r>
      <w:r w:rsidRPr="009C6983">
        <w:rPr>
          <w:rFonts w:eastAsia="Verdana" w:cs="Verdana"/>
          <w:color w:val="000000"/>
          <w:lang w:val="en-IN" w:eastAsia="en-IN"/>
        </w:rPr>
        <w:t xml:space="preserve"> configurations </w:t>
      </w:r>
      <w:r w:rsidR="00213944">
        <w:rPr>
          <w:rFonts w:eastAsia="Verdana" w:cs="Verdana"/>
          <w:color w:val="000000"/>
          <w:lang w:val="en-IN" w:eastAsia="en-IN"/>
        </w:rPr>
        <w:t>in</w:t>
      </w:r>
      <w:r w:rsidRPr="009C6983">
        <w:rPr>
          <w:rFonts w:eastAsia="Verdana" w:cs="Verdana"/>
          <w:color w:val="000000"/>
          <w:lang w:val="en-IN" w:eastAsia="en-IN"/>
        </w:rPr>
        <w:t xml:space="preserve">to DQ+ which will be further used by </w:t>
      </w:r>
      <w:r w:rsidR="00213944">
        <w:rPr>
          <w:rFonts w:eastAsia="Verdana" w:cs="Verdana"/>
          <w:color w:val="000000"/>
          <w:lang w:val="en-IN" w:eastAsia="en-IN"/>
        </w:rPr>
        <w:t>subsequent</w:t>
      </w:r>
      <w:r w:rsidR="00213944" w:rsidRPr="009C6983">
        <w:rPr>
          <w:rFonts w:eastAsia="Verdana" w:cs="Verdana"/>
          <w:color w:val="000000"/>
          <w:lang w:val="en-IN" w:eastAsia="en-IN"/>
        </w:rPr>
        <w:t xml:space="preserve"> </w:t>
      </w:r>
      <w:r w:rsidRPr="009C6983">
        <w:rPr>
          <w:rFonts w:eastAsia="Verdana" w:cs="Verdana"/>
          <w:color w:val="000000"/>
          <w:lang w:val="en-IN" w:eastAsia="en-IN"/>
        </w:rPr>
        <w:t>processes.</w:t>
      </w:r>
    </w:p>
    <w:p w14:paraId="3156E80B" w14:textId="6E10AB49" w:rsidR="009C6983" w:rsidRDefault="009C6983" w:rsidP="00F224F5">
      <w:pPr>
        <w:pStyle w:val="InstructionalTextBullet"/>
        <w:numPr>
          <w:ilvl w:val="0"/>
          <w:numId w:val="0"/>
        </w:numPr>
        <w:ind w:right="270"/>
        <w:jc w:val="both"/>
        <w:rPr>
          <w:rFonts w:asciiTheme="minorHAnsi" w:hAnsiTheme="minorHAnsi"/>
          <w:i w:val="0"/>
          <w:color w:val="auto"/>
        </w:rPr>
      </w:pPr>
    </w:p>
    <w:p w14:paraId="6730DA84" w14:textId="49C6CD3B" w:rsidR="00A02F84" w:rsidRDefault="00A02F84" w:rsidP="00A02F84">
      <w:pPr>
        <w:ind w:left="720"/>
      </w:pPr>
      <w:r w:rsidRPr="00A02F84">
        <w:rPr>
          <w:b/>
        </w:rPr>
        <w:t>Rule Evaluator</w:t>
      </w:r>
      <w:r w:rsidR="001F55CB">
        <w:t xml:space="preserve"> – </w:t>
      </w:r>
      <w:r>
        <w:t>Rule Evaluator is responsible to evaluate/validate rules against actual data present in data stores.</w:t>
      </w:r>
    </w:p>
    <w:p w14:paraId="14E31888" w14:textId="77777777" w:rsidR="00A02F84" w:rsidRDefault="00A02F84" w:rsidP="00F224F5">
      <w:pPr>
        <w:pStyle w:val="InstructionalTextBullet"/>
        <w:numPr>
          <w:ilvl w:val="0"/>
          <w:numId w:val="0"/>
        </w:numPr>
        <w:ind w:right="270"/>
        <w:jc w:val="both"/>
        <w:rPr>
          <w:rFonts w:asciiTheme="minorHAnsi" w:hAnsiTheme="minorHAnsi"/>
          <w:i w:val="0"/>
          <w:color w:val="auto"/>
        </w:rPr>
      </w:pPr>
    </w:p>
    <w:p w14:paraId="16A4BBD5" w14:textId="4A0BCB4C" w:rsidR="009815B7" w:rsidRDefault="009815B7" w:rsidP="009815B7">
      <w:pPr>
        <w:ind w:left="720"/>
      </w:pPr>
      <w:r w:rsidRPr="009815B7">
        <w:rPr>
          <w:b/>
        </w:rPr>
        <w:t>Scoring Engine</w:t>
      </w:r>
      <w:r w:rsidR="001F55CB">
        <w:t xml:space="preserve"> – </w:t>
      </w:r>
      <w:r>
        <w:t xml:space="preserve">Scoring Engine is responsible for calculating scores of rules, </w:t>
      </w:r>
      <w:r w:rsidR="000351AC">
        <w:t>source attributes</w:t>
      </w:r>
      <w:r>
        <w:t xml:space="preserve">, </w:t>
      </w:r>
      <w:r w:rsidR="000351AC">
        <w:t>data sources, business terms, models</w:t>
      </w:r>
      <w:r w:rsidR="005B784A">
        <w:t xml:space="preserve"> and users</w:t>
      </w:r>
      <w:r>
        <w:t xml:space="preserve"> etc. </w:t>
      </w:r>
    </w:p>
    <w:p w14:paraId="36396C83" w14:textId="77777777" w:rsidR="00093CAC" w:rsidRDefault="00093CAC" w:rsidP="009815B7">
      <w:pPr>
        <w:ind w:left="720"/>
      </w:pPr>
    </w:p>
    <w:p w14:paraId="035EAA06" w14:textId="57C8B6FE" w:rsidR="00093CAC" w:rsidRDefault="00093CAC" w:rsidP="00093CAC">
      <w:pPr>
        <w:ind w:left="720"/>
      </w:pPr>
      <w:r w:rsidRPr="00093CAC">
        <w:rPr>
          <w:b/>
        </w:rPr>
        <w:t>Score Refresher</w:t>
      </w:r>
      <w:r w:rsidR="001F55CB">
        <w:t xml:space="preserve"> – </w:t>
      </w:r>
      <w:r>
        <w:t>Score Refresher is responsible to post score</w:t>
      </w:r>
      <w:r w:rsidR="00213944">
        <w:t xml:space="preserve"> back </w:t>
      </w:r>
      <w:r>
        <w:t>to Govern</w:t>
      </w:r>
      <w:r w:rsidR="00213944">
        <w:t xml:space="preserve"> at respective level</w:t>
      </w:r>
      <w:r>
        <w:t xml:space="preserve">. </w:t>
      </w:r>
    </w:p>
    <w:p w14:paraId="5404ADFD" w14:textId="529398ED" w:rsidR="00093CAC" w:rsidRDefault="00093CAC" w:rsidP="009815B7">
      <w:pPr>
        <w:ind w:left="720"/>
      </w:pPr>
    </w:p>
    <w:p w14:paraId="2F63BA48" w14:textId="0B3A0898" w:rsidR="009815B7" w:rsidRPr="00DA56E5" w:rsidRDefault="00DA56E5" w:rsidP="00DA56E5">
      <w:pPr>
        <w:pStyle w:val="InstructionalTextBullet"/>
        <w:numPr>
          <w:ilvl w:val="0"/>
          <w:numId w:val="0"/>
        </w:numPr>
        <w:tabs>
          <w:tab w:val="left" w:pos="90"/>
        </w:tabs>
        <w:ind w:left="720" w:right="270"/>
        <w:jc w:val="both"/>
        <w:rPr>
          <w:rFonts w:asciiTheme="minorHAnsi" w:hAnsiTheme="minorHAnsi"/>
          <w:b/>
          <w:i w:val="0"/>
          <w:color w:val="auto"/>
        </w:rPr>
      </w:pPr>
      <w:r w:rsidRPr="00DA56E5">
        <w:rPr>
          <w:rFonts w:asciiTheme="minorHAnsi" w:hAnsiTheme="minorHAnsi"/>
          <w:b/>
          <w:i w:val="0"/>
          <w:color w:val="auto"/>
        </w:rPr>
        <w:t>Dashboard Data Preparation</w:t>
      </w:r>
      <w:r>
        <w:rPr>
          <w:rFonts w:asciiTheme="minorHAnsi" w:hAnsiTheme="minorHAnsi"/>
          <w:b/>
          <w:i w:val="0"/>
          <w:color w:val="auto"/>
        </w:rPr>
        <w:t xml:space="preserve"> </w:t>
      </w:r>
      <w:r>
        <w:rPr>
          <w:rFonts w:asciiTheme="minorHAnsi" w:hAnsiTheme="minorHAnsi"/>
          <w:i w:val="0"/>
          <w:color w:val="auto"/>
        </w:rPr>
        <w:t>– This component prepares and refreshes data to be used by various dashboards.</w:t>
      </w:r>
    </w:p>
    <w:p w14:paraId="06F5DDC9" w14:textId="77777777" w:rsidR="00213944" w:rsidRDefault="00213944">
      <w:pPr>
        <w:rPr>
          <w:rFonts w:eastAsiaTheme="majorEastAsia" w:cstheme="majorHAnsi"/>
          <w:color w:val="365F91" w:themeColor="accent1" w:themeShade="BF"/>
          <w:sz w:val="32"/>
          <w:szCs w:val="32"/>
        </w:rPr>
      </w:pPr>
      <w:bookmarkStart w:id="178" w:name="_Creating_Business_Assets"/>
      <w:bookmarkEnd w:id="178"/>
      <w:r>
        <w:rPr>
          <w:rFonts w:cstheme="majorHAnsi"/>
        </w:rPr>
        <w:br w:type="page"/>
      </w:r>
    </w:p>
    <w:p w14:paraId="331685B2" w14:textId="484559E5" w:rsidR="00D569EA" w:rsidRDefault="00AC2FFE" w:rsidP="00F224F5">
      <w:pPr>
        <w:pStyle w:val="Heading1"/>
        <w:numPr>
          <w:ilvl w:val="0"/>
          <w:numId w:val="3"/>
        </w:numPr>
        <w:spacing w:after="120" w:line="288" w:lineRule="auto"/>
        <w:ind w:right="270"/>
        <w:jc w:val="both"/>
        <w:rPr>
          <w:rFonts w:asciiTheme="minorHAnsi" w:hAnsiTheme="minorHAnsi" w:cstheme="majorHAnsi"/>
        </w:rPr>
      </w:pPr>
      <w:bookmarkStart w:id="179" w:name="_Toc25838725"/>
      <w:r>
        <w:rPr>
          <w:rFonts w:asciiTheme="minorHAnsi" w:hAnsiTheme="minorHAnsi" w:cstheme="majorHAnsi"/>
        </w:rPr>
        <w:lastRenderedPageBreak/>
        <w:t>Creating Business Asset</w:t>
      </w:r>
      <w:r w:rsidR="00660C5D">
        <w:rPr>
          <w:rFonts w:asciiTheme="minorHAnsi" w:hAnsiTheme="minorHAnsi" w:cstheme="majorHAnsi"/>
        </w:rPr>
        <w:t xml:space="preserve"> Type</w:t>
      </w:r>
      <w:bookmarkEnd w:id="179"/>
    </w:p>
    <w:p w14:paraId="7A6B39A1" w14:textId="088C084D" w:rsidR="00660C5D" w:rsidRPr="00660C5D" w:rsidRDefault="00660C5D" w:rsidP="00660C5D">
      <w:pPr>
        <w:ind w:left="720"/>
      </w:pPr>
      <w:r>
        <w:t>Following Business Asset Types need to be created</w:t>
      </w:r>
      <w:r w:rsidR="003E6BBA">
        <w:t>:</w:t>
      </w:r>
      <w:r>
        <w:t xml:space="preserve"> </w:t>
      </w:r>
    </w:p>
    <w:p w14:paraId="4053C88D" w14:textId="690C8C80" w:rsidR="00AC2FFE" w:rsidRDefault="00886371" w:rsidP="00F224F5">
      <w:pPr>
        <w:pStyle w:val="Heading20"/>
        <w:numPr>
          <w:ilvl w:val="1"/>
          <w:numId w:val="3"/>
        </w:numPr>
        <w:ind w:right="270"/>
        <w:jc w:val="both"/>
      </w:pPr>
      <w:bookmarkStart w:id="180" w:name="_Toc25838726"/>
      <w:bookmarkStart w:id="181" w:name="DataSources"/>
      <w:r>
        <w:t>Data So</w:t>
      </w:r>
      <w:r w:rsidR="00E51C28">
        <w:t>u</w:t>
      </w:r>
      <w:r>
        <w:t>r</w:t>
      </w:r>
      <w:r w:rsidR="00E51C28">
        <w:t>ces</w:t>
      </w:r>
      <w:bookmarkEnd w:id="180"/>
    </w:p>
    <w:bookmarkEnd w:id="181"/>
    <w:p w14:paraId="36E37887" w14:textId="279680EE" w:rsidR="00886371" w:rsidRPr="00EA73FF" w:rsidRDefault="00886371" w:rsidP="00F224F5">
      <w:pPr>
        <w:pStyle w:val="BodyText"/>
        <w:ind w:left="1440" w:right="270"/>
        <w:jc w:val="both"/>
        <w:rPr>
          <w:rFonts w:asciiTheme="minorHAnsi" w:hAnsiTheme="minorHAnsi"/>
          <w:sz w:val="24"/>
        </w:rPr>
      </w:pPr>
      <w:r w:rsidRPr="00EA73FF">
        <w:rPr>
          <w:rFonts w:asciiTheme="minorHAnsi" w:hAnsiTheme="minorHAnsi"/>
          <w:sz w:val="24"/>
        </w:rPr>
        <w:t xml:space="preserve">A Business Asset type should be configured to list all the data sources participating in data quality </w:t>
      </w:r>
      <w:r w:rsidR="00213944" w:rsidRPr="00EA73FF">
        <w:rPr>
          <w:rFonts w:asciiTheme="minorHAnsi" w:hAnsiTheme="minorHAnsi"/>
          <w:sz w:val="24"/>
        </w:rPr>
        <w:t>evaluation</w:t>
      </w:r>
      <w:r w:rsidRPr="00EA73FF">
        <w:rPr>
          <w:rFonts w:asciiTheme="minorHAnsi" w:hAnsiTheme="minorHAnsi"/>
          <w:sz w:val="24"/>
        </w:rPr>
        <w:t xml:space="preserve">. </w:t>
      </w:r>
    </w:p>
    <w:p w14:paraId="46C76950" w14:textId="773700A1" w:rsidR="00886371" w:rsidRPr="00EA73FF" w:rsidRDefault="00886371" w:rsidP="00886371">
      <w:pPr>
        <w:pStyle w:val="BodyText"/>
        <w:ind w:left="1440" w:right="270"/>
        <w:jc w:val="both"/>
        <w:rPr>
          <w:rFonts w:asciiTheme="minorHAnsi" w:hAnsiTheme="minorHAnsi"/>
          <w:sz w:val="24"/>
        </w:rPr>
      </w:pPr>
      <w:r w:rsidRPr="00EA73FF">
        <w:rPr>
          <w:rFonts w:asciiTheme="minorHAnsi" w:hAnsiTheme="minorHAnsi"/>
          <w:sz w:val="24"/>
        </w:rPr>
        <w:t>A suitable name can be given for this asset type e.g. “Data Sources”, “Source Files” etc.</w:t>
      </w:r>
    </w:p>
    <w:p w14:paraId="7AD2D113" w14:textId="3939ECFE" w:rsidR="00BF5DB3" w:rsidRPr="00EA73FF" w:rsidRDefault="00A4544A" w:rsidP="00F224F5">
      <w:pPr>
        <w:pStyle w:val="BodyText"/>
        <w:ind w:left="1440" w:right="270"/>
        <w:jc w:val="both"/>
        <w:rPr>
          <w:rFonts w:asciiTheme="minorHAnsi" w:hAnsiTheme="minorHAnsi"/>
          <w:sz w:val="24"/>
        </w:rPr>
      </w:pPr>
      <w:r w:rsidRPr="00EA73FF">
        <w:rPr>
          <w:rFonts w:asciiTheme="minorHAnsi" w:hAnsiTheme="minorHAnsi"/>
          <w:sz w:val="24"/>
        </w:rPr>
        <w:t>Following field</w:t>
      </w:r>
      <w:r w:rsidR="002B12AD" w:rsidRPr="00EA73FF">
        <w:rPr>
          <w:rFonts w:asciiTheme="minorHAnsi" w:hAnsiTheme="minorHAnsi"/>
          <w:sz w:val="24"/>
        </w:rPr>
        <w:t>(</w:t>
      </w:r>
      <w:r w:rsidRPr="00EA73FF">
        <w:rPr>
          <w:rFonts w:asciiTheme="minorHAnsi" w:hAnsiTheme="minorHAnsi"/>
          <w:sz w:val="24"/>
        </w:rPr>
        <w:t>s</w:t>
      </w:r>
      <w:r w:rsidR="002B12AD" w:rsidRPr="00EA73FF">
        <w:rPr>
          <w:rFonts w:asciiTheme="minorHAnsi" w:hAnsiTheme="minorHAnsi"/>
          <w:sz w:val="24"/>
        </w:rPr>
        <w:t>)</w:t>
      </w:r>
      <w:r w:rsidR="00BF5DB3" w:rsidRPr="00EA73FF">
        <w:rPr>
          <w:rFonts w:asciiTheme="minorHAnsi" w:hAnsiTheme="minorHAnsi"/>
          <w:sz w:val="24"/>
        </w:rPr>
        <w:t xml:space="preserve"> must </w:t>
      </w:r>
      <w:r w:rsidRPr="00EA73FF">
        <w:rPr>
          <w:rFonts w:asciiTheme="minorHAnsi" w:hAnsiTheme="minorHAnsi"/>
          <w:sz w:val="24"/>
        </w:rPr>
        <w:t xml:space="preserve">be configured </w:t>
      </w:r>
      <w:r w:rsidR="006C6876" w:rsidRPr="00EA73FF">
        <w:rPr>
          <w:rFonts w:asciiTheme="minorHAnsi" w:hAnsiTheme="minorHAnsi"/>
          <w:sz w:val="24"/>
        </w:rPr>
        <w:t>for this asset type</w:t>
      </w:r>
      <w:r w:rsidR="00BF5DB3" w:rsidRPr="00EA73FF">
        <w:rPr>
          <w:rFonts w:asciiTheme="minorHAnsi" w:hAnsiTheme="minorHAnsi"/>
          <w:sz w:val="24"/>
        </w:rPr>
        <w:t>:</w:t>
      </w:r>
    </w:p>
    <w:p w14:paraId="3CF73DCF" w14:textId="77777777" w:rsidR="007A6F9E" w:rsidRDefault="007A6F9E" w:rsidP="00F224F5">
      <w:pPr>
        <w:pStyle w:val="BodyText"/>
        <w:ind w:left="1440" w:right="270"/>
        <w:jc w:val="both"/>
        <w:rPr>
          <w:rFonts w:asciiTheme="minorHAnsi" w:hAnsiTheme="minorHAnsi"/>
        </w:rPr>
      </w:pPr>
    </w:p>
    <w:tbl>
      <w:tblPr>
        <w:tblW w:w="5535" w:type="dxa"/>
        <w:jc w:val="center"/>
        <w:tblLook w:val="04A0" w:firstRow="1" w:lastRow="0" w:firstColumn="1" w:lastColumn="0" w:noHBand="0" w:noVBand="1"/>
      </w:tblPr>
      <w:tblGrid>
        <w:gridCol w:w="2495"/>
        <w:gridCol w:w="1415"/>
        <w:gridCol w:w="1625"/>
      </w:tblGrid>
      <w:tr w:rsidR="00862B33" w:rsidRPr="00862B33" w14:paraId="218A901D" w14:textId="77777777" w:rsidTr="001F55CB">
        <w:trPr>
          <w:trHeight w:val="260"/>
          <w:jc w:val="center"/>
        </w:trPr>
        <w:tc>
          <w:tcPr>
            <w:tcW w:w="249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02847B6" w14:textId="53DD0306" w:rsidR="00862B33" w:rsidRPr="00862B33" w:rsidRDefault="00862B33" w:rsidP="00862B33">
            <w:pPr>
              <w:rPr>
                <w:rFonts w:ascii="Calibri" w:eastAsia="Times New Roman" w:hAnsi="Calibri" w:cs="Calibri"/>
                <w:b/>
                <w:bCs/>
                <w:color w:val="FFFFFF"/>
                <w:sz w:val="20"/>
                <w:szCs w:val="20"/>
                <w:lang w:val="en-US"/>
              </w:rPr>
            </w:pPr>
            <w:r w:rsidRPr="00862B33">
              <w:rPr>
                <w:rFonts w:ascii="Calibri" w:eastAsia="Times New Roman" w:hAnsi="Calibri" w:cs="Calibri"/>
                <w:b/>
                <w:bCs/>
                <w:color w:val="FFFFFF"/>
                <w:sz w:val="20"/>
                <w:szCs w:val="20"/>
                <w:lang w:val="en-US"/>
              </w:rPr>
              <w:t>Field Attribute</w:t>
            </w:r>
          </w:p>
        </w:tc>
        <w:tc>
          <w:tcPr>
            <w:tcW w:w="1415" w:type="dxa"/>
            <w:tcBorders>
              <w:top w:val="single" w:sz="4" w:space="0" w:color="auto"/>
              <w:left w:val="nil"/>
              <w:bottom w:val="single" w:sz="4" w:space="0" w:color="auto"/>
              <w:right w:val="nil"/>
            </w:tcBorders>
            <w:shd w:val="clear" w:color="000000" w:fill="000000"/>
            <w:noWrap/>
            <w:vAlign w:val="bottom"/>
            <w:hideMark/>
          </w:tcPr>
          <w:p w14:paraId="7453B9CD" w14:textId="77777777" w:rsidR="00862B33" w:rsidRPr="00862B33" w:rsidRDefault="00862B33" w:rsidP="00862B33">
            <w:pPr>
              <w:rPr>
                <w:rFonts w:ascii="Calibri" w:eastAsia="Times New Roman" w:hAnsi="Calibri" w:cs="Calibri"/>
                <w:b/>
                <w:bCs/>
                <w:color w:val="FFFFFF"/>
                <w:sz w:val="20"/>
                <w:szCs w:val="20"/>
                <w:lang w:val="en-US"/>
              </w:rPr>
            </w:pPr>
            <w:r w:rsidRPr="00862B33">
              <w:rPr>
                <w:rFonts w:ascii="Calibri" w:eastAsia="Times New Roman" w:hAnsi="Calibri" w:cs="Calibri"/>
                <w:b/>
                <w:bCs/>
                <w:color w:val="FFFFFF"/>
                <w:sz w:val="20"/>
                <w:szCs w:val="20"/>
                <w:lang w:val="en-US"/>
              </w:rPr>
              <w:t>Field-1</w:t>
            </w:r>
          </w:p>
        </w:tc>
        <w:tc>
          <w:tcPr>
            <w:tcW w:w="1625" w:type="dxa"/>
            <w:tcBorders>
              <w:top w:val="single" w:sz="4" w:space="0" w:color="auto"/>
              <w:left w:val="single" w:sz="4" w:space="0" w:color="auto"/>
              <w:bottom w:val="single" w:sz="4" w:space="0" w:color="auto"/>
              <w:right w:val="nil"/>
            </w:tcBorders>
            <w:shd w:val="clear" w:color="000000" w:fill="000000"/>
            <w:noWrap/>
            <w:vAlign w:val="bottom"/>
            <w:hideMark/>
          </w:tcPr>
          <w:p w14:paraId="4B0BDF83" w14:textId="77777777" w:rsidR="00862B33" w:rsidRPr="00862B33" w:rsidRDefault="00862B33" w:rsidP="00862B33">
            <w:pPr>
              <w:rPr>
                <w:rFonts w:ascii="Calibri" w:eastAsia="Times New Roman" w:hAnsi="Calibri" w:cs="Calibri"/>
                <w:b/>
                <w:bCs/>
                <w:color w:val="FFFFFF"/>
                <w:sz w:val="20"/>
                <w:szCs w:val="20"/>
                <w:lang w:val="en-US"/>
              </w:rPr>
            </w:pPr>
            <w:r w:rsidRPr="00862B33">
              <w:rPr>
                <w:rFonts w:ascii="Calibri" w:eastAsia="Times New Roman" w:hAnsi="Calibri" w:cs="Calibri"/>
                <w:b/>
                <w:bCs/>
                <w:color w:val="FFFFFF"/>
                <w:sz w:val="20"/>
                <w:szCs w:val="20"/>
                <w:lang w:val="en-US"/>
              </w:rPr>
              <w:t>Field-2</w:t>
            </w:r>
          </w:p>
        </w:tc>
      </w:tr>
      <w:tr w:rsidR="00862B33" w:rsidRPr="00862B33" w14:paraId="2C4A5396"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5BC7751C"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Name</w:t>
            </w:r>
          </w:p>
        </w:tc>
        <w:tc>
          <w:tcPr>
            <w:tcW w:w="1415" w:type="dxa"/>
            <w:tcBorders>
              <w:top w:val="nil"/>
              <w:left w:val="nil"/>
              <w:bottom w:val="single" w:sz="4" w:space="0" w:color="auto"/>
              <w:right w:val="single" w:sz="4" w:space="0" w:color="auto"/>
            </w:tcBorders>
            <w:shd w:val="clear" w:color="auto" w:fill="auto"/>
            <w:noWrap/>
            <w:vAlign w:val="bottom"/>
            <w:hideMark/>
          </w:tcPr>
          <w:p w14:paraId="0DE4A571"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Name</w:t>
            </w:r>
          </w:p>
        </w:tc>
        <w:tc>
          <w:tcPr>
            <w:tcW w:w="1625" w:type="dxa"/>
            <w:tcBorders>
              <w:top w:val="nil"/>
              <w:left w:val="nil"/>
              <w:bottom w:val="single" w:sz="4" w:space="0" w:color="auto"/>
              <w:right w:val="single" w:sz="4" w:space="0" w:color="auto"/>
            </w:tcBorders>
            <w:shd w:val="clear" w:color="auto" w:fill="auto"/>
            <w:noWrap/>
            <w:vAlign w:val="bottom"/>
            <w:hideMark/>
          </w:tcPr>
          <w:p w14:paraId="17AB939B"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DQ Results</w:t>
            </w:r>
          </w:p>
        </w:tc>
      </w:tr>
      <w:tr w:rsidR="00862B33" w:rsidRPr="00862B33" w14:paraId="1CB2EFE5"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3A7576C3"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API Name</w:t>
            </w:r>
          </w:p>
        </w:tc>
        <w:tc>
          <w:tcPr>
            <w:tcW w:w="1415" w:type="dxa"/>
            <w:tcBorders>
              <w:top w:val="nil"/>
              <w:left w:val="nil"/>
              <w:bottom w:val="single" w:sz="4" w:space="0" w:color="auto"/>
              <w:right w:val="single" w:sz="4" w:space="0" w:color="auto"/>
            </w:tcBorders>
            <w:shd w:val="clear" w:color="auto" w:fill="auto"/>
            <w:noWrap/>
            <w:vAlign w:val="bottom"/>
            <w:hideMark/>
          </w:tcPr>
          <w:p w14:paraId="4759E571"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Name</w:t>
            </w:r>
          </w:p>
        </w:tc>
        <w:tc>
          <w:tcPr>
            <w:tcW w:w="1625" w:type="dxa"/>
            <w:tcBorders>
              <w:top w:val="nil"/>
              <w:left w:val="nil"/>
              <w:bottom w:val="single" w:sz="4" w:space="0" w:color="auto"/>
              <w:right w:val="single" w:sz="4" w:space="0" w:color="auto"/>
            </w:tcBorders>
            <w:shd w:val="clear" w:color="auto" w:fill="auto"/>
            <w:noWrap/>
            <w:vAlign w:val="bottom"/>
            <w:hideMark/>
          </w:tcPr>
          <w:p w14:paraId="5EC3E848"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DQ Results</w:t>
            </w:r>
          </w:p>
        </w:tc>
      </w:tr>
      <w:tr w:rsidR="00862B33" w:rsidRPr="00862B33" w14:paraId="4B665212"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17A9E096"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Input Type</w:t>
            </w:r>
          </w:p>
        </w:tc>
        <w:tc>
          <w:tcPr>
            <w:tcW w:w="1415" w:type="dxa"/>
            <w:tcBorders>
              <w:top w:val="nil"/>
              <w:left w:val="nil"/>
              <w:bottom w:val="single" w:sz="4" w:space="0" w:color="auto"/>
              <w:right w:val="single" w:sz="4" w:space="0" w:color="auto"/>
            </w:tcBorders>
            <w:shd w:val="clear" w:color="auto" w:fill="auto"/>
            <w:noWrap/>
            <w:vAlign w:val="bottom"/>
            <w:hideMark/>
          </w:tcPr>
          <w:p w14:paraId="6B199D67"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Simple Text</w:t>
            </w:r>
          </w:p>
        </w:tc>
        <w:tc>
          <w:tcPr>
            <w:tcW w:w="1625" w:type="dxa"/>
            <w:tcBorders>
              <w:top w:val="nil"/>
              <w:left w:val="nil"/>
              <w:bottom w:val="single" w:sz="4" w:space="0" w:color="auto"/>
              <w:right w:val="single" w:sz="4" w:space="0" w:color="auto"/>
            </w:tcBorders>
            <w:shd w:val="clear" w:color="auto" w:fill="auto"/>
            <w:noWrap/>
            <w:vAlign w:val="bottom"/>
            <w:hideMark/>
          </w:tcPr>
          <w:p w14:paraId="50B85A20"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Html/</w:t>
            </w:r>
            <w:proofErr w:type="spellStart"/>
            <w:r w:rsidRPr="00862B33">
              <w:rPr>
                <w:rFonts w:ascii="Calibri" w:eastAsia="Times New Roman" w:hAnsi="Calibri" w:cs="Calibri"/>
                <w:color w:val="000000"/>
                <w:sz w:val="20"/>
                <w:szCs w:val="20"/>
                <w:lang w:val="en-US"/>
              </w:rPr>
              <w:t>Richtext</w:t>
            </w:r>
            <w:proofErr w:type="spellEnd"/>
          </w:p>
        </w:tc>
      </w:tr>
      <w:tr w:rsidR="00862B33" w:rsidRPr="00862B33" w14:paraId="51360548"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2F674B37"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Category</w:t>
            </w:r>
          </w:p>
        </w:tc>
        <w:tc>
          <w:tcPr>
            <w:tcW w:w="1415" w:type="dxa"/>
            <w:tcBorders>
              <w:top w:val="nil"/>
              <w:left w:val="nil"/>
              <w:bottom w:val="single" w:sz="4" w:space="0" w:color="auto"/>
              <w:right w:val="single" w:sz="4" w:space="0" w:color="auto"/>
            </w:tcBorders>
            <w:shd w:val="clear" w:color="auto" w:fill="auto"/>
            <w:noWrap/>
            <w:vAlign w:val="bottom"/>
            <w:hideMark/>
          </w:tcPr>
          <w:p w14:paraId="28BD4C2E"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01205A54"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Data Quality</w:t>
            </w:r>
          </w:p>
        </w:tc>
      </w:tr>
      <w:tr w:rsidR="00862B33" w:rsidRPr="00862B33" w14:paraId="1287D618"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207580EA"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Minimum Value</w:t>
            </w:r>
          </w:p>
        </w:tc>
        <w:tc>
          <w:tcPr>
            <w:tcW w:w="1415" w:type="dxa"/>
            <w:tcBorders>
              <w:top w:val="nil"/>
              <w:left w:val="nil"/>
              <w:bottom w:val="single" w:sz="4" w:space="0" w:color="auto"/>
              <w:right w:val="single" w:sz="4" w:space="0" w:color="auto"/>
            </w:tcBorders>
            <w:shd w:val="clear" w:color="auto" w:fill="auto"/>
            <w:noWrap/>
            <w:vAlign w:val="bottom"/>
            <w:hideMark/>
          </w:tcPr>
          <w:p w14:paraId="56DF4335"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4E223CEB"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r>
      <w:tr w:rsidR="00862B33" w:rsidRPr="00862B33" w14:paraId="4750C41E"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002D1E94"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Maximum Value</w:t>
            </w:r>
          </w:p>
        </w:tc>
        <w:tc>
          <w:tcPr>
            <w:tcW w:w="1415" w:type="dxa"/>
            <w:tcBorders>
              <w:top w:val="nil"/>
              <w:left w:val="nil"/>
              <w:bottom w:val="single" w:sz="4" w:space="0" w:color="auto"/>
              <w:right w:val="single" w:sz="4" w:space="0" w:color="auto"/>
            </w:tcBorders>
            <w:shd w:val="clear" w:color="auto" w:fill="auto"/>
            <w:noWrap/>
            <w:vAlign w:val="bottom"/>
            <w:hideMark/>
          </w:tcPr>
          <w:p w14:paraId="5DFACEA8"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79D6FA64"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r>
      <w:tr w:rsidR="00862B33" w:rsidRPr="00862B33" w14:paraId="1810BEE8" w14:textId="77777777" w:rsidTr="001F55CB">
        <w:trPr>
          <w:trHeight w:val="521"/>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00807B0F"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Type of List</w:t>
            </w:r>
          </w:p>
        </w:tc>
        <w:tc>
          <w:tcPr>
            <w:tcW w:w="1415" w:type="dxa"/>
            <w:tcBorders>
              <w:top w:val="nil"/>
              <w:left w:val="nil"/>
              <w:bottom w:val="single" w:sz="4" w:space="0" w:color="auto"/>
              <w:right w:val="single" w:sz="4" w:space="0" w:color="auto"/>
            </w:tcBorders>
            <w:shd w:val="clear" w:color="auto" w:fill="auto"/>
            <w:noWrap/>
            <w:vAlign w:val="bottom"/>
            <w:hideMark/>
          </w:tcPr>
          <w:p w14:paraId="5BFD9EDA"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2BC3F813"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r>
      <w:tr w:rsidR="00862B33" w:rsidRPr="00862B33" w14:paraId="77175983"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55788121"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List Display Format</w:t>
            </w:r>
          </w:p>
        </w:tc>
        <w:tc>
          <w:tcPr>
            <w:tcW w:w="1415" w:type="dxa"/>
            <w:tcBorders>
              <w:top w:val="nil"/>
              <w:left w:val="nil"/>
              <w:bottom w:val="single" w:sz="4" w:space="0" w:color="auto"/>
              <w:right w:val="single" w:sz="4" w:space="0" w:color="auto"/>
            </w:tcBorders>
            <w:shd w:val="clear" w:color="auto" w:fill="auto"/>
            <w:noWrap/>
            <w:vAlign w:val="bottom"/>
            <w:hideMark/>
          </w:tcPr>
          <w:p w14:paraId="0AFEA755"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66662146"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r>
      <w:tr w:rsidR="00862B33" w:rsidRPr="00862B33" w14:paraId="3062C203"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55D1E3AF"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Show In Detail Tile</w:t>
            </w:r>
          </w:p>
        </w:tc>
        <w:tc>
          <w:tcPr>
            <w:tcW w:w="1415" w:type="dxa"/>
            <w:tcBorders>
              <w:top w:val="nil"/>
              <w:left w:val="nil"/>
              <w:bottom w:val="single" w:sz="4" w:space="0" w:color="auto"/>
              <w:right w:val="single" w:sz="4" w:space="0" w:color="auto"/>
            </w:tcBorders>
            <w:shd w:val="clear" w:color="auto" w:fill="auto"/>
            <w:noWrap/>
            <w:vAlign w:val="bottom"/>
            <w:hideMark/>
          </w:tcPr>
          <w:p w14:paraId="70189C65"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TRUE</w:t>
            </w:r>
          </w:p>
        </w:tc>
        <w:tc>
          <w:tcPr>
            <w:tcW w:w="1625" w:type="dxa"/>
            <w:tcBorders>
              <w:top w:val="nil"/>
              <w:left w:val="nil"/>
              <w:bottom w:val="single" w:sz="4" w:space="0" w:color="auto"/>
              <w:right w:val="single" w:sz="4" w:space="0" w:color="auto"/>
            </w:tcBorders>
            <w:shd w:val="clear" w:color="auto" w:fill="auto"/>
            <w:noWrap/>
            <w:vAlign w:val="bottom"/>
            <w:hideMark/>
          </w:tcPr>
          <w:p w14:paraId="7B34B723"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TRUE</w:t>
            </w:r>
          </w:p>
        </w:tc>
      </w:tr>
      <w:tr w:rsidR="00862B33" w:rsidRPr="00862B33" w14:paraId="63C2D09B"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57B9B026"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Is Editable</w:t>
            </w:r>
          </w:p>
        </w:tc>
        <w:tc>
          <w:tcPr>
            <w:tcW w:w="1415" w:type="dxa"/>
            <w:tcBorders>
              <w:top w:val="nil"/>
              <w:left w:val="nil"/>
              <w:bottom w:val="single" w:sz="4" w:space="0" w:color="auto"/>
              <w:right w:val="single" w:sz="4" w:space="0" w:color="auto"/>
            </w:tcBorders>
            <w:shd w:val="clear" w:color="auto" w:fill="auto"/>
            <w:noWrap/>
            <w:vAlign w:val="bottom"/>
            <w:hideMark/>
          </w:tcPr>
          <w:p w14:paraId="09A79174"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TRUE</w:t>
            </w:r>
          </w:p>
        </w:tc>
        <w:tc>
          <w:tcPr>
            <w:tcW w:w="1625" w:type="dxa"/>
            <w:tcBorders>
              <w:top w:val="nil"/>
              <w:left w:val="nil"/>
              <w:bottom w:val="single" w:sz="4" w:space="0" w:color="auto"/>
              <w:right w:val="single" w:sz="4" w:space="0" w:color="auto"/>
            </w:tcBorders>
            <w:shd w:val="clear" w:color="auto" w:fill="auto"/>
            <w:noWrap/>
            <w:vAlign w:val="bottom"/>
            <w:hideMark/>
          </w:tcPr>
          <w:p w14:paraId="7C83B4FA"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r>
      <w:tr w:rsidR="00862B33" w:rsidRPr="00862B33" w14:paraId="52F3984E"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43C9B8D4"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 xml:space="preserve">Is </w:t>
            </w:r>
            <w:proofErr w:type="spellStart"/>
            <w:r w:rsidRPr="00862B33">
              <w:rPr>
                <w:rFonts w:ascii="Calibri" w:eastAsia="Times New Roman" w:hAnsi="Calibri" w:cs="Calibri"/>
                <w:color w:val="000000"/>
                <w:sz w:val="20"/>
                <w:szCs w:val="20"/>
                <w:lang w:val="en-US"/>
              </w:rPr>
              <w:t>Listable</w:t>
            </w:r>
            <w:proofErr w:type="spellEnd"/>
          </w:p>
        </w:tc>
        <w:tc>
          <w:tcPr>
            <w:tcW w:w="1415" w:type="dxa"/>
            <w:tcBorders>
              <w:top w:val="nil"/>
              <w:left w:val="nil"/>
              <w:bottom w:val="single" w:sz="4" w:space="0" w:color="auto"/>
              <w:right w:val="single" w:sz="4" w:space="0" w:color="auto"/>
            </w:tcBorders>
            <w:shd w:val="clear" w:color="auto" w:fill="auto"/>
            <w:noWrap/>
            <w:vAlign w:val="bottom"/>
            <w:hideMark/>
          </w:tcPr>
          <w:p w14:paraId="2CC473C9"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TRUE</w:t>
            </w:r>
          </w:p>
        </w:tc>
        <w:tc>
          <w:tcPr>
            <w:tcW w:w="1625" w:type="dxa"/>
            <w:tcBorders>
              <w:top w:val="nil"/>
              <w:left w:val="nil"/>
              <w:bottom w:val="single" w:sz="4" w:space="0" w:color="auto"/>
              <w:right w:val="single" w:sz="4" w:space="0" w:color="auto"/>
            </w:tcBorders>
            <w:shd w:val="clear" w:color="auto" w:fill="auto"/>
            <w:noWrap/>
            <w:vAlign w:val="bottom"/>
            <w:hideMark/>
          </w:tcPr>
          <w:p w14:paraId="079AA689"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r>
      <w:tr w:rsidR="00862B33" w:rsidRPr="00862B33" w14:paraId="3908CD60"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6626CD90"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Is Required</w:t>
            </w:r>
          </w:p>
        </w:tc>
        <w:tc>
          <w:tcPr>
            <w:tcW w:w="1415" w:type="dxa"/>
            <w:tcBorders>
              <w:top w:val="nil"/>
              <w:left w:val="nil"/>
              <w:bottom w:val="single" w:sz="4" w:space="0" w:color="auto"/>
              <w:right w:val="single" w:sz="4" w:space="0" w:color="auto"/>
            </w:tcBorders>
            <w:shd w:val="clear" w:color="auto" w:fill="auto"/>
            <w:noWrap/>
            <w:vAlign w:val="bottom"/>
            <w:hideMark/>
          </w:tcPr>
          <w:p w14:paraId="79A8F65C"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TRUE</w:t>
            </w:r>
          </w:p>
        </w:tc>
        <w:tc>
          <w:tcPr>
            <w:tcW w:w="1625" w:type="dxa"/>
            <w:tcBorders>
              <w:top w:val="nil"/>
              <w:left w:val="nil"/>
              <w:bottom w:val="single" w:sz="4" w:space="0" w:color="auto"/>
              <w:right w:val="single" w:sz="4" w:space="0" w:color="auto"/>
            </w:tcBorders>
            <w:shd w:val="clear" w:color="auto" w:fill="auto"/>
            <w:noWrap/>
            <w:vAlign w:val="bottom"/>
            <w:hideMark/>
          </w:tcPr>
          <w:p w14:paraId="62001A96"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r>
      <w:tr w:rsidR="00862B33" w:rsidRPr="00862B33" w14:paraId="147981C8"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21BBB065"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Part of Key</w:t>
            </w:r>
          </w:p>
        </w:tc>
        <w:tc>
          <w:tcPr>
            <w:tcW w:w="1415" w:type="dxa"/>
            <w:tcBorders>
              <w:top w:val="nil"/>
              <w:left w:val="nil"/>
              <w:bottom w:val="single" w:sz="4" w:space="0" w:color="auto"/>
              <w:right w:val="single" w:sz="4" w:space="0" w:color="auto"/>
            </w:tcBorders>
            <w:shd w:val="clear" w:color="auto" w:fill="auto"/>
            <w:noWrap/>
            <w:vAlign w:val="bottom"/>
            <w:hideMark/>
          </w:tcPr>
          <w:p w14:paraId="386AE856"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TRUE</w:t>
            </w:r>
          </w:p>
        </w:tc>
        <w:tc>
          <w:tcPr>
            <w:tcW w:w="1625" w:type="dxa"/>
            <w:tcBorders>
              <w:top w:val="nil"/>
              <w:left w:val="nil"/>
              <w:bottom w:val="single" w:sz="4" w:space="0" w:color="auto"/>
              <w:right w:val="single" w:sz="4" w:space="0" w:color="auto"/>
            </w:tcBorders>
            <w:shd w:val="clear" w:color="auto" w:fill="auto"/>
            <w:noWrap/>
            <w:vAlign w:val="bottom"/>
            <w:hideMark/>
          </w:tcPr>
          <w:p w14:paraId="785FF651"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r>
      <w:tr w:rsidR="00862B33" w:rsidRPr="00862B33" w14:paraId="67DCE914"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14748EFB"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Show As Top Level Filter</w:t>
            </w:r>
          </w:p>
        </w:tc>
        <w:tc>
          <w:tcPr>
            <w:tcW w:w="1415" w:type="dxa"/>
            <w:tcBorders>
              <w:top w:val="nil"/>
              <w:left w:val="nil"/>
              <w:bottom w:val="single" w:sz="4" w:space="0" w:color="auto"/>
              <w:right w:val="single" w:sz="4" w:space="0" w:color="auto"/>
            </w:tcBorders>
            <w:shd w:val="clear" w:color="auto" w:fill="auto"/>
            <w:noWrap/>
            <w:vAlign w:val="bottom"/>
            <w:hideMark/>
          </w:tcPr>
          <w:p w14:paraId="569DE4EF"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c>
          <w:tcPr>
            <w:tcW w:w="1625" w:type="dxa"/>
            <w:tcBorders>
              <w:top w:val="nil"/>
              <w:left w:val="nil"/>
              <w:bottom w:val="single" w:sz="4" w:space="0" w:color="auto"/>
              <w:right w:val="single" w:sz="4" w:space="0" w:color="auto"/>
            </w:tcBorders>
            <w:shd w:val="clear" w:color="auto" w:fill="auto"/>
            <w:noWrap/>
            <w:vAlign w:val="bottom"/>
            <w:hideMark/>
          </w:tcPr>
          <w:p w14:paraId="0264960C"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r>
      <w:tr w:rsidR="00862B33" w:rsidRPr="00862B33" w14:paraId="1E0897A2"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20E6903E"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Allow Multiple Items</w:t>
            </w:r>
          </w:p>
        </w:tc>
        <w:tc>
          <w:tcPr>
            <w:tcW w:w="1415" w:type="dxa"/>
            <w:tcBorders>
              <w:top w:val="nil"/>
              <w:left w:val="nil"/>
              <w:bottom w:val="single" w:sz="4" w:space="0" w:color="auto"/>
              <w:right w:val="single" w:sz="4" w:space="0" w:color="auto"/>
            </w:tcBorders>
            <w:shd w:val="clear" w:color="auto" w:fill="auto"/>
            <w:noWrap/>
            <w:vAlign w:val="bottom"/>
            <w:hideMark/>
          </w:tcPr>
          <w:p w14:paraId="48385B30"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c>
          <w:tcPr>
            <w:tcW w:w="1625" w:type="dxa"/>
            <w:tcBorders>
              <w:top w:val="nil"/>
              <w:left w:val="nil"/>
              <w:bottom w:val="single" w:sz="4" w:space="0" w:color="auto"/>
              <w:right w:val="single" w:sz="4" w:space="0" w:color="auto"/>
            </w:tcBorders>
            <w:shd w:val="clear" w:color="auto" w:fill="auto"/>
            <w:noWrap/>
            <w:vAlign w:val="bottom"/>
            <w:hideMark/>
          </w:tcPr>
          <w:p w14:paraId="350F10E9"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r>
      <w:tr w:rsidR="00862B33" w:rsidRPr="00862B33" w14:paraId="1CF6C16F"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4AADE549"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Show if Empty</w:t>
            </w:r>
          </w:p>
        </w:tc>
        <w:tc>
          <w:tcPr>
            <w:tcW w:w="1415" w:type="dxa"/>
            <w:tcBorders>
              <w:top w:val="nil"/>
              <w:left w:val="nil"/>
              <w:bottom w:val="single" w:sz="4" w:space="0" w:color="auto"/>
              <w:right w:val="single" w:sz="4" w:space="0" w:color="auto"/>
            </w:tcBorders>
            <w:shd w:val="clear" w:color="auto" w:fill="auto"/>
            <w:noWrap/>
            <w:vAlign w:val="bottom"/>
            <w:hideMark/>
          </w:tcPr>
          <w:p w14:paraId="0C420DA5"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c>
          <w:tcPr>
            <w:tcW w:w="1625" w:type="dxa"/>
            <w:tcBorders>
              <w:top w:val="nil"/>
              <w:left w:val="nil"/>
              <w:bottom w:val="single" w:sz="4" w:space="0" w:color="auto"/>
              <w:right w:val="single" w:sz="4" w:space="0" w:color="auto"/>
            </w:tcBorders>
            <w:shd w:val="clear" w:color="auto" w:fill="auto"/>
            <w:noWrap/>
            <w:vAlign w:val="bottom"/>
            <w:hideMark/>
          </w:tcPr>
          <w:p w14:paraId="5D122A89"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r>
      <w:tr w:rsidR="00862B33" w:rsidRPr="00862B33" w14:paraId="311279EB"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416775DF"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Lookup Type</w:t>
            </w:r>
          </w:p>
        </w:tc>
        <w:tc>
          <w:tcPr>
            <w:tcW w:w="1415" w:type="dxa"/>
            <w:tcBorders>
              <w:top w:val="nil"/>
              <w:left w:val="nil"/>
              <w:bottom w:val="single" w:sz="4" w:space="0" w:color="auto"/>
              <w:right w:val="single" w:sz="4" w:space="0" w:color="auto"/>
            </w:tcBorders>
            <w:shd w:val="clear" w:color="auto" w:fill="auto"/>
            <w:noWrap/>
            <w:vAlign w:val="bottom"/>
            <w:hideMark/>
          </w:tcPr>
          <w:p w14:paraId="3921CED8"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6108FE59"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r>
      <w:tr w:rsidR="00862B33" w:rsidRPr="00862B33" w14:paraId="64DC8D11"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2CDC0131"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Relationship Type</w:t>
            </w:r>
          </w:p>
        </w:tc>
        <w:tc>
          <w:tcPr>
            <w:tcW w:w="1415" w:type="dxa"/>
            <w:tcBorders>
              <w:top w:val="nil"/>
              <w:left w:val="nil"/>
              <w:bottom w:val="single" w:sz="4" w:space="0" w:color="auto"/>
              <w:right w:val="single" w:sz="4" w:space="0" w:color="auto"/>
            </w:tcBorders>
            <w:shd w:val="clear" w:color="auto" w:fill="auto"/>
            <w:noWrap/>
            <w:vAlign w:val="bottom"/>
            <w:hideMark/>
          </w:tcPr>
          <w:p w14:paraId="0F267FF5"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53079499"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r>
      <w:tr w:rsidR="00862B33" w:rsidRPr="00862B33" w14:paraId="09CFF7F0"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7C1CBD0F"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Table Settings</w:t>
            </w:r>
          </w:p>
        </w:tc>
        <w:tc>
          <w:tcPr>
            <w:tcW w:w="1415" w:type="dxa"/>
            <w:tcBorders>
              <w:top w:val="nil"/>
              <w:left w:val="nil"/>
              <w:bottom w:val="single" w:sz="4" w:space="0" w:color="auto"/>
              <w:right w:val="single" w:sz="4" w:space="0" w:color="auto"/>
            </w:tcBorders>
            <w:shd w:val="clear" w:color="auto" w:fill="auto"/>
            <w:noWrap/>
            <w:vAlign w:val="bottom"/>
            <w:hideMark/>
          </w:tcPr>
          <w:p w14:paraId="758DDA43"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5DFB393E"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r>
    </w:tbl>
    <w:p w14:paraId="67C8CF64" w14:textId="77777777" w:rsidR="001F55CB" w:rsidRDefault="00A03E96" w:rsidP="00F224F5">
      <w:pPr>
        <w:pStyle w:val="BodyText"/>
        <w:ind w:left="1440" w:right="270"/>
        <w:jc w:val="both"/>
        <w:rPr>
          <w:rFonts w:asciiTheme="minorHAnsi" w:hAnsiTheme="minorHAnsi"/>
        </w:rPr>
      </w:pPr>
      <w:r>
        <w:rPr>
          <w:rFonts w:asciiTheme="minorHAnsi" w:hAnsiTheme="minorHAnsi"/>
        </w:rPr>
        <w:br w:type="textWrapping" w:clear="all"/>
      </w:r>
      <w:r w:rsidR="009155BA">
        <w:rPr>
          <w:rFonts w:asciiTheme="minorHAnsi" w:hAnsiTheme="minorHAnsi"/>
        </w:rPr>
        <w:br w:type="textWrapping" w:clear="all"/>
      </w:r>
    </w:p>
    <w:p w14:paraId="731A584A" w14:textId="77777777" w:rsidR="001F55CB" w:rsidRDefault="001F55CB" w:rsidP="00F224F5">
      <w:pPr>
        <w:pStyle w:val="BodyText"/>
        <w:ind w:left="1440" w:right="270"/>
        <w:jc w:val="both"/>
        <w:rPr>
          <w:rFonts w:asciiTheme="minorHAnsi" w:hAnsiTheme="minorHAnsi"/>
        </w:rPr>
      </w:pPr>
    </w:p>
    <w:p w14:paraId="4540ABEA" w14:textId="77777777" w:rsidR="001F55CB" w:rsidRDefault="001F55CB" w:rsidP="00F224F5">
      <w:pPr>
        <w:pStyle w:val="BodyText"/>
        <w:ind w:left="1440" w:right="270"/>
        <w:jc w:val="both"/>
        <w:rPr>
          <w:rFonts w:asciiTheme="minorHAnsi" w:hAnsiTheme="minorHAnsi"/>
        </w:rPr>
      </w:pPr>
    </w:p>
    <w:p w14:paraId="2EC0EDC3" w14:textId="77777777" w:rsidR="001F55CB" w:rsidRDefault="001F55CB" w:rsidP="00F224F5">
      <w:pPr>
        <w:pStyle w:val="BodyText"/>
        <w:ind w:left="1440" w:right="270"/>
        <w:jc w:val="both"/>
        <w:rPr>
          <w:rFonts w:asciiTheme="minorHAnsi" w:hAnsiTheme="minorHAnsi"/>
        </w:rPr>
      </w:pPr>
    </w:p>
    <w:p w14:paraId="4E92FC4D" w14:textId="77777777" w:rsidR="001F55CB" w:rsidRDefault="001F55CB" w:rsidP="00F224F5">
      <w:pPr>
        <w:pStyle w:val="BodyText"/>
        <w:ind w:left="1440" w:right="270"/>
        <w:jc w:val="both"/>
        <w:rPr>
          <w:rFonts w:asciiTheme="minorHAnsi" w:hAnsiTheme="minorHAnsi"/>
        </w:rPr>
      </w:pPr>
    </w:p>
    <w:p w14:paraId="5AD000F3" w14:textId="77777777" w:rsidR="001F55CB" w:rsidRDefault="001F55CB" w:rsidP="00F224F5">
      <w:pPr>
        <w:pStyle w:val="BodyText"/>
        <w:ind w:left="1440" w:right="270"/>
        <w:jc w:val="both"/>
        <w:rPr>
          <w:rFonts w:asciiTheme="minorHAnsi" w:hAnsiTheme="minorHAnsi"/>
        </w:rPr>
      </w:pPr>
    </w:p>
    <w:p w14:paraId="54E59103" w14:textId="77777777" w:rsidR="001F55CB" w:rsidRDefault="001F55CB" w:rsidP="00F224F5">
      <w:pPr>
        <w:pStyle w:val="BodyText"/>
        <w:ind w:left="1440" w:right="270"/>
        <w:jc w:val="both"/>
        <w:rPr>
          <w:rFonts w:asciiTheme="minorHAnsi" w:hAnsiTheme="minorHAnsi"/>
        </w:rPr>
      </w:pPr>
    </w:p>
    <w:p w14:paraId="33160AD4" w14:textId="77777777" w:rsidR="001F55CB" w:rsidRDefault="001F55CB" w:rsidP="00F224F5">
      <w:pPr>
        <w:pStyle w:val="BodyText"/>
        <w:ind w:left="1440" w:right="270"/>
        <w:jc w:val="both"/>
        <w:rPr>
          <w:rFonts w:asciiTheme="minorHAnsi" w:hAnsiTheme="minorHAnsi"/>
        </w:rPr>
      </w:pPr>
    </w:p>
    <w:p w14:paraId="43873EB7" w14:textId="3829B51E" w:rsidR="00BF5DB3" w:rsidRDefault="00D01077" w:rsidP="00F224F5">
      <w:pPr>
        <w:pStyle w:val="BodyText"/>
        <w:ind w:left="1440" w:right="270"/>
        <w:jc w:val="both"/>
        <w:rPr>
          <w:rFonts w:asciiTheme="minorHAnsi" w:hAnsiTheme="minorHAnsi"/>
        </w:rPr>
      </w:pPr>
      <w:r>
        <w:rPr>
          <w:rFonts w:asciiTheme="minorHAnsi" w:hAnsiTheme="minorHAnsi"/>
        </w:rPr>
        <w:lastRenderedPageBreak/>
        <w:t>Refer b</w:t>
      </w:r>
      <w:r w:rsidR="00BF5DB3">
        <w:rPr>
          <w:rFonts w:asciiTheme="minorHAnsi" w:hAnsiTheme="minorHAnsi"/>
        </w:rPr>
        <w:t xml:space="preserve">elow </w:t>
      </w:r>
      <w:r>
        <w:rPr>
          <w:rFonts w:asciiTheme="minorHAnsi" w:hAnsiTheme="minorHAnsi"/>
        </w:rPr>
        <w:t>screenshot</w:t>
      </w:r>
      <w:r w:rsidR="00BF5DB3">
        <w:rPr>
          <w:rFonts w:asciiTheme="minorHAnsi" w:hAnsiTheme="minorHAnsi"/>
        </w:rPr>
        <w:t xml:space="preserve"> </w:t>
      </w:r>
      <w:r w:rsidR="0041545F">
        <w:rPr>
          <w:rFonts w:asciiTheme="minorHAnsi" w:hAnsiTheme="minorHAnsi"/>
        </w:rPr>
        <w:t xml:space="preserve">for </w:t>
      </w:r>
      <w:r w:rsidR="00635A78">
        <w:rPr>
          <w:rFonts w:asciiTheme="minorHAnsi" w:hAnsiTheme="minorHAnsi"/>
        </w:rPr>
        <w:t xml:space="preserve">creating </w:t>
      </w:r>
      <w:r>
        <w:rPr>
          <w:rFonts w:asciiTheme="minorHAnsi" w:hAnsiTheme="minorHAnsi"/>
        </w:rPr>
        <w:t>business asset</w:t>
      </w:r>
      <w:r w:rsidR="00635A78">
        <w:rPr>
          <w:rFonts w:asciiTheme="minorHAnsi" w:hAnsiTheme="minorHAnsi"/>
        </w:rPr>
        <w:t xml:space="preserve"> type</w:t>
      </w:r>
      <w:r w:rsidR="0041545F">
        <w:rPr>
          <w:rFonts w:asciiTheme="minorHAnsi" w:hAnsiTheme="minorHAnsi"/>
        </w:rPr>
        <w:t>.</w:t>
      </w:r>
    </w:p>
    <w:p w14:paraId="367DB983" w14:textId="77777777" w:rsidR="00BF5DB3" w:rsidRDefault="00BF5DB3" w:rsidP="00F224F5">
      <w:pPr>
        <w:pStyle w:val="BodyText"/>
        <w:ind w:right="270"/>
        <w:jc w:val="both"/>
        <w:rPr>
          <w:rFonts w:asciiTheme="minorHAnsi" w:hAnsiTheme="minorHAnsi"/>
        </w:rPr>
      </w:pPr>
    </w:p>
    <w:p w14:paraId="177CBE1C" w14:textId="46D9F3DA" w:rsidR="00515DFA" w:rsidRDefault="00515DFA" w:rsidP="00F224F5">
      <w:pPr>
        <w:pStyle w:val="BodyText"/>
        <w:ind w:right="270"/>
        <w:jc w:val="both"/>
        <w:rPr>
          <w:rFonts w:asciiTheme="minorHAnsi" w:hAnsiTheme="minorHAnsi"/>
        </w:rPr>
      </w:pPr>
      <w:r>
        <w:rPr>
          <w:noProof/>
        </w:rPr>
        <w:drawing>
          <wp:inline distT="0" distB="0" distL="0" distR="0" wp14:anchorId="17658A81" wp14:editId="3E24F612">
            <wp:extent cx="5720244" cy="1697128"/>
            <wp:effectExtent l="19050" t="19050" r="1397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5724367" cy="1698351"/>
                    </a:xfrm>
                    <a:prstGeom prst="rect">
                      <a:avLst/>
                    </a:prstGeom>
                    <a:ln>
                      <a:solidFill>
                        <a:schemeClr val="accent1"/>
                      </a:solidFill>
                    </a:ln>
                  </pic:spPr>
                </pic:pic>
              </a:graphicData>
            </a:graphic>
          </wp:inline>
        </w:drawing>
      </w:r>
    </w:p>
    <w:p w14:paraId="2F35F532" w14:textId="77777777" w:rsidR="00F7019F" w:rsidRDefault="00F7019F" w:rsidP="00F224F5">
      <w:pPr>
        <w:pStyle w:val="BodyText"/>
        <w:ind w:right="270"/>
        <w:jc w:val="both"/>
        <w:rPr>
          <w:rFonts w:asciiTheme="minorHAnsi" w:hAnsiTheme="minorHAnsi"/>
        </w:rPr>
      </w:pPr>
    </w:p>
    <w:p w14:paraId="15806688" w14:textId="1CAB9456" w:rsidR="00AC2FFE" w:rsidRDefault="00E14EC6" w:rsidP="00F224F5">
      <w:pPr>
        <w:pStyle w:val="Heading20"/>
        <w:numPr>
          <w:ilvl w:val="1"/>
          <w:numId w:val="3"/>
        </w:numPr>
        <w:ind w:right="270"/>
        <w:jc w:val="both"/>
      </w:pPr>
      <w:bookmarkStart w:id="182" w:name="_Toc25838727"/>
      <w:bookmarkStart w:id="183" w:name="SourceAttributes"/>
      <w:r>
        <w:t>Source Attributes</w:t>
      </w:r>
      <w:bookmarkEnd w:id="182"/>
    </w:p>
    <w:bookmarkEnd w:id="183"/>
    <w:p w14:paraId="2EE42CA0" w14:textId="6AF6616C" w:rsidR="0005170E" w:rsidRPr="00EA73FF" w:rsidRDefault="0005170E" w:rsidP="0005170E">
      <w:pPr>
        <w:pStyle w:val="BodyText"/>
        <w:ind w:left="1440" w:right="270"/>
        <w:jc w:val="both"/>
        <w:rPr>
          <w:rFonts w:asciiTheme="minorHAnsi" w:hAnsiTheme="minorHAnsi"/>
          <w:sz w:val="24"/>
        </w:rPr>
      </w:pPr>
      <w:r w:rsidRPr="00EA73FF">
        <w:rPr>
          <w:rFonts w:asciiTheme="minorHAnsi" w:hAnsiTheme="minorHAnsi"/>
          <w:sz w:val="24"/>
        </w:rPr>
        <w:t xml:space="preserve">A Business Asset type should be configured to </w:t>
      </w:r>
      <w:r w:rsidR="003F363E" w:rsidRPr="00EA73FF">
        <w:rPr>
          <w:rFonts w:asciiTheme="minorHAnsi" w:hAnsiTheme="minorHAnsi"/>
          <w:sz w:val="24"/>
        </w:rPr>
        <w:t xml:space="preserve">define the consolidated </w:t>
      </w:r>
      <w:r w:rsidRPr="00EA73FF">
        <w:rPr>
          <w:rFonts w:asciiTheme="minorHAnsi" w:hAnsiTheme="minorHAnsi"/>
          <w:sz w:val="24"/>
        </w:rPr>
        <w:t>list</w:t>
      </w:r>
      <w:r w:rsidR="003F363E" w:rsidRPr="00EA73FF">
        <w:rPr>
          <w:rFonts w:asciiTheme="minorHAnsi" w:hAnsiTheme="minorHAnsi"/>
          <w:sz w:val="24"/>
        </w:rPr>
        <w:t xml:space="preserve"> of</w:t>
      </w:r>
      <w:r w:rsidRPr="00EA73FF">
        <w:rPr>
          <w:rFonts w:asciiTheme="minorHAnsi" w:hAnsiTheme="minorHAnsi"/>
          <w:sz w:val="24"/>
        </w:rPr>
        <w:t xml:space="preserve"> </w:t>
      </w:r>
      <w:r w:rsidR="00B846E7" w:rsidRPr="00EA73FF">
        <w:rPr>
          <w:rFonts w:asciiTheme="minorHAnsi" w:hAnsiTheme="minorHAnsi"/>
          <w:sz w:val="24"/>
        </w:rPr>
        <w:t>attributes</w:t>
      </w:r>
      <w:r w:rsidRPr="00EA73FF">
        <w:rPr>
          <w:rFonts w:asciiTheme="minorHAnsi" w:hAnsiTheme="minorHAnsi"/>
          <w:sz w:val="24"/>
        </w:rPr>
        <w:t xml:space="preserve"> </w:t>
      </w:r>
      <w:r w:rsidR="00FB3223" w:rsidRPr="00EA73FF">
        <w:rPr>
          <w:rFonts w:asciiTheme="minorHAnsi" w:hAnsiTheme="minorHAnsi"/>
          <w:sz w:val="24"/>
        </w:rPr>
        <w:t xml:space="preserve">of </w:t>
      </w:r>
      <w:r w:rsidR="003F363E" w:rsidRPr="00EA73FF">
        <w:rPr>
          <w:rFonts w:asciiTheme="minorHAnsi" w:hAnsiTheme="minorHAnsi"/>
          <w:sz w:val="24"/>
        </w:rPr>
        <w:t xml:space="preserve">all </w:t>
      </w:r>
      <w:r w:rsidR="00C7339F" w:rsidRPr="00EA73FF">
        <w:rPr>
          <w:rFonts w:asciiTheme="minorHAnsi" w:hAnsiTheme="minorHAnsi"/>
          <w:sz w:val="24"/>
        </w:rPr>
        <w:t>data sources.</w:t>
      </w:r>
      <w:r w:rsidR="00C01431" w:rsidRPr="00EA73FF">
        <w:rPr>
          <w:rFonts w:asciiTheme="minorHAnsi" w:hAnsiTheme="minorHAnsi"/>
          <w:sz w:val="24"/>
        </w:rPr>
        <w:t xml:space="preserve"> </w:t>
      </w:r>
    </w:p>
    <w:p w14:paraId="0290D177" w14:textId="6D2B2CC3" w:rsidR="0005170E" w:rsidRPr="00EA73FF" w:rsidRDefault="0005170E" w:rsidP="0005170E">
      <w:pPr>
        <w:pStyle w:val="BodyText"/>
        <w:ind w:left="1440" w:right="270"/>
        <w:jc w:val="both"/>
        <w:rPr>
          <w:rFonts w:asciiTheme="minorHAnsi" w:hAnsiTheme="minorHAnsi"/>
          <w:sz w:val="24"/>
        </w:rPr>
      </w:pPr>
      <w:r w:rsidRPr="00EA73FF">
        <w:rPr>
          <w:rFonts w:asciiTheme="minorHAnsi" w:hAnsiTheme="minorHAnsi"/>
          <w:sz w:val="24"/>
        </w:rPr>
        <w:t xml:space="preserve">A suitable name can be given for this asset type e.g. “Data </w:t>
      </w:r>
      <w:r w:rsidR="008872C3" w:rsidRPr="00EA73FF">
        <w:rPr>
          <w:rFonts w:asciiTheme="minorHAnsi" w:hAnsiTheme="minorHAnsi"/>
          <w:sz w:val="24"/>
        </w:rPr>
        <w:t>Element</w:t>
      </w:r>
      <w:r w:rsidR="00F00DFB" w:rsidRPr="00EA73FF">
        <w:rPr>
          <w:rFonts w:asciiTheme="minorHAnsi" w:hAnsiTheme="minorHAnsi"/>
          <w:sz w:val="24"/>
        </w:rPr>
        <w:t>s</w:t>
      </w:r>
      <w:r w:rsidRPr="00EA73FF">
        <w:rPr>
          <w:rFonts w:asciiTheme="minorHAnsi" w:hAnsiTheme="minorHAnsi"/>
          <w:sz w:val="24"/>
        </w:rPr>
        <w:t>”, “</w:t>
      </w:r>
      <w:r w:rsidR="00CF3DE0" w:rsidRPr="00EA73FF">
        <w:rPr>
          <w:rFonts w:asciiTheme="minorHAnsi" w:hAnsiTheme="minorHAnsi"/>
          <w:sz w:val="24"/>
        </w:rPr>
        <w:t xml:space="preserve">Source </w:t>
      </w:r>
      <w:r w:rsidRPr="00EA73FF">
        <w:rPr>
          <w:rFonts w:asciiTheme="minorHAnsi" w:hAnsiTheme="minorHAnsi"/>
          <w:sz w:val="24"/>
        </w:rPr>
        <w:t>Fie</w:t>
      </w:r>
      <w:r w:rsidR="0057056D" w:rsidRPr="00EA73FF">
        <w:rPr>
          <w:rFonts w:asciiTheme="minorHAnsi" w:hAnsiTheme="minorHAnsi"/>
          <w:sz w:val="24"/>
        </w:rPr>
        <w:t>ld</w:t>
      </w:r>
      <w:r w:rsidRPr="00EA73FF">
        <w:rPr>
          <w:rFonts w:asciiTheme="minorHAnsi" w:hAnsiTheme="minorHAnsi"/>
          <w:sz w:val="24"/>
        </w:rPr>
        <w:t>s” etc.</w:t>
      </w:r>
    </w:p>
    <w:p w14:paraId="08C085D2" w14:textId="77777777" w:rsidR="0005170E" w:rsidRPr="00EA73FF" w:rsidRDefault="0005170E" w:rsidP="0005170E">
      <w:pPr>
        <w:pStyle w:val="BodyText"/>
        <w:ind w:left="1440" w:right="270"/>
        <w:jc w:val="both"/>
        <w:rPr>
          <w:rFonts w:asciiTheme="minorHAnsi" w:hAnsiTheme="minorHAnsi"/>
          <w:sz w:val="24"/>
        </w:rPr>
      </w:pPr>
      <w:r w:rsidRPr="00EA73FF">
        <w:rPr>
          <w:rFonts w:asciiTheme="minorHAnsi" w:hAnsiTheme="minorHAnsi"/>
          <w:sz w:val="24"/>
        </w:rPr>
        <w:t>Following field(s) must be configured for this asset type:</w:t>
      </w:r>
    </w:p>
    <w:p w14:paraId="7F2DE30D" w14:textId="77777777" w:rsidR="00D7562F" w:rsidRDefault="00D7562F" w:rsidP="0005170E">
      <w:pPr>
        <w:pStyle w:val="BodyText"/>
        <w:ind w:left="1440" w:right="270"/>
        <w:jc w:val="both"/>
        <w:rPr>
          <w:rFonts w:asciiTheme="minorHAnsi" w:hAnsiTheme="minorHAnsi"/>
        </w:rPr>
      </w:pPr>
    </w:p>
    <w:tbl>
      <w:tblPr>
        <w:tblW w:w="6700" w:type="dxa"/>
        <w:jc w:val="center"/>
        <w:tblLook w:val="04A0" w:firstRow="1" w:lastRow="0" w:firstColumn="1" w:lastColumn="0" w:noHBand="0" w:noVBand="1"/>
      </w:tblPr>
      <w:tblGrid>
        <w:gridCol w:w="2080"/>
        <w:gridCol w:w="1180"/>
        <w:gridCol w:w="1355"/>
        <w:gridCol w:w="2085"/>
      </w:tblGrid>
      <w:tr w:rsidR="00501278" w:rsidRPr="00501278" w14:paraId="605334E2" w14:textId="77777777" w:rsidTr="00501278">
        <w:trPr>
          <w:trHeight w:val="255"/>
          <w:jc w:val="center"/>
        </w:trPr>
        <w:tc>
          <w:tcPr>
            <w:tcW w:w="208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34C7BC4" w14:textId="60C9F1D7" w:rsidR="00501278" w:rsidRPr="00501278" w:rsidRDefault="00501278" w:rsidP="00501278">
            <w:pPr>
              <w:rPr>
                <w:rFonts w:ascii="Calibri" w:eastAsia="Times New Roman" w:hAnsi="Calibri" w:cs="Calibri"/>
                <w:b/>
                <w:bCs/>
                <w:color w:val="FFFFFF"/>
                <w:sz w:val="20"/>
                <w:szCs w:val="20"/>
                <w:lang w:val="en-US"/>
              </w:rPr>
            </w:pPr>
            <w:r w:rsidRPr="00501278">
              <w:rPr>
                <w:rFonts w:ascii="Calibri" w:eastAsia="Times New Roman" w:hAnsi="Calibri" w:cs="Calibri"/>
                <w:b/>
                <w:bCs/>
                <w:color w:val="FFFFFF"/>
                <w:sz w:val="20"/>
                <w:szCs w:val="20"/>
                <w:lang w:val="en-US"/>
              </w:rPr>
              <w:t>Field Attribute</w:t>
            </w:r>
          </w:p>
        </w:tc>
        <w:tc>
          <w:tcPr>
            <w:tcW w:w="1180" w:type="dxa"/>
            <w:tcBorders>
              <w:top w:val="single" w:sz="4" w:space="0" w:color="auto"/>
              <w:left w:val="nil"/>
              <w:bottom w:val="single" w:sz="4" w:space="0" w:color="auto"/>
              <w:right w:val="nil"/>
            </w:tcBorders>
            <w:shd w:val="clear" w:color="000000" w:fill="000000"/>
            <w:noWrap/>
            <w:vAlign w:val="bottom"/>
            <w:hideMark/>
          </w:tcPr>
          <w:p w14:paraId="4834D9A8" w14:textId="77777777" w:rsidR="00501278" w:rsidRPr="00501278" w:rsidRDefault="00501278" w:rsidP="00501278">
            <w:pPr>
              <w:rPr>
                <w:rFonts w:ascii="Calibri" w:eastAsia="Times New Roman" w:hAnsi="Calibri" w:cs="Calibri"/>
                <w:b/>
                <w:bCs/>
                <w:color w:val="FFFFFF"/>
                <w:sz w:val="20"/>
                <w:szCs w:val="20"/>
                <w:lang w:val="en-US"/>
              </w:rPr>
            </w:pPr>
            <w:r w:rsidRPr="00501278">
              <w:rPr>
                <w:rFonts w:ascii="Calibri" w:eastAsia="Times New Roman" w:hAnsi="Calibri" w:cs="Calibri"/>
                <w:b/>
                <w:bCs/>
                <w:color w:val="FFFFFF"/>
                <w:sz w:val="20"/>
                <w:szCs w:val="20"/>
                <w:lang w:val="en-US"/>
              </w:rPr>
              <w:t>Field-1</w:t>
            </w:r>
          </w:p>
        </w:tc>
        <w:tc>
          <w:tcPr>
            <w:tcW w:w="1240" w:type="dxa"/>
            <w:tcBorders>
              <w:top w:val="single" w:sz="4" w:space="0" w:color="auto"/>
              <w:left w:val="single" w:sz="4" w:space="0" w:color="auto"/>
              <w:bottom w:val="single" w:sz="4" w:space="0" w:color="auto"/>
              <w:right w:val="nil"/>
            </w:tcBorders>
            <w:shd w:val="clear" w:color="000000" w:fill="000000"/>
            <w:noWrap/>
            <w:vAlign w:val="bottom"/>
            <w:hideMark/>
          </w:tcPr>
          <w:p w14:paraId="2E8ED880" w14:textId="77777777" w:rsidR="00501278" w:rsidRPr="00501278" w:rsidRDefault="00501278" w:rsidP="00501278">
            <w:pPr>
              <w:rPr>
                <w:rFonts w:ascii="Calibri" w:eastAsia="Times New Roman" w:hAnsi="Calibri" w:cs="Calibri"/>
                <w:b/>
                <w:bCs/>
                <w:color w:val="FFFFFF"/>
                <w:sz w:val="20"/>
                <w:szCs w:val="20"/>
                <w:lang w:val="en-US"/>
              </w:rPr>
            </w:pPr>
            <w:r w:rsidRPr="00501278">
              <w:rPr>
                <w:rFonts w:ascii="Calibri" w:eastAsia="Times New Roman" w:hAnsi="Calibri" w:cs="Calibri"/>
                <w:b/>
                <w:bCs/>
                <w:color w:val="FFFFFF"/>
                <w:sz w:val="20"/>
                <w:szCs w:val="20"/>
                <w:lang w:val="en-US"/>
              </w:rPr>
              <w:t>Field-2</w:t>
            </w:r>
          </w:p>
        </w:tc>
        <w:tc>
          <w:tcPr>
            <w:tcW w:w="2200" w:type="dxa"/>
            <w:tcBorders>
              <w:top w:val="single" w:sz="4" w:space="0" w:color="auto"/>
              <w:left w:val="single" w:sz="4" w:space="0" w:color="auto"/>
              <w:bottom w:val="single" w:sz="4" w:space="0" w:color="auto"/>
              <w:right w:val="nil"/>
            </w:tcBorders>
            <w:shd w:val="clear" w:color="000000" w:fill="000000"/>
            <w:vAlign w:val="bottom"/>
            <w:hideMark/>
          </w:tcPr>
          <w:p w14:paraId="39147181" w14:textId="77777777" w:rsidR="00501278" w:rsidRPr="00501278" w:rsidRDefault="00501278" w:rsidP="00501278">
            <w:pPr>
              <w:rPr>
                <w:rFonts w:ascii="Calibri" w:eastAsia="Times New Roman" w:hAnsi="Calibri" w:cs="Calibri"/>
                <w:b/>
                <w:bCs/>
                <w:color w:val="FFFFFF"/>
                <w:sz w:val="20"/>
                <w:szCs w:val="20"/>
                <w:lang w:val="en-US"/>
              </w:rPr>
            </w:pPr>
            <w:r w:rsidRPr="00501278">
              <w:rPr>
                <w:rFonts w:ascii="Calibri" w:eastAsia="Times New Roman" w:hAnsi="Calibri" w:cs="Calibri"/>
                <w:b/>
                <w:bCs/>
                <w:color w:val="FFFFFF"/>
                <w:sz w:val="20"/>
                <w:szCs w:val="20"/>
                <w:lang w:val="en-US"/>
              </w:rPr>
              <w:t>Field-3</w:t>
            </w:r>
          </w:p>
        </w:tc>
      </w:tr>
      <w:tr w:rsidR="00501278" w:rsidRPr="00501278" w14:paraId="12CD75F2" w14:textId="77777777" w:rsidTr="00501278">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7320A5D4"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Name</w:t>
            </w:r>
          </w:p>
        </w:tc>
        <w:tc>
          <w:tcPr>
            <w:tcW w:w="1180" w:type="dxa"/>
            <w:tcBorders>
              <w:top w:val="nil"/>
              <w:left w:val="nil"/>
              <w:bottom w:val="single" w:sz="4" w:space="0" w:color="auto"/>
              <w:right w:val="single" w:sz="4" w:space="0" w:color="auto"/>
            </w:tcBorders>
            <w:shd w:val="clear" w:color="auto" w:fill="auto"/>
            <w:noWrap/>
            <w:vAlign w:val="bottom"/>
            <w:hideMark/>
          </w:tcPr>
          <w:p w14:paraId="4686AD27"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Name</w:t>
            </w:r>
          </w:p>
        </w:tc>
        <w:tc>
          <w:tcPr>
            <w:tcW w:w="1240" w:type="dxa"/>
            <w:tcBorders>
              <w:top w:val="nil"/>
              <w:left w:val="nil"/>
              <w:bottom w:val="single" w:sz="4" w:space="0" w:color="auto"/>
              <w:right w:val="single" w:sz="4" w:space="0" w:color="auto"/>
            </w:tcBorders>
            <w:shd w:val="clear" w:color="auto" w:fill="auto"/>
            <w:noWrap/>
            <w:vAlign w:val="bottom"/>
            <w:hideMark/>
          </w:tcPr>
          <w:p w14:paraId="37AD83D1"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DQ Results</w:t>
            </w:r>
          </w:p>
        </w:tc>
        <w:tc>
          <w:tcPr>
            <w:tcW w:w="2200" w:type="dxa"/>
            <w:tcBorders>
              <w:top w:val="nil"/>
              <w:left w:val="nil"/>
              <w:bottom w:val="single" w:sz="4" w:space="0" w:color="auto"/>
              <w:right w:val="single" w:sz="4" w:space="0" w:color="auto"/>
            </w:tcBorders>
            <w:shd w:val="clear" w:color="auto" w:fill="auto"/>
            <w:vAlign w:val="bottom"/>
            <w:hideMark/>
          </w:tcPr>
          <w:p w14:paraId="16A6A9D1" w14:textId="77777777" w:rsidR="00501278" w:rsidRPr="00501278" w:rsidRDefault="00501278" w:rsidP="00501278">
            <w:pPr>
              <w:rPr>
                <w:rFonts w:ascii="Calibri" w:eastAsia="Times New Roman" w:hAnsi="Calibri" w:cs="Calibri"/>
                <w:color w:val="000000"/>
                <w:sz w:val="20"/>
                <w:szCs w:val="20"/>
                <w:lang w:val="en-US"/>
              </w:rPr>
            </w:pPr>
            <w:proofErr w:type="spellStart"/>
            <w:r w:rsidRPr="00501278">
              <w:rPr>
                <w:rFonts w:ascii="Calibri" w:eastAsia="Times New Roman" w:hAnsi="Calibri" w:cs="Calibri"/>
                <w:color w:val="000000"/>
                <w:sz w:val="20"/>
                <w:szCs w:val="20"/>
                <w:lang w:val="en-US"/>
              </w:rPr>
              <w:t>DataElementGroup</w:t>
            </w:r>
            <w:proofErr w:type="spellEnd"/>
          </w:p>
        </w:tc>
      </w:tr>
      <w:tr w:rsidR="00501278" w:rsidRPr="00501278" w14:paraId="147AA3B7" w14:textId="77777777" w:rsidTr="00501278">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F326F2C"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API Name</w:t>
            </w:r>
          </w:p>
        </w:tc>
        <w:tc>
          <w:tcPr>
            <w:tcW w:w="1180" w:type="dxa"/>
            <w:tcBorders>
              <w:top w:val="nil"/>
              <w:left w:val="nil"/>
              <w:bottom w:val="single" w:sz="4" w:space="0" w:color="auto"/>
              <w:right w:val="single" w:sz="4" w:space="0" w:color="auto"/>
            </w:tcBorders>
            <w:shd w:val="clear" w:color="auto" w:fill="auto"/>
            <w:noWrap/>
            <w:vAlign w:val="bottom"/>
            <w:hideMark/>
          </w:tcPr>
          <w:p w14:paraId="7CDFD5E7"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Name</w:t>
            </w:r>
          </w:p>
        </w:tc>
        <w:tc>
          <w:tcPr>
            <w:tcW w:w="1240" w:type="dxa"/>
            <w:tcBorders>
              <w:top w:val="nil"/>
              <w:left w:val="nil"/>
              <w:bottom w:val="single" w:sz="4" w:space="0" w:color="auto"/>
              <w:right w:val="single" w:sz="4" w:space="0" w:color="auto"/>
            </w:tcBorders>
            <w:shd w:val="clear" w:color="auto" w:fill="auto"/>
            <w:noWrap/>
            <w:vAlign w:val="bottom"/>
            <w:hideMark/>
          </w:tcPr>
          <w:p w14:paraId="321E06EA"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DQ Results</w:t>
            </w:r>
          </w:p>
        </w:tc>
        <w:tc>
          <w:tcPr>
            <w:tcW w:w="2200" w:type="dxa"/>
            <w:tcBorders>
              <w:top w:val="nil"/>
              <w:left w:val="nil"/>
              <w:bottom w:val="single" w:sz="4" w:space="0" w:color="auto"/>
              <w:right w:val="single" w:sz="4" w:space="0" w:color="auto"/>
            </w:tcBorders>
            <w:shd w:val="clear" w:color="auto" w:fill="auto"/>
            <w:vAlign w:val="bottom"/>
            <w:hideMark/>
          </w:tcPr>
          <w:p w14:paraId="44FC0C8F" w14:textId="77777777" w:rsidR="00501278" w:rsidRPr="00501278" w:rsidRDefault="00501278" w:rsidP="00501278">
            <w:pPr>
              <w:rPr>
                <w:rFonts w:ascii="Calibri" w:eastAsia="Times New Roman" w:hAnsi="Calibri" w:cs="Calibri"/>
                <w:color w:val="000000"/>
                <w:sz w:val="20"/>
                <w:szCs w:val="20"/>
                <w:lang w:val="en-US"/>
              </w:rPr>
            </w:pPr>
            <w:proofErr w:type="spellStart"/>
            <w:r w:rsidRPr="00501278">
              <w:rPr>
                <w:rFonts w:ascii="Calibri" w:eastAsia="Times New Roman" w:hAnsi="Calibri" w:cs="Calibri"/>
                <w:color w:val="000000"/>
                <w:sz w:val="20"/>
                <w:szCs w:val="20"/>
                <w:lang w:val="en-US"/>
              </w:rPr>
              <w:t>DataElementGroup</w:t>
            </w:r>
            <w:proofErr w:type="spellEnd"/>
          </w:p>
        </w:tc>
      </w:tr>
      <w:tr w:rsidR="00501278" w:rsidRPr="00501278" w14:paraId="3813AC1C" w14:textId="77777777" w:rsidTr="00501278">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3FE76E2F"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Input Type</w:t>
            </w:r>
          </w:p>
        </w:tc>
        <w:tc>
          <w:tcPr>
            <w:tcW w:w="1180" w:type="dxa"/>
            <w:tcBorders>
              <w:top w:val="nil"/>
              <w:left w:val="nil"/>
              <w:bottom w:val="single" w:sz="4" w:space="0" w:color="auto"/>
              <w:right w:val="single" w:sz="4" w:space="0" w:color="auto"/>
            </w:tcBorders>
            <w:shd w:val="clear" w:color="auto" w:fill="auto"/>
            <w:noWrap/>
            <w:vAlign w:val="bottom"/>
            <w:hideMark/>
          </w:tcPr>
          <w:p w14:paraId="2C7ADE96"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Simple Text</w:t>
            </w:r>
          </w:p>
        </w:tc>
        <w:tc>
          <w:tcPr>
            <w:tcW w:w="1240" w:type="dxa"/>
            <w:tcBorders>
              <w:top w:val="nil"/>
              <w:left w:val="nil"/>
              <w:bottom w:val="single" w:sz="4" w:space="0" w:color="auto"/>
              <w:right w:val="single" w:sz="4" w:space="0" w:color="auto"/>
            </w:tcBorders>
            <w:shd w:val="clear" w:color="auto" w:fill="auto"/>
            <w:noWrap/>
            <w:vAlign w:val="bottom"/>
            <w:hideMark/>
          </w:tcPr>
          <w:p w14:paraId="00B9EE59"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Html/</w:t>
            </w:r>
            <w:proofErr w:type="spellStart"/>
            <w:r w:rsidRPr="00501278">
              <w:rPr>
                <w:rFonts w:ascii="Calibri" w:eastAsia="Times New Roman" w:hAnsi="Calibri" w:cs="Calibri"/>
                <w:color w:val="000000"/>
                <w:sz w:val="20"/>
                <w:szCs w:val="20"/>
                <w:lang w:val="en-US"/>
              </w:rPr>
              <w:t>Richtext</w:t>
            </w:r>
            <w:proofErr w:type="spellEnd"/>
          </w:p>
        </w:tc>
        <w:tc>
          <w:tcPr>
            <w:tcW w:w="2200" w:type="dxa"/>
            <w:tcBorders>
              <w:top w:val="nil"/>
              <w:left w:val="nil"/>
              <w:bottom w:val="single" w:sz="4" w:space="0" w:color="auto"/>
              <w:right w:val="single" w:sz="4" w:space="0" w:color="auto"/>
            </w:tcBorders>
            <w:shd w:val="clear" w:color="auto" w:fill="auto"/>
            <w:vAlign w:val="bottom"/>
            <w:hideMark/>
          </w:tcPr>
          <w:p w14:paraId="77F9753D"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List</w:t>
            </w:r>
          </w:p>
        </w:tc>
      </w:tr>
      <w:tr w:rsidR="00501278" w:rsidRPr="00501278" w14:paraId="2E8843E1" w14:textId="77777777" w:rsidTr="00501278">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5BE726E"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Category</w:t>
            </w:r>
          </w:p>
        </w:tc>
        <w:tc>
          <w:tcPr>
            <w:tcW w:w="1180" w:type="dxa"/>
            <w:tcBorders>
              <w:top w:val="nil"/>
              <w:left w:val="nil"/>
              <w:bottom w:val="single" w:sz="4" w:space="0" w:color="auto"/>
              <w:right w:val="single" w:sz="4" w:space="0" w:color="auto"/>
            </w:tcBorders>
            <w:shd w:val="clear" w:color="auto" w:fill="auto"/>
            <w:noWrap/>
            <w:vAlign w:val="bottom"/>
            <w:hideMark/>
          </w:tcPr>
          <w:p w14:paraId="5638D202"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5CDD6DB8"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Data Quality</w:t>
            </w:r>
          </w:p>
        </w:tc>
        <w:tc>
          <w:tcPr>
            <w:tcW w:w="2200" w:type="dxa"/>
            <w:tcBorders>
              <w:top w:val="nil"/>
              <w:left w:val="nil"/>
              <w:bottom w:val="single" w:sz="4" w:space="0" w:color="auto"/>
              <w:right w:val="single" w:sz="4" w:space="0" w:color="auto"/>
            </w:tcBorders>
            <w:shd w:val="clear" w:color="auto" w:fill="auto"/>
            <w:vAlign w:val="bottom"/>
            <w:hideMark/>
          </w:tcPr>
          <w:p w14:paraId="35C70143"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r>
      <w:tr w:rsidR="00501278" w:rsidRPr="00501278" w14:paraId="2B038B9A" w14:textId="77777777" w:rsidTr="00501278">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3CA0CEBA"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Minimum Value</w:t>
            </w:r>
          </w:p>
        </w:tc>
        <w:tc>
          <w:tcPr>
            <w:tcW w:w="1180" w:type="dxa"/>
            <w:tcBorders>
              <w:top w:val="nil"/>
              <w:left w:val="nil"/>
              <w:bottom w:val="single" w:sz="4" w:space="0" w:color="auto"/>
              <w:right w:val="single" w:sz="4" w:space="0" w:color="auto"/>
            </w:tcBorders>
            <w:shd w:val="clear" w:color="auto" w:fill="auto"/>
            <w:noWrap/>
            <w:vAlign w:val="bottom"/>
            <w:hideMark/>
          </w:tcPr>
          <w:p w14:paraId="0027940F"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0967B8CD"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200" w:type="dxa"/>
            <w:tcBorders>
              <w:top w:val="nil"/>
              <w:left w:val="nil"/>
              <w:bottom w:val="single" w:sz="4" w:space="0" w:color="auto"/>
              <w:right w:val="single" w:sz="4" w:space="0" w:color="auto"/>
            </w:tcBorders>
            <w:shd w:val="clear" w:color="auto" w:fill="auto"/>
            <w:vAlign w:val="bottom"/>
            <w:hideMark/>
          </w:tcPr>
          <w:p w14:paraId="6B295089"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r>
      <w:tr w:rsidR="00501278" w:rsidRPr="00501278" w14:paraId="6F57F892" w14:textId="77777777" w:rsidTr="00501278">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20F569B"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Maximum Value</w:t>
            </w:r>
          </w:p>
        </w:tc>
        <w:tc>
          <w:tcPr>
            <w:tcW w:w="1180" w:type="dxa"/>
            <w:tcBorders>
              <w:top w:val="nil"/>
              <w:left w:val="nil"/>
              <w:bottom w:val="single" w:sz="4" w:space="0" w:color="auto"/>
              <w:right w:val="single" w:sz="4" w:space="0" w:color="auto"/>
            </w:tcBorders>
            <w:shd w:val="clear" w:color="auto" w:fill="auto"/>
            <w:noWrap/>
            <w:vAlign w:val="bottom"/>
            <w:hideMark/>
          </w:tcPr>
          <w:p w14:paraId="617A52F8"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2CCDEC0E"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200" w:type="dxa"/>
            <w:tcBorders>
              <w:top w:val="nil"/>
              <w:left w:val="nil"/>
              <w:bottom w:val="single" w:sz="4" w:space="0" w:color="auto"/>
              <w:right w:val="single" w:sz="4" w:space="0" w:color="auto"/>
            </w:tcBorders>
            <w:shd w:val="clear" w:color="auto" w:fill="auto"/>
            <w:vAlign w:val="bottom"/>
            <w:hideMark/>
          </w:tcPr>
          <w:p w14:paraId="72E5A781"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r>
      <w:tr w:rsidR="00501278" w:rsidRPr="00501278" w14:paraId="306985AC" w14:textId="77777777" w:rsidTr="00501278">
        <w:trPr>
          <w:trHeight w:val="510"/>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CE7EADC"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Type of List</w:t>
            </w:r>
          </w:p>
        </w:tc>
        <w:tc>
          <w:tcPr>
            <w:tcW w:w="1180" w:type="dxa"/>
            <w:tcBorders>
              <w:top w:val="nil"/>
              <w:left w:val="nil"/>
              <w:bottom w:val="single" w:sz="4" w:space="0" w:color="auto"/>
              <w:right w:val="single" w:sz="4" w:space="0" w:color="auto"/>
            </w:tcBorders>
            <w:shd w:val="clear" w:color="auto" w:fill="auto"/>
            <w:noWrap/>
            <w:vAlign w:val="bottom"/>
            <w:hideMark/>
          </w:tcPr>
          <w:p w14:paraId="0829AA1B"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416F796B"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200" w:type="dxa"/>
            <w:tcBorders>
              <w:top w:val="nil"/>
              <w:left w:val="nil"/>
              <w:bottom w:val="single" w:sz="4" w:space="0" w:color="auto"/>
              <w:right w:val="single" w:sz="4" w:space="0" w:color="auto"/>
            </w:tcBorders>
            <w:shd w:val="clear" w:color="auto" w:fill="auto"/>
            <w:vAlign w:val="bottom"/>
            <w:hideMark/>
          </w:tcPr>
          <w:p w14:paraId="6C91CCC5"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Reference List Item : IGX Data Element Group</w:t>
            </w:r>
          </w:p>
        </w:tc>
      </w:tr>
      <w:tr w:rsidR="00501278" w:rsidRPr="00501278" w14:paraId="2D0D6278" w14:textId="77777777" w:rsidTr="00501278">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B39E4BC"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List Display Format</w:t>
            </w:r>
          </w:p>
        </w:tc>
        <w:tc>
          <w:tcPr>
            <w:tcW w:w="1180" w:type="dxa"/>
            <w:tcBorders>
              <w:top w:val="nil"/>
              <w:left w:val="nil"/>
              <w:bottom w:val="single" w:sz="4" w:space="0" w:color="auto"/>
              <w:right w:val="single" w:sz="4" w:space="0" w:color="auto"/>
            </w:tcBorders>
            <w:shd w:val="clear" w:color="auto" w:fill="auto"/>
            <w:noWrap/>
            <w:vAlign w:val="bottom"/>
            <w:hideMark/>
          </w:tcPr>
          <w:p w14:paraId="5708E48D"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0B34D06A"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200" w:type="dxa"/>
            <w:tcBorders>
              <w:top w:val="nil"/>
              <w:left w:val="nil"/>
              <w:bottom w:val="single" w:sz="4" w:space="0" w:color="auto"/>
              <w:right w:val="single" w:sz="4" w:space="0" w:color="auto"/>
            </w:tcBorders>
            <w:shd w:val="clear" w:color="auto" w:fill="auto"/>
            <w:vAlign w:val="bottom"/>
            <w:hideMark/>
          </w:tcPr>
          <w:p w14:paraId="042C2829"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{Group}</w:t>
            </w:r>
          </w:p>
        </w:tc>
      </w:tr>
      <w:tr w:rsidR="00501278" w:rsidRPr="00501278" w14:paraId="5E8BAC39" w14:textId="77777777" w:rsidTr="00501278">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75876A8F"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Show In Detail Tile</w:t>
            </w:r>
          </w:p>
        </w:tc>
        <w:tc>
          <w:tcPr>
            <w:tcW w:w="1180" w:type="dxa"/>
            <w:tcBorders>
              <w:top w:val="nil"/>
              <w:left w:val="nil"/>
              <w:bottom w:val="single" w:sz="4" w:space="0" w:color="auto"/>
              <w:right w:val="single" w:sz="4" w:space="0" w:color="auto"/>
            </w:tcBorders>
            <w:shd w:val="clear" w:color="auto" w:fill="auto"/>
            <w:noWrap/>
            <w:vAlign w:val="bottom"/>
            <w:hideMark/>
          </w:tcPr>
          <w:p w14:paraId="670FEF66"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1240" w:type="dxa"/>
            <w:tcBorders>
              <w:top w:val="nil"/>
              <w:left w:val="nil"/>
              <w:bottom w:val="single" w:sz="4" w:space="0" w:color="auto"/>
              <w:right w:val="single" w:sz="4" w:space="0" w:color="auto"/>
            </w:tcBorders>
            <w:shd w:val="clear" w:color="auto" w:fill="auto"/>
            <w:noWrap/>
            <w:vAlign w:val="bottom"/>
            <w:hideMark/>
          </w:tcPr>
          <w:p w14:paraId="69601B35"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2200" w:type="dxa"/>
            <w:tcBorders>
              <w:top w:val="nil"/>
              <w:left w:val="nil"/>
              <w:bottom w:val="single" w:sz="4" w:space="0" w:color="auto"/>
              <w:right w:val="single" w:sz="4" w:space="0" w:color="auto"/>
            </w:tcBorders>
            <w:shd w:val="clear" w:color="auto" w:fill="auto"/>
            <w:vAlign w:val="bottom"/>
            <w:hideMark/>
          </w:tcPr>
          <w:p w14:paraId="2700A376"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r>
      <w:tr w:rsidR="00501278" w:rsidRPr="00501278" w14:paraId="3FAF67E6" w14:textId="77777777" w:rsidTr="00501278">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2F5AF60D"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Is Editable</w:t>
            </w:r>
          </w:p>
        </w:tc>
        <w:tc>
          <w:tcPr>
            <w:tcW w:w="1180" w:type="dxa"/>
            <w:tcBorders>
              <w:top w:val="nil"/>
              <w:left w:val="nil"/>
              <w:bottom w:val="single" w:sz="4" w:space="0" w:color="auto"/>
              <w:right w:val="single" w:sz="4" w:space="0" w:color="auto"/>
            </w:tcBorders>
            <w:shd w:val="clear" w:color="auto" w:fill="auto"/>
            <w:noWrap/>
            <w:vAlign w:val="bottom"/>
            <w:hideMark/>
          </w:tcPr>
          <w:p w14:paraId="4F9E276A"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1240" w:type="dxa"/>
            <w:tcBorders>
              <w:top w:val="nil"/>
              <w:left w:val="nil"/>
              <w:bottom w:val="single" w:sz="4" w:space="0" w:color="auto"/>
              <w:right w:val="single" w:sz="4" w:space="0" w:color="auto"/>
            </w:tcBorders>
            <w:shd w:val="clear" w:color="auto" w:fill="auto"/>
            <w:noWrap/>
            <w:vAlign w:val="bottom"/>
            <w:hideMark/>
          </w:tcPr>
          <w:p w14:paraId="015AED6C"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200" w:type="dxa"/>
            <w:tcBorders>
              <w:top w:val="nil"/>
              <w:left w:val="nil"/>
              <w:bottom w:val="single" w:sz="4" w:space="0" w:color="auto"/>
              <w:right w:val="single" w:sz="4" w:space="0" w:color="auto"/>
            </w:tcBorders>
            <w:shd w:val="clear" w:color="auto" w:fill="auto"/>
            <w:vAlign w:val="bottom"/>
            <w:hideMark/>
          </w:tcPr>
          <w:p w14:paraId="1852E888"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r>
      <w:tr w:rsidR="00501278" w:rsidRPr="00501278" w14:paraId="6C56A0B8" w14:textId="77777777" w:rsidTr="00501278">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731B444"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 xml:space="preserve">Is </w:t>
            </w:r>
            <w:proofErr w:type="spellStart"/>
            <w:r w:rsidRPr="00501278">
              <w:rPr>
                <w:rFonts w:ascii="Calibri" w:eastAsia="Times New Roman" w:hAnsi="Calibri" w:cs="Calibri"/>
                <w:color w:val="000000"/>
                <w:sz w:val="20"/>
                <w:szCs w:val="20"/>
                <w:lang w:val="en-US"/>
              </w:rPr>
              <w:t>Listable</w:t>
            </w:r>
            <w:proofErr w:type="spellEnd"/>
          </w:p>
        </w:tc>
        <w:tc>
          <w:tcPr>
            <w:tcW w:w="1180" w:type="dxa"/>
            <w:tcBorders>
              <w:top w:val="nil"/>
              <w:left w:val="nil"/>
              <w:bottom w:val="single" w:sz="4" w:space="0" w:color="auto"/>
              <w:right w:val="single" w:sz="4" w:space="0" w:color="auto"/>
            </w:tcBorders>
            <w:shd w:val="clear" w:color="auto" w:fill="auto"/>
            <w:noWrap/>
            <w:vAlign w:val="bottom"/>
            <w:hideMark/>
          </w:tcPr>
          <w:p w14:paraId="58DD5E6E"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1240" w:type="dxa"/>
            <w:tcBorders>
              <w:top w:val="nil"/>
              <w:left w:val="nil"/>
              <w:bottom w:val="single" w:sz="4" w:space="0" w:color="auto"/>
              <w:right w:val="single" w:sz="4" w:space="0" w:color="auto"/>
            </w:tcBorders>
            <w:shd w:val="clear" w:color="auto" w:fill="auto"/>
            <w:noWrap/>
            <w:vAlign w:val="bottom"/>
            <w:hideMark/>
          </w:tcPr>
          <w:p w14:paraId="3F7C97F9"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200" w:type="dxa"/>
            <w:tcBorders>
              <w:top w:val="nil"/>
              <w:left w:val="nil"/>
              <w:bottom w:val="single" w:sz="4" w:space="0" w:color="auto"/>
              <w:right w:val="single" w:sz="4" w:space="0" w:color="auto"/>
            </w:tcBorders>
            <w:shd w:val="clear" w:color="auto" w:fill="auto"/>
            <w:vAlign w:val="bottom"/>
            <w:hideMark/>
          </w:tcPr>
          <w:p w14:paraId="29DF0885"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r>
      <w:tr w:rsidR="00501278" w:rsidRPr="00501278" w14:paraId="73E0934E" w14:textId="77777777" w:rsidTr="00501278">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2609AD8"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Is Required</w:t>
            </w:r>
          </w:p>
        </w:tc>
        <w:tc>
          <w:tcPr>
            <w:tcW w:w="1180" w:type="dxa"/>
            <w:tcBorders>
              <w:top w:val="nil"/>
              <w:left w:val="nil"/>
              <w:bottom w:val="single" w:sz="4" w:space="0" w:color="auto"/>
              <w:right w:val="single" w:sz="4" w:space="0" w:color="auto"/>
            </w:tcBorders>
            <w:shd w:val="clear" w:color="auto" w:fill="auto"/>
            <w:noWrap/>
            <w:vAlign w:val="bottom"/>
            <w:hideMark/>
          </w:tcPr>
          <w:p w14:paraId="5F212ECD"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1240" w:type="dxa"/>
            <w:tcBorders>
              <w:top w:val="nil"/>
              <w:left w:val="nil"/>
              <w:bottom w:val="single" w:sz="4" w:space="0" w:color="auto"/>
              <w:right w:val="single" w:sz="4" w:space="0" w:color="auto"/>
            </w:tcBorders>
            <w:shd w:val="clear" w:color="auto" w:fill="auto"/>
            <w:noWrap/>
            <w:vAlign w:val="bottom"/>
            <w:hideMark/>
          </w:tcPr>
          <w:p w14:paraId="170D629D"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200" w:type="dxa"/>
            <w:tcBorders>
              <w:top w:val="nil"/>
              <w:left w:val="nil"/>
              <w:bottom w:val="single" w:sz="4" w:space="0" w:color="auto"/>
              <w:right w:val="single" w:sz="4" w:space="0" w:color="auto"/>
            </w:tcBorders>
            <w:shd w:val="clear" w:color="auto" w:fill="auto"/>
            <w:vAlign w:val="bottom"/>
            <w:hideMark/>
          </w:tcPr>
          <w:p w14:paraId="778CE957"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r>
      <w:tr w:rsidR="00501278" w:rsidRPr="00501278" w14:paraId="3D22342E" w14:textId="77777777" w:rsidTr="00501278">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9801C56"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Part of Key</w:t>
            </w:r>
          </w:p>
        </w:tc>
        <w:tc>
          <w:tcPr>
            <w:tcW w:w="1180" w:type="dxa"/>
            <w:tcBorders>
              <w:top w:val="nil"/>
              <w:left w:val="nil"/>
              <w:bottom w:val="single" w:sz="4" w:space="0" w:color="auto"/>
              <w:right w:val="single" w:sz="4" w:space="0" w:color="auto"/>
            </w:tcBorders>
            <w:shd w:val="clear" w:color="auto" w:fill="auto"/>
            <w:noWrap/>
            <w:vAlign w:val="bottom"/>
            <w:hideMark/>
          </w:tcPr>
          <w:p w14:paraId="12CBD29B"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1240" w:type="dxa"/>
            <w:tcBorders>
              <w:top w:val="nil"/>
              <w:left w:val="nil"/>
              <w:bottom w:val="single" w:sz="4" w:space="0" w:color="auto"/>
              <w:right w:val="single" w:sz="4" w:space="0" w:color="auto"/>
            </w:tcBorders>
            <w:shd w:val="clear" w:color="auto" w:fill="auto"/>
            <w:noWrap/>
            <w:vAlign w:val="bottom"/>
            <w:hideMark/>
          </w:tcPr>
          <w:p w14:paraId="305B431A"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200" w:type="dxa"/>
            <w:tcBorders>
              <w:top w:val="nil"/>
              <w:left w:val="nil"/>
              <w:bottom w:val="single" w:sz="4" w:space="0" w:color="auto"/>
              <w:right w:val="single" w:sz="4" w:space="0" w:color="auto"/>
            </w:tcBorders>
            <w:shd w:val="clear" w:color="auto" w:fill="auto"/>
            <w:vAlign w:val="bottom"/>
            <w:hideMark/>
          </w:tcPr>
          <w:p w14:paraId="3829F82A"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r>
      <w:tr w:rsidR="00501278" w:rsidRPr="00501278" w14:paraId="5364A727" w14:textId="77777777" w:rsidTr="00501278">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438A924"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Show As Top Level Filter</w:t>
            </w:r>
          </w:p>
        </w:tc>
        <w:tc>
          <w:tcPr>
            <w:tcW w:w="1180" w:type="dxa"/>
            <w:tcBorders>
              <w:top w:val="nil"/>
              <w:left w:val="nil"/>
              <w:bottom w:val="single" w:sz="4" w:space="0" w:color="auto"/>
              <w:right w:val="single" w:sz="4" w:space="0" w:color="auto"/>
            </w:tcBorders>
            <w:shd w:val="clear" w:color="auto" w:fill="auto"/>
            <w:noWrap/>
            <w:vAlign w:val="bottom"/>
            <w:hideMark/>
          </w:tcPr>
          <w:p w14:paraId="6CBDC183"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1240" w:type="dxa"/>
            <w:tcBorders>
              <w:top w:val="nil"/>
              <w:left w:val="nil"/>
              <w:bottom w:val="single" w:sz="4" w:space="0" w:color="auto"/>
              <w:right w:val="single" w:sz="4" w:space="0" w:color="auto"/>
            </w:tcBorders>
            <w:shd w:val="clear" w:color="auto" w:fill="auto"/>
            <w:noWrap/>
            <w:vAlign w:val="bottom"/>
            <w:hideMark/>
          </w:tcPr>
          <w:p w14:paraId="46B5ACF6"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200" w:type="dxa"/>
            <w:tcBorders>
              <w:top w:val="nil"/>
              <w:left w:val="nil"/>
              <w:bottom w:val="single" w:sz="4" w:space="0" w:color="auto"/>
              <w:right w:val="single" w:sz="4" w:space="0" w:color="auto"/>
            </w:tcBorders>
            <w:shd w:val="clear" w:color="auto" w:fill="auto"/>
            <w:vAlign w:val="bottom"/>
            <w:hideMark/>
          </w:tcPr>
          <w:p w14:paraId="42B92246"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r>
      <w:tr w:rsidR="00501278" w:rsidRPr="00501278" w14:paraId="57BB7583" w14:textId="77777777" w:rsidTr="00501278">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76D6732"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Allow Multiple Items</w:t>
            </w:r>
          </w:p>
        </w:tc>
        <w:tc>
          <w:tcPr>
            <w:tcW w:w="1180" w:type="dxa"/>
            <w:tcBorders>
              <w:top w:val="nil"/>
              <w:left w:val="nil"/>
              <w:bottom w:val="single" w:sz="4" w:space="0" w:color="auto"/>
              <w:right w:val="single" w:sz="4" w:space="0" w:color="auto"/>
            </w:tcBorders>
            <w:shd w:val="clear" w:color="auto" w:fill="auto"/>
            <w:noWrap/>
            <w:vAlign w:val="bottom"/>
            <w:hideMark/>
          </w:tcPr>
          <w:p w14:paraId="1B1CD5D0"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1240" w:type="dxa"/>
            <w:tcBorders>
              <w:top w:val="nil"/>
              <w:left w:val="nil"/>
              <w:bottom w:val="single" w:sz="4" w:space="0" w:color="auto"/>
              <w:right w:val="single" w:sz="4" w:space="0" w:color="auto"/>
            </w:tcBorders>
            <w:shd w:val="clear" w:color="auto" w:fill="auto"/>
            <w:noWrap/>
            <w:vAlign w:val="bottom"/>
            <w:hideMark/>
          </w:tcPr>
          <w:p w14:paraId="3C434E93"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200" w:type="dxa"/>
            <w:tcBorders>
              <w:top w:val="nil"/>
              <w:left w:val="nil"/>
              <w:bottom w:val="single" w:sz="4" w:space="0" w:color="auto"/>
              <w:right w:val="single" w:sz="4" w:space="0" w:color="auto"/>
            </w:tcBorders>
            <w:shd w:val="clear" w:color="auto" w:fill="auto"/>
            <w:vAlign w:val="bottom"/>
            <w:hideMark/>
          </w:tcPr>
          <w:p w14:paraId="7D2A3836"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r>
      <w:tr w:rsidR="00501278" w:rsidRPr="00501278" w14:paraId="13B966AE" w14:textId="77777777" w:rsidTr="00501278">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D981335"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Show if Empty</w:t>
            </w:r>
          </w:p>
        </w:tc>
        <w:tc>
          <w:tcPr>
            <w:tcW w:w="1180" w:type="dxa"/>
            <w:tcBorders>
              <w:top w:val="nil"/>
              <w:left w:val="nil"/>
              <w:bottom w:val="single" w:sz="4" w:space="0" w:color="auto"/>
              <w:right w:val="single" w:sz="4" w:space="0" w:color="auto"/>
            </w:tcBorders>
            <w:shd w:val="clear" w:color="auto" w:fill="auto"/>
            <w:noWrap/>
            <w:vAlign w:val="bottom"/>
            <w:hideMark/>
          </w:tcPr>
          <w:p w14:paraId="5E25B251"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1240" w:type="dxa"/>
            <w:tcBorders>
              <w:top w:val="nil"/>
              <w:left w:val="nil"/>
              <w:bottom w:val="single" w:sz="4" w:space="0" w:color="auto"/>
              <w:right w:val="single" w:sz="4" w:space="0" w:color="auto"/>
            </w:tcBorders>
            <w:shd w:val="clear" w:color="auto" w:fill="auto"/>
            <w:noWrap/>
            <w:vAlign w:val="bottom"/>
            <w:hideMark/>
          </w:tcPr>
          <w:p w14:paraId="6736B400"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200" w:type="dxa"/>
            <w:tcBorders>
              <w:top w:val="nil"/>
              <w:left w:val="nil"/>
              <w:bottom w:val="single" w:sz="4" w:space="0" w:color="auto"/>
              <w:right w:val="single" w:sz="4" w:space="0" w:color="auto"/>
            </w:tcBorders>
            <w:shd w:val="clear" w:color="auto" w:fill="auto"/>
            <w:vAlign w:val="bottom"/>
            <w:hideMark/>
          </w:tcPr>
          <w:p w14:paraId="38A45764"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r>
      <w:tr w:rsidR="00501278" w:rsidRPr="00501278" w14:paraId="0D72B6EA" w14:textId="77777777" w:rsidTr="00501278">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AA4E266"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Lookup Type</w:t>
            </w:r>
          </w:p>
        </w:tc>
        <w:tc>
          <w:tcPr>
            <w:tcW w:w="1180" w:type="dxa"/>
            <w:tcBorders>
              <w:top w:val="nil"/>
              <w:left w:val="nil"/>
              <w:bottom w:val="single" w:sz="4" w:space="0" w:color="auto"/>
              <w:right w:val="single" w:sz="4" w:space="0" w:color="auto"/>
            </w:tcBorders>
            <w:shd w:val="clear" w:color="auto" w:fill="auto"/>
            <w:noWrap/>
            <w:vAlign w:val="bottom"/>
            <w:hideMark/>
          </w:tcPr>
          <w:p w14:paraId="328E3DF2"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15EB2D0E"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200" w:type="dxa"/>
            <w:tcBorders>
              <w:top w:val="nil"/>
              <w:left w:val="nil"/>
              <w:bottom w:val="single" w:sz="4" w:space="0" w:color="auto"/>
              <w:right w:val="single" w:sz="4" w:space="0" w:color="auto"/>
            </w:tcBorders>
            <w:shd w:val="clear" w:color="auto" w:fill="auto"/>
            <w:vAlign w:val="bottom"/>
            <w:hideMark/>
          </w:tcPr>
          <w:p w14:paraId="7A2C3824"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r>
      <w:tr w:rsidR="00501278" w:rsidRPr="00501278" w14:paraId="05D3885B" w14:textId="77777777" w:rsidTr="00501278">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4DFEFF9"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Relationship Type</w:t>
            </w:r>
          </w:p>
        </w:tc>
        <w:tc>
          <w:tcPr>
            <w:tcW w:w="1180" w:type="dxa"/>
            <w:tcBorders>
              <w:top w:val="nil"/>
              <w:left w:val="nil"/>
              <w:bottom w:val="single" w:sz="4" w:space="0" w:color="auto"/>
              <w:right w:val="single" w:sz="4" w:space="0" w:color="auto"/>
            </w:tcBorders>
            <w:shd w:val="clear" w:color="auto" w:fill="auto"/>
            <w:noWrap/>
            <w:vAlign w:val="bottom"/>
            <w:hideMark/>
          </w:tcPr>
          <w:p w14:paraId="1E05E971"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63D9608D"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200" w:type="dxa"/>
            <w:tcBorders>
              <w:top w:val="nil"/>
              <w:left w:val="nil"/>
              <w:bottom w:val="single" w:sz="4" w:space="0" w:color="auto"/>
              <w:right w:val="single" w:sz="4" w:space="0" w:color="auto"/>
            </w:tcBorders>
            <w:shd w:val="clear" w:color="auto" w:fill="auto"/>
            <w:vAlign w:val="bottom"/>
            <w:hideMark/>
          </w:tcPr>
          <w:p w14:paraId="2559EC86"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r>
      <w:tr w:rsidR="00501278" w:rsidRPr="00501278" w14:paraId="68C950CB" w14:textId="77777777" w:rsidTr="00501278">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F22BCF7"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Table Settings</w:t>
            </w:r>
          </w:p>
        </w:tc>
        <w:tc>
          <w:tcPr>
            <w:tcW w:w="1180" w:type="dxa"/>
            <w:tcBorders>
              <w:top w:val="nil"/>
              <w:left w:val="nil"/>
              <w:bottom w:val="single" w:sz="4" w:space="0" w:color="auto"/>
              <w:right w:val="single" w:sz="4" w:space="0" w:color="auto"/>
            </w:tcBorders>
            <w:shd w:val="clear" w:color="auto" w:fill="auto"/>
            <w:noWrap/>
            <w:vAlign w:val="bottom"/>
            <w:hideMark/>
          </w:tcPr>
          <w:p w14:paraId="12B80229"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38379BBD"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200" w:type="dxa"/>
            <w:tcBorders>
              <w:top w:val="nil"/>
              <w:left w:val="nil"/>
              <w:bottom w:val="single" w:sz="4" w:space="0" w:color="auto"/>
              <w:right w:val="single" w:sz="4" w:space="0" w:color="auto"/>
            </w:tcBorders>
            <w:shd w:val="clear" w:color="auto" w:fill="auto"/>
            <w:vAlign w:val="bottom"/>
            <w:hideMark/>
          </w:tcPr>
          <w:p w14:paraId="485E6805" w14:textId="77777777" w:rsidR="00501278" w:rsidRPr="00501278" w:rsidRDefault="00501278"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r>
    </w:tbl>
    <w:p w14:paraId="2861EB6A" w14:textId="2BF1CF42" w:rsidR="00EE565E" w:rsidRPr="00EA73FF" w:rsidRDefault="00D7562F" w:rsidP="00EA73FF">
      <w:pPr>
        <w:pStyle w:val="BodyText"/>
        <w:ind w:left="1440" w:right="270"/>
        <w:jc w:val="center"/>
        <w:rPr>
          <w:rFonts w:asciiTheme="minorHAnsi" w:hAnsiTheme="minorHAnsi"/>
          <w:sz w:val="24"/>
        </w:rPr>
      </w:pPr>
      <w:r>
        <w:rPr>
          <w:rFonts w:asciiTheme="minorHAnsi" w:hAnsiTheme="minorHAnsi"/>
        </w:rPr>
        <w:lastRenderedPageBreak/>
        <w:br w:type="textWrapping" w:clear="all"/>
      </w:r>
    </w:p>
    <w:p w14:paraId="269D6804" w14:textId="144FC9F2" w:rsidR="0005170E" w:rsidRPr="00EA73FF" w:rsidRDefault="0005170E" w:rsidP="0005170E">
      <w:pPr>
        <w:pStyle w:val="BodyText"/>
        <w:ind w:left="1440" w:right="270"/>
        <w:jc w:val="both"/>
        <w:rPr>
          <w:rFonts w:asciiTheme="minorHAnsi" w:hAnsiTheme="minorHAnsi"/>
          <w:sz w:val="24"/>
        </w:rPr>
      </w:pPr>
      <w:r w:rsidRPr="00EA73FF">
        <w:rPr>
          <w:rFonts w:asciiTheme="minorHAnsi" w:hAnsiTheme="minorHAnsi"/>
          <w:sz w:val="24"/>
        </w:rPr>
        <w:t>Refer below screenshot for creating business asset type.</w:t>
      </w:r>
    </w:p>
    <w:p w14:paraId="470851C1" w14:textId="77777777" w:rsidR="0005170E" w:rsidRDefault="0005170E" w:rsidP="00F224F5">
      <w:pPr>
        <w:pStyle w:val="BodyText"/>
        <w:ind w:left="1440" w:right="270"/>
        <w:jc w:val="both"/>
        <w:rPr>
          <w:rFonts w:asciiTheme="minorHAnsi" w:hAnsiTheme="minorHAnsi"/>
        </w:rPr>
      </w:pPr>
    </w:p>
    <w:p w14:paraId="6037B1C4" w14:textId="235A892D" w:rsidR="00CC57BB" w:rsidRDefault="00CC57BB" w:rsidP="00F224F5">
      <w:pPr>
        <w:pStyle w:val="BodyText"/>
        <w:ind w:right="270"/>
        <w:jc w:val="both"/>
        <w:rPr>
          <w:rFonts w:asciiTheme="minorHAnsi" w:hAnsiTheme="minorHAnsi"/>
        </w:rPr>
      </w:pPr>
      <w:r>
        <w:rPr>
          <w:noProof/>
        </w:rPr>
        <w:drawing>
          <wp:inline distT="0" distB="0" distL="0" distR="0" wp14:anchorId="634D4189" wp14:editId="5E295187">
            <wp:extent cx="6058481" cy="1704975"/>
            <wp:effectExtent l="19050" t="19050" r="190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6058481" cy="1704975"/>
                    </a:xfrm>
                    <a:prstGeom prst="rect">
                      <a:avLst/>
                    </a:prstGeom>
                    <a:ln>
                      <a:solidFill>
                        <a:schemeClr val="accent1"/>
                      </a:solidFill>
                    </a:ln>
                  </pic:spPr>
                </pic:pic>
              </a:graphicData>
            </a:graphic>
          </wp:inline>
        </w:drawing>
      </w:r>
    </w:p>
    <w:p w14:paraId="66E3A8AF" w14:textId="0FD05A74" w:rsidR="0014602C" w:rsidRDefault="0014602C" w:rsidP="00F224F5">
      <w:pPr>
        <w:pStyle w:val="BodyText"/>
        <w:ind w:right="270"/>
        <w:jc w:val="both"/>
        <w:rPr>
          <w:rFonts w:asciiTheme="minorHAnsi" w:hAnsiTheme="minorHAnsi"/>
        </w:rPr>
      </w:pPr>
    </w:p>
    <w:p w14:paraId="4DD33127" w14:textId="008B8D35" w:rsidR="0011195A" w:rsidRDefault="0011195A" w:rsidP="0011195A">
      <w:pPr>
        <w:pStyle w:val="Heading20"/>
        <w:numPr>
          <w:ilvl w:val="1"/>
          <w:numId w:val="3"/>
        </w:numPr>
        <w:ind w:right="270"/>
        <w:jc w:val="both"/>
      </w:pPr>
      <w:bookmarkStart w:id="184" w:name="_Toc25838728"/>
      <w:bookmarkStart w:id="185" w:name="BusinessTerms"/>
      <w:r w:rsidRPr="0011195A">
        <w:t>Business Term</w:t>
      </w:r>
      <w:r w:rsidR="00704F04">
        <w:t>s</w:t>
      </w:r>
      <w:bookmarkEnd w:id="184"/>
    </w:p>
    <w:bookmarkEnd w:id="185"/>
    <w:p w14:paraId="3B0D8F86" w14:textId="4A88ED58" w:rsidR="006B71D3" w:rsidRPr="00EA73FF" w:rsidRDefault="006B71D3" w:rsidP="006B71D3">
      <w:pPr>
        <w:pStyle w:val="BodyText"/>
        <w:ind w:left="1440" w:right="270"/>
        <w:jc w:val="both"/>
        <w:rPr>
          <w:rFonts w:asciiTheme="minorHAnsi" w:hAnsiTheme="minorHAnsi"/>
          <w:sz w:val="24"/>
        </w:rPr>
      </w:pPr>
      <w:r w:rsidRPr="00EA73FF">
        <w:rPr>
          <w:rFonts w:asciiTheme="minorHAnsi" w:hAnsiTheme="minorHAnsi"/>
          <w:sz w:val="24"/>
        </w:rPr>
        <w:t xml:space="preserve">A Business Asset type should be configured to </w:t>
      </w:r>
      <w:r w:rsidR="00EC6334" w:rsidRPr="00EA73FF">
        <w:rPr>
          <w:rFonts w:asciiTheme="minorHAnsi" w:hAnsiTheme="minorHAnsi"/>
          <w:sz w:val="24"/>
        </w:rPr>
        <w:t>list all the business terms.</w:t>
      </w:r>
    </w:p>
    <w:p w14:paraId="1247E8B7" w14:textId="7628F50D" w:rsidR="006B71D3" w:rsidRPr="00EA73FF" w:rsidRDefault="006B71D3" w:rsidP="006B71D3">
      <w:pPr>
        <w:pStyle w:val="BodyText"/>
        <w:ind w:left="1440" w:right="270"/>
        <w:jc w:val="both"/>
        <w:rPr>
          <w:rFonts w:asciiTheme="minorHAnsi" w:hAnsiTheme="minorHAnsi"/>
          <w:sz w:val="24"/>
        </w:rPr>
      </w:pPr>
      <w:r w:rsidRPr="00EA73FF">
        <w:rPr>
          <w:rFonts w:asciiTheme="minorHAnsi" w:hAnsiTheme="minorHAnsi"/>
          <w:sz w:val="24"/>
        </w:rPr>
        <w:t>A suitable name can be given for this asset type e.g. “</w:t>
      </w:r>
      <w:r w:rsidR="00EB30B3" w:rsidRPr="00EA73FF">
        <w:rPr>
          <w:rFonts w:asciiTheme="minorHAnsi" w:hAnsiTheme="minorHAnsi"/>
          <w:sz w:val="24"/>
        </w:rPr>
        <w:t>Business Term</w:t>
      </w:r>
      <w:r w:rsidRPr="00EA73FF">
        <w:rPr>
          <w:rFonts w:asciiTheme="minorHAnsi" w:hAnsiTheme="minorHAnsi"/>
          <w:sz w:val="24"/>
        </w:rPr>
        <w:t>”, “</w:t>
      </w:r>
      <w:r w:rsidR="00EB30B3" w:rsidRPr="00EA73FF">
        <w:rPr>
          <w:rFonts w:asciiTheme="minorHAnsi" w:hAnsiTheme="minorHAnsi"/>
          <w:sz w:val="24"/>
        </w:rPr>
        <w:t>Business Glossary</w:t>
      </w:r>
      <w:r w:rsidRPr="00EA73FF">
        <w:rPr>
          <w:rFonts w:asciiTheme="minorHAnsi" w:hAnsiTheme="minorHAnsi"/>
          <w:sz w:val="24"/>
        </w:rPr>
        <w:t>” etc.</w:t>
      </w:r>
    </w:p>
    <w:p w14:paraId="4E156759" w14:textId="42DE3E6E" w:rsidR="002D5237" w:rsidRDefault="006B71D3" w:rsidP="006B71D3">
      <w:pPr>
        <w:pStyle w:val="BodyText"/>
        <w:ind w:left="1440" w:right="270"/>
        <w:jc w:val="both"/>
        <w:rPr>
          <w:rFonts w:asciiTheme="minorHAnsi" w:hAnsiTheme="minorHAnsi"/>
          <w:sz w:val="24"/>
        </w:rPr>
      </w:pPr>
      <w:r w:rsidRPr="00EA73FF">
        <w:rPr>
          <w:rFonts w:asciiTheme="minorHAnsi" w:hAnsiTheme="minorHAnsi"/>
          <w:sz w:val="24"/>
        </w:rPr>
        <w:t>Following field(s) must be configured for this asset type:</w:t>
      </w:r>
    </w:p>
    <w:p w14:paraId="630DDF52" w14:textId="77777777" w:rsidR="00EA73FF" w:rsidRPr="00EA73FF" w:rsidRDefault="00EA73FF" w:rsidP="006B71D3">
      <w:pPr>
        <w:pStyle w:val="BodyText"/>
        <w:ind w:left="1440" w:right="270"/>
        <w:jc w:val="both"/>
        <w:rPr>
          <w:rFonts w:asciiTheme="minorHAnsi" w:hAnsiTheme="minorHAnsi"/>
          <w:sz w:val="24"/>
        </w:rPr>
      </w:pPr>
    </w:p>
    <w:tbl>
      <w:tblPr>
        <w:tblW w:w="4500" w:type="dxa"/>
        <w:jc w:val="center"/>
        <w:tblLook w:val="04A0" w:firstRow="1" w:lastRow="0" w:firstColumn="1" w:lastColumn="0" w:noHBand="0" w:noVBand="1"/>
      </w:tblPr>
      <w:tblGrid>
        <w:gridCol w:w="2080"/>
        <w:gridCol w:w="1180"/>
        <w:gridCol w:w="1355"/>
      </w:tblGrid>
      <w:tr w:rsidR="00F01839" w:rsidRPr="00F01839" w14:paraId="5D374285" w14:textId="77777777" w:rsidTr="00F01839">
        <w:trPr>
          <w:trHeight w:val="255"/>
          <w:jc w:val="center"/>
        </w:trPr>
        <w:tc>
          <w:tcPr>
            <w:tcW w:w="208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52C5F43" w14:textId="144025A9" w:rsidR="00F01839" w:rsidRPr="00F01839" w:rsidRDefault="00F01839" w:rsidP="00F01839">
            <w:pPr>
              <w:rPr>
                <w:rFonts w:ascii="Calibri" w:eastAsia="Times New Roman" w:hAnsi="Calibri" w:cs="Calibri"/>
                <w:b/>
                <w:bCs/>
                <w:color w:val="FFFFFF"/>
                <w:sz w:val="20"/>
                <w:szCs w:val="20"/>
                <w:lang w:val="en-US"/>
              </w:rPr>
            </w:pPr>
            <w:r w:rsidRPr="00F01839">
              <w:rPr>
                <w:rFonts w:ascii="Calibri" w:eastAsia="Times New Roman" w:hAnsi="Calibri" w:cs="Calibri"/>
                <w:b/>
                <w:bCs/>
                <w:color w:val="FFFFFF"/>
                <w:sz w:val="20"/>
                <w:szCs w:val="20"/>
                <w:lang w:val="en-US"/>
              </w:rPr>
              <w:t>Field Attribute</w:t>
            </w:r>
          </w:p>
        </w:tc>
        <w:tc>
          <w:tcPr>
            <w:tcW w:w="1180" w:type="dxa"/>
            <w:tcBorders>
              <w:top w:val="single" w:sz="4" w:space="0" w:color="auto"/>
              <w:left w:val="nil"/>
              <w:bottom w:val="single" w:sz="4" w:space="0" w:color="auto"/>
              <w:right w:val="nil"/>
            </w:tcBorders>
            <w:shd w:val="clear" w:color="000000" w:fill="000000"/>
            <w:noWrap/>
            <w:vAlign w:val="bottom"/>
            <w:hideMark/>
          </w:tcPr>
          <w:p w14:paraId="524F6155" w14:textId="77777777" w:rsidR="00F01839" w:rsidRPr="00F01839" w:rsidRDefault="00F01839" w:rsidP="00F01839">
            <w:pPr>
              <w:rPr>
                <w:rFonts w:ascii="Calibri" w:eastAsia="Times New Roman" w:hAnsi="Calibri" w:cs="Calibri"/>
                <w:b/>
                <w:bCs/>
                <w:color w:val="FFFFFF"/>
                <w:sz w:val="20"/>
                <w:szCs w:val="20"/>
                <w:lang w:val="en-US"/>
              </w:rPr>
            </w:pPr>
            <w:r w:rsidRPr="00F01839">
              <w:rPr>
                <w:rFonts w:ascii="Calibri" w:eastAsia="Times New Roman" w:hAnsi="Calibri" w:cs="Calibri"/>
                <w:b/>
                <w:bCs/>
                <w:color w:val="FFFFFF"/>
                <w:sz w:val="20"/>
                <w:szCs w:val="20"/>
                <w:lang w:val="en-US"/>
              </w:rPr>
              <w:t>Field-1</w:t>
            </w:r>
          </w:p>
        </w:tc>
        <w:tc>
          <w:tcPr>
            <w:tcW w:w="1240" w:type="dxa"/>
            <w:tcBorders>
              <w:top w:val="single" w:sz="4" w:space="0" w:color="auto"/>
              <w:left w:val="single" w:sz="4" w:space="0" w:color="auto"/>
              <w:bottom w:val="single" w:sz="4" w:space="0" w:color="auto"/>
              <w:right w:val="nil"/>
            </w:tcBorders>
            <w:shd w:val="clear" w:color="000000" w:fill="000000"/>
            <w:noWrap/>
            <w:vAlign w:val="bottom"/>
            <w:hideMark/>
          </w:tcPr>
          <w:p w14:paraId="4A55EB78" w14:textId="77777777" w:rsidR="00F01839" w:rsidRPr="00F01839" w:rsidRDefault="00F01839" w:rsidP="00F01839">
            <w:pPr>
              <w:rPr>
                <w:rFonts w:ascii="Calibri" w:eastAsia="Times New Roman" w:hAnsi="Calibri" w:cs="Calibri"/>
                <w:b/>
                <w:bCs/>
                <w:color w:val="FFFFFF"/>
                <w:sz w:val="20"/>
                <w:szCs w:val="20"/>
                <w:lang w:val="en-US"/>
              </w:rPr>
            </w:pPr>
            <w:r w:rsidRPr="00F01839">
              <w:rPr>
                <w:rFonts w:ascii="Calibri" w:eastAsia="Times New Roman" w:hAnsi="Calibri" w:cs="Calibri"/>
                <w:b/>
                <w:bCs/>
                <w:color w:val="FFFFFF"/>
                <w:sz w:val="20"/>
                <w:szCs w:val="20"/>
                <w:lang w:val="en-US"/>
              </w:rPr>
              <w:t>Field-2</w:t>
            </w:r>
          </w:p>
        </w:tc>
      </w:tr>
      <w:tr w:rsidR="00F01839" w:rsidRPr="00F01839" w14:paraId="7BFCEFB0"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2BFFBFAF"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Name</w:t>
            </w:r>
          </w:p>
        </w:tc>
        <w:tc>
          <w:tcPr>
            <w:tcW w:w="1180" w:type="dxa"/>
            <w:tcBorders>
              <w:top w:val="nil"/>
              <w:left w:val="nil"/>
              <w:bottom w:val="single" w:sz="4" w:space="0" w:color="auto"/>
              <w:right w:val="single" w:sz="4" w:space="0" w:color="auto"/>
            </w:tcBorders>
            <w:shd w:val="clear" w:color="auto" w:fill="auto"/>
            <w:noWrap/>
            <w:vAlign w:val="bottom"/>
            <w:hideMark/>
          </w:tcPr>
          <w:p w14:paraId="0D696E79"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Name</w:t>
            </w:r>
          </w:p>
        </w:tc>
        <w:tc>
          <w:tcPr>
            <w:tcW w:w="1240" w:type="dxa"/>
            <w:tcBorders>
              <w:top w:val="nil"/>
              <w:left w:val="nil"/>
              <w:bottom w:val="single" w:sz="4" w:space="0" w:color="auto"/>
              <w:right w:val="single" w:sz="4" w:space="0" w:color="auto"/>
            </w:tcBorders>
            <w:shd w:val="clear" w:color="auto" w:fill="auto"/>
            <w:noWrap/>
            <w:vAlign w:val="bottom"/>
            <w:hideMark/>
          </w:tcPr>
          <w:p w14:paraId="20BFDFE4"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DQ Results</w:t>
            </w:r>
          </w:p>
        </w:tc>
      </w:tr>
      <w:tr w:rsidR="00F01839" w:rsidRPr="00F01839" w14:paraId="0E5CFC02"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3184262E"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API Name</w:t>
            </w:r>
          </w:p>
        </w:tc>
        <w:tc>
          <w:tcPr>
            <w:tcW w:w="1180" w:type="dxa"/>
            <w:tcBorders>
              <w:top w:val="nil"/>
              <w:left w:val="nil"/>
              <w:bottom w:val="single" w:sz="4" w:space="0" w:color="auto"/>
              <w:right w:val="single" w:sz="4" w:space="0" w:color="auto"/>
            </w:tcBorders>
            <w:shd w:val="clear" w:color="auto" w:fill="auto"/>
            <w:noWrap/>
            <w:vAlign w:val="bottom"/>
            <w:hideMark/>
          </w:tcPr>
          <w:p w14:paraId="35B97446"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Name</w:t>
            </w:r>
          </w:p>
        </w:tc>
        <w:tc>
          <w:tcPr>
            <w:tcW w:w="1240" w:type="dxa"/>
            <w:tcBorders>
              <w:top w:val="nil"/>
              <w:left w:val="nil"/>
              <w:bottom w:val="single" w:sz="4" w:space="0" w:color="auto"/>
              <w:right w:val="single" w:sz="4" w:space="0" w:color="auto"/>
            </w:tcBorders>
            <w:shd w:val="clear" w:color="auto" w:fill="auto"/>
            <w:noWrap/>
            <w:vAlign w:val="bottom"/>
            <w:hideMark/>
          </w:tcPr>
          <w:p w14:paraId="26AE78CC"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DQ Results</w:t>
            </w:r>
          </w:p>
        </w:tc>
      </w:tr>
      <w:tr w:rsidR="00F01839" w:rsidRPr="00F01839" w14:paraId="48221FF9"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203CA0A9"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Input Type</w:t>
            </w:r>
          </w:p>
        </w:tc>
        <w:tc>
          <w:tcPr>
            <w:tcW w:w="1180" w:type="dxa"/>
            <w:tcBorders>
              <w:top w:val="nil"/>
              <w:left w:val="nil"/>
              <w:bottom w:val="single" w:sz="4" w:space="0" w:color="auto"/>
              <w:right w:val="single" w:sz="4" w:space="0" w:color="auto"/>
            </w:tcBorders>
            <w:shd w:val="clear" w:color="auto" w:fill="auto"/>
            <w:noWrap/>
            <w:vAlign w:val="bottom"/>
            <w:hideMark/>
          </w:tcPr>
          <w:p w14:paraId="50EC3541"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Simple Text</w:t>
            </w:r>
          </w:p>
        </w:tc>
        <w:tc>
          <w:tcPr>
            <w:tcW w:w="1240" w:type="dxa"/>
            <w:tcBorders>
              <w:top w:val="nil"/>
              <w:left w:val="nil"/>
              <w:bottom w:val="single" w:sz="4" w:space="0" w:color="auto"/>
              <w:right w:val="single" w:sz="4" w:space="0" w:color="auto"/>
            </w:tcBorders>
            <w:shd w:val="clear" w:color="auto" w:fill="auto"/>
            <w:noWrap/>
            <w:vAlign w:val="bottom"/>
            <w:hideMark/>
          </w:tcPr>
          <w:p w14:paraId="10C3F1DB"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Html/</w:t>
            </w:r>
            <w:proofErr w:type="spellStart"/>
            <w:r w:rsidRPr="00F01839">
              <w:rPr>
                <w:rFonts w:ascii="Calibri" w:eastAsia="Times New Roman" w:hAnsi="Calibri" w:cs="Calibri"/>
                <w:color w:val="000000"/>
                <w:sz w:val="20"/>
                <w:szCs w:val="20"/>
                <w:lang w:val="en-US"/>
              </w:rPr>
              <w:t>Richtext</w:t>
            </w:r>
            <w:proofErr w:type="spellEnd"/>
          </w:p>
        </w:tc>
      </w:tr>
      <w:tr w:rsidR="00F01839" w:rsidRPr="00F01839" w14:paraId="27E321AE"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0315CE3"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Category</w:t>
            </w:r>
          </w:p>
        </w:tc>
        <w:tc>
          <w:tcPr>
            <w:tcW w:w="1180" w:type="dxa"/>
            <w:tcBorders>
              <w:top w:val="nil"/>
              <w:left w:val="nil"/>
              <w:bottom w:val="single" w:sz="4" w:space="0" w:color="auto"/>
              <w:right w:val="single" w:sz="4" w:space="0" w:color="auto"/>
            </w:tcBorders>
            <w:shd w:val="clear" w:color="auto" w:fill="auto"/>
            <w:noWrap/>
            <w:vAlign w:val="bottom"/>
            <w:hideMark/>
          </w:tcPr>
          <w:p w14:paraId="60C54A9A"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0BCBE37E"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Data Quality</w:t>
            </w:r>
          </w:p>
        </w:tc>
      </w:tr>
      <w:tr w:rsidR="00F01839" w:rsidRPr="00F01839" w14:paraId="1A4FAA7C"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F8FDFEF"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Minimum Value</w:t>
            </w:r>
          </w:p>
        </w:tc>
        <w:tc>
          <w:tcPr>
            <w:tcW w:w="1180" w:type="dxa"/>
            <w:tcBorders>
              <w:top w:val="nil"/>
              <w:left w:val="nil"/>
              <w:bottom w:val="single" w:sz="4" w:space="0" w:color="auto"/>
              <w:right w:val="single" w:sz="4" w:space="0" w:color="auto"/>
            </w:tcBorders>
            <w:shd w:val="clear" w:color="auto" w:fill="auto"/>
            <w:noWrap/>
            <w:vAlign w:val="bottom"/>
            <w:hideMark/>
          </w:tcPr>
          <w:p w14:paraId="5D8EB7DA"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473012D7"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r>
      <w:tr w:rsidR="00F01839" w:rsidRPr="00F01839" w14:paraId="503712B9"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7D4C0B7E"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Maximum Value</w:t>
            </w:r>
          </w:p>
        </w:tc>
        <w:tc>
          <w:tcPr>
            <w:tcW w:w="1180" w:type="dxa"/>
            <w:tcBorders>
              <w:top w:val="nil"/>
              <w:left w:val="nil"/>
              <w:bottom w:val="single" w:sz="4" w:space="0" w:color="auto"/>
              <w:right w:val="single" w:sz="4" w:space="0" w:color="auto"/>
            </w:tcBorders>
            <w:shd w:val="clear" w:color="auto" w:fill="auto"/>
            <w:noWrap/>
            <w:vAlign w:val="bottom"/>
            <w:hideMark/>
          </w:tcPr>
          <w:p w14:paraId="6961E6AB"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6BDB1EBC"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r>
      <w:tr w:rsidR="00F01839" w:rsidRPr="00F01839" w14:paraId="703CCF73" w14:textId="77777777" w:rsidTr="00F01839">
        <w:trPr>
          <w:trHeight w:val="510"/>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BD629EE"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Type of List</w:t>
            </w:r>
          </w:p>
        </w:tc>
        <w:tc>
          <w:tcPr>
            <w:tcW w:w="1180" w:type="dxa"/>
            <w:tcBorders>
              <w:top w:val="nil"/>
              <w:left w:val="nil"/>
              <w:bottom w:val="single" w:sz="4" w:space="0" w:color="auto"/>
              <w:right w:val="single" w:sz="4" w:space="0" w:color="auto"/>
            </w:tcBorders>
            <w:shd w:val="clear" w:color="auto" w:fill="auto"/>
            <w:noWrap/>
            <w:vAlign w:val="bottom"/>
            <w:hideMark/>
          </w:tcPr>
          <w:p w14:paraId="121390CA"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13A65CA5"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r>
      <w:tr w:rsidR="00F01839" w:rsidRPr="00F01839" w14:paraId="251261DF"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7EF60BE"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List Display Format</w:t>
            </w:r>
          </w:p>
        </w:tc>
        <w:tc>
          <w:tcPr>
            <w:tcW w:w="1180" w:type="dxa"/>
            <w:tcBorders>
              <w:top w:val="nil"/>
              <w:left w:val="nil"/>
              <w:bottom w:val="single" w:sz="4" w:space="0" w:color="auto"/>
              <w:right w:val="single" w:sz="4" w:space="0" w:color="auto"/>
            </w:tcBorders>
            <w:shd w:val="clear" w:color="auto" w:fill="auto"/>
            <w:noWrap/>
            <w:vAlign w:val="bottom"/>
            <w:hideMark/>
          </w:tcPr>
          <w:p w14:paraId="655F3D80"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11C74799"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r>
      <w:tr w:rsidR="00F01839" w:rsidRPr="00F01839" w14:paraId="39C625C3"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D415EB5"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Show In Detail Tile</w:t>
            </w:r>
          </w:p>
        </w:tc>
        <w:tc>
          <w:tcPr>
            <w:tcW w:w="1180" w:type="dxa"/>
            <w:tcBorders>
              <w:top w:val="nil"/>
              <w:left w:val="nil"/>
              <w:bottom w:val="single" w:sz="4" w:space="0" w:color="auto"/>
              <w:right w:val="single" w:sz="4" w:space="0" w:color="auto"/>
            </w:tcBorders>
            <w:shd w:val="clear" w:color="auto" w:fill="auto"/>
            <w:noWrap/>
            <w:vAlign w:val="bottom"/>
            <w:hideMark/>
          </w:tcPr>
          <w:p w14:paraId="5FDB3685"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TRUE</w:t>
            </w:r>
          </w:p>
        </w:tc>
        <w:tc>
          <w:tcPr>
            <w:tcW w:w="1240" w:type="dxa"/>
            <w:tcBorders>
              <w:top w:val="nil"/>
              <w:left w:val="nil"/>
              <w:bottom w:val="single" w:sz="4" w:space="0" w:color="auto"/>
              <w:right w:val="single" w:sz="4" w:space="0" w:color="auto"/>
            </w:tcBorders>
            <w:shd w:val="clear" w:color="auto" w:fill="auto"/>
            <w:noWrap/>
            <w:vAlign w:val="bottom"/>
            <w:hideMark/>
          </w:tcPr>
          <w:p w14:paraId="77C77450"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TRUE</w:t>
            </w:r>
          </w:p>
        </w:tc>
      </w:tr>
      <w:tr w:rsidR="00F01839" w:rsidRPr="00F01839" w14:paraId="3DF6A92C"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1A377B2"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Is Editable</w:t>
            </w:r>
          </w:p>
        </w:tc>
        <w:tc>
          <w:tcPr>
            <w:tcW w:w="1180" w:type="dxa"/>
            <w:tcBorders>
              <w:top w:val="nil"/>
              <w:left w:val="nil"/>
              <w:bottom w:val="single" w:sz="4" w:space="0" w:color="auto"/>
              <w:right w:val="single" w:sz="4" w:space="0" w:color="auto"/>
            </w:tcBorders>
            <w:shd w:val="clear" w:color="auto" w:fill="auto"/>
            <w:noWrap/>
            <w:vAlign w:val="bottom"/>
            <w:hideMark/>
          </w:tcPr>
          <w:p w14:paraId="77339092"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TRUE</w:t>
            </w:r>
          </w:p>
        </w:tc>
        <w:tc>
          <w:tcPr>
            <w:tcW w:w="1240" w:type="dxa"/>
            <w:tcBorders>
              <w:top w:val="nil"/>
              <w:left w:val="nil"/>
              <w:bottom w:val="single" w:sz="4" w:space="0" w:color="auto"/>
              <w:right w:val="single" w:sz="4" w:space="0" w:color="auto"/>
            </w:tcBorders>
            <w:shd w:val="clear" w:color="auto" w:fill="auto"/>
            <w:noWrap/>
            <w:vAlign w:val="bottom"/>
            <w:hideMark/>
          </w:tcPr>
          <w:p w14:paraId="103E37FD"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r>
      <w:tr w:rsidR="00F01839" w:rsidRPr="00F01839" w14:paraId="4092FF2D"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3AC4C2AB"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 xml:space="preserve">Is </w:t>
            </w:r>
            <w:proofErr w:type="spellStart"/>
            <w:r w:rsidRPr="00F01839">
              <w:rPr>
                <w:rFonts w:ascii="Calibri" w:eastAsia="Times New Roman" w:hAnsi="Calibri" w:cs="Calibri"/>
                <w:color w:val="000000"/>
                <w:sz w:val="20"/>
                <w:szCs w:val="20"/>
                <w:lang w:val="en-US"/>
              </w:rPr>
              <w:t>Listable</w:t>
            </w:r>
            <w:proofErr w:type="spellEnd"/>
          </w:p>
        </w:tc>
        <w:tc>
          <w:tcPr>
            <w:tcW w:w="1180" w:type="dxa"/>
            <w:tcBorders>
              <w:top w:val="nil"/>
              <w:left w:val="nil"/>
              <w:bottom w:val="single" w:sz="4" w:space="0" w:color="auto"/>
              <w:right w:val="single" w:sz="4" w:space="0" w:color="auto"/>
            </w:tcBorders>
            <w:shd w:val="clear" w:color="auto" w:fill="auto"/>
            <w:noWrap/>
            <w:vAlign w:val="bottom"/>
            <w:hideMark/>
          </w:tcPr>
          <w:p w14:paraId="296CF11D"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TRUE</w:t>
            </w:r>
          </w:p>
        </w:tc>
        <w:tc>
          <w:tcPr>
            <w:tcW w:w="1240" w:type="dxa"/>
            <w:tcBorders>
              <w:top w:val="nil"/>
              <w:left w:val="nil"/>
              <w:bottom w:val="single" w:sz="4" w:space="0" w:color="auto"/>
              <w:right w:val="single" w:sz="4" w:space="0" w:color="auto"/>
            </w:tcBorders>
            <w:shd w:val="clear" w:color="auto" w:fill="auto"/>
            <w:noWrap/>
            <w:vAlign w:val="bottom"/>
            <w:hideMark/>
          </w:tcPr>
          <w:p w14:paraId="536ABAF4"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r>
      <w:tr w:rsidR="00F01839" w:rsidRPr="00F01839" w14:paraId="3F683566"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25447B3"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Is Required</w:t>
            </w:r>
          </w:p>
        </w:tc>
        <w:tc>
          <w:tcPr>
            <w:tcW w:w="1180" w:type="dxa"/>
            <w:tcBorders>
              <w:top w:val="nil"/>
              <w:left w:val="nil"/>
              <w:bottom w:val="single" w:sz="4" w:space="0" w:color="auto"/>
              <w:right w:val="single" w:sz="4" w:space="0" w:color="auto"/>
            </w:tcBorders>
            <w:shd w:val="clear" w:color="auto" w:fill="auto"/>
            <w:noWrap/>
            <w:vAlign w:val="bottom"/>
            <w:hideMark/>
          </w:tcPr>
          <w:p w14:paraId="564F7C83"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TRUE</w:t>
            </w:r>
          </w:p>
        </w:tc>
        <w:tc>
          <w:tcPr>
            <w:tcW w:w="1240" w:type="dxa"/>
            <w:tcBorders>
              <w:top w:val="nil"/>
              <w:left w:val="nil"/>
              <w:bottom w:val="single" w:sz="4" w:space="0" w:color="auto"/>
              <w:right w:val="single" w:sz="4" w:space="0" w:color="auto"/>
            </w:tcBorders>
            <w:shd w:val="clear" w:color="auto" w:fill="auto"/>
            <w:noWrap/>
            <w:vAlign w:val="bottom"/>
            <w:hideMark/>
          </w:tcPr>
          <w:p w14:paraId="4268894D"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r>
      <w:tr w:rsidR="00F01839" w:rsidRPr="00F01839" w14:paraId="2856A681"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BD56F83"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Part of Key</w:t>
            </w:r>
          </w:p>
        </w:tc>
        <w:tc>
          <w:tcPr>
            <w:tcW w:w="1180" w:type="dxa"/>
            <w:tcBorders>
              <w:top w:val="nil"/>
              <w:left w:val="nil"/>
              <w:bottom w:val="single" w:sz="4" w:space="0" w:color="auto"/>
              <w:right w:val="single" w:sz="4" w:space="0" w:color="auto"/>
            </w:tcBorders>
            <w:shd w:val="clear" w:color="auto" w:fill="auto"/>
            <w:noWrap/>
            <w:vAlign w:val="bottom"/>
            <w:hideMark/>
          </w:tcPr>
          <w:p w14:paraId="6623A5D1"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TRUE</w:t>
            </w:r>
          </w:p>
        </w:tc>
        <w:tc>
          <w:tcPr>
            <w:tcW w:w="1240" w:type="dxa"/>
            <w:tcBorders>
              <w:top w:val="nil"/>
              <w:left w:val="nil"/>
              <w:bottom w:val="single" w:sz="4" w:space="0" w:color="auto"/>
              <w:right w:val="single" w:sz="4" w:space="0" w:color="auto"/>
            </w:tcBorders>
            <w:shd w:val="clear" w:color="auto" w:fill="auto"/>
            <w:noWrap/>
            <w:vAlign w:val="bottom"/>
            <w:hideMark/>
          </w:tcPr>
          <w:p w14:paraId="009D29BB"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r>
      <w:tr w:rsidR="00F01839" w:rsidRPr="00F01839" w14:paraId="2D7B3B74"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F3E65DA"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Show As Top Level Filter</w:t>
            </w:r>
          </w:p>
        </w:tc>
        <w:tc>
          <w:tcPr>
            <w:tcW w:w="1180" w:type="dxa"/>
            <w:tcBorders>
              <w:top w:val="nil"/>
              <w:left w:val="nil"/>
              <w:bottom w:val="single" w:sz="4" w:space="0" w:color="auto"/>
              <w:right w:val="single" w:sz="4" w:space="0" w:color="auto"/>
            </w:tcBorders>
            <w:shd w:val="clear" w:color="auto" w:fill="auto"/>
            <w:noWrap/>
            <w:vAlign w:val="bottom"/>
            <w:hideMark/>
          </w:tcPr>
          <w:p w14:paraId="37D62A02"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c>
          <w:tcPr>
            <w:tcW w:w="1240" w:type="dxa"/>
            <w:tcBorders>
              <w:top w:val="nil"/>
              <w:left w:val="nil"/>
              <w:bottom w:val="single" w:sz="4" w:space="0" w:color="auto"/>
              <w:right w:val="single" w:sz="4" w:space="0" w:color="auto"/>
            </w:tcBorders>
            <w:shd w:val="clear" w:color="auto" w:fill="auto"/>
            <w:noWrap/>
            <w:vAlign w:val="bottom"/>
            <w:hideMark/>
          </w:tcPr>
          <w:p w14:paraId="2E166DB3"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r>
      <w:tr w:rsidR="00F01839" w:rsidRPr="00F01839" w14:paraId="3C857A64"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BA4994B"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Allow Multiple Items</w:t>
            </w:r>
          </w:p>
        </w:tc>
        <w:tc>
          <w:tcPr>
            <w:tcW w:w="1180" w:type="dxa"/>
            <w:tcBorders>
              <w:top w:val="nil"/>
              <w:left w:val="nil"/>
              <w:bottom w:val="single" w:sz="4" w:space="0" w:color="auto"/>
              <w:right w:val="single" w:sz="4" w:space="0" w:color="auto"/>
            </w:tcBorders>
            <w:shd w:val="clear" w:color="auto" w:fill="auto"/>
            <w:noWrap/>
            <w:vAlign w:val="bottom"/>
            <w:hideMark/>
          </w:tcPr>
          <w:p w14:paraId="2499CF61"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c>
          <w:tcPr>
            <w:tcW w:w="1240" w:type="dxa"/>
            <w:tcBorders>
              <w:top w:val="nil"/>
              <w:left w:val="nil"/>
              <w:bottom w:val="single" w:sz="4" w:space="0" w:color="auto"/>
              <w:right w:val="single" w:sz="4" w:space="0" w:color="auto"/>
            </w:tcBorders>
            <w:shd w:val="clear" w:color="auto" w:fill="auto"/>
            <w:noWrap/>
            <w:vAlign w:val="bottom"/>
            <w:hideMark/>
          </w:tcPr>
          <w:p w14:paraId="3BB57CE7"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r>
      <w:tr w:rsidR="00F01839" w:rsidRPr="00F01839" w14:paraId="0E0EC4F6"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7B52B50"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Show if Empty</w:t>
            </w:r>
          </w:p>
        </w:tc>
        <w:tc>
          <w:tcPr>
            <w:tcW w:w="1180" w:type="dxa"/>
            <w:tcBorders>
              <w:top w:val="nil"/>
              <w:left w:val="nil"/>
              <w:bottom w:val="single" w:sz="4" w:space="0" w:color="auto"/>
              <w:right w:val="single" w:sz="4" w:space="0" w:color="auto"/>
            </w:tcBorders>
            <w:shd w:val="clear" w:color="auto" w:fill="auto"/>
            <w:noWrap/>
            <w:vAlign w:val="bottom"/>
            <w:hideMark/>
          </w:tcPr>
          <w:p w14:paraId="2C4B85DD"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c>
          <w:tcPr>
            <w:tcW w:w="1240" w:type="dxa"/>
            <w:tcBorders>
              <w:top w:val="nil"/>
              <w:left w:val="nil"/>
              <w:bottom w:val="single" w:sz="4" w:space="0" w:color="auto"/>
              <w:right w:val="single" w:sz="4" w:space="0" w:color="auto"/>
            </w:tcBorders>
            <w:shd w:val="clear" w:color="auto" w:fill="auto"/>
            <w:noWrap/>
            <w:vAlign w:val="bottom"/>
            <w:hideMark/>
          </w:tcPr>
          <w:p w14:paraId="685B350B"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r>
      <w:tr w:rsidR="00F01839" w:rsidRPr="00F01839" w14:paraId="0C441CB6"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7A6BC4D"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Lookup Type</w:t>
            </w:r>
          </w:p>
        </w:tc>
        <w:tc>
          <w:tcPr>
            <w:tcW w:w="1180" w:type="dxa"/>
            <w:tcBorders>
              <w:top w:val="nil"/>
              <w:left w:val="nil"/>
              <w:bottom w:val="single" w:sz="4" w:space="0" w:color="auto"/>
              <w:right w:val="single" w:sz="4" w:space="0" w:color="auto"/>
            </w:tcBorders>
            <w:shd w:val="clear" w:color="auto" w:fill="auto"/>
            <w:noWrap/>
            <w:vAlign w:val="bottom"/>
            <w:hideMark/>
          </w:tcPr>
          <w:p w14:paraId="0292B2E3"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50E56AEE"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r>
      <w:tr w:rsidR="00F01839" w:rsidRPr="00F01839" w14:paraId="5CE62823"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2C0E19FB"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Relationship Type</w:t>
            </w:r>
          </w:p>
        </w:tc>
        <w:tc>
          <w:tcPr>
            <w:tcW w:w="1180" w:type="dxa"/>
            <w:tcBorders>
              <w:top w:val="nil"/>
              <w:left w:val="nil"/>
              <w:bottom w:val="single" w:sz="4" w:space="0" w:color="auto"/>
              <w:right w:val="single" w:sz="4" w:space="0" w:color="auto"/>
            </w:tcBorders>
            <w:shd w:val="clear" w:color="auto" w:fill="auto"/>
            <w:noWrap/>
            <w:vAlign w:val="bottom"/>
            <w:hideMark/>
          </w:tcPr>
          <w:p w14:paraId="34077DF0"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1E772C2B"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r>
      <w:tr w:rsidR="00F01839" w:rsidRPr="00F01839" w14:paraId="063577CC"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49EC19A"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Table Settings</w:t>
            </w:r>
          </w:p>
        </w:tc>
        <w:tc>
          <w:tcPr>
            <w:tcW w:w="1180" w:type="dxa"/>
            <w:tcBorders>
              <w:top w:val="nil"/>
              <w:left w:val="nil"/>
              <w:bottom w:val="single" w:sz="4" w:space="0" w:color="auto"/>
              <w:right w:val="single" w:sz="4" w:space="0" w:color="auto"/>
            </w:tcBorders>
            <w:shd w:val="clear" w:color="auto" w:fill="auto"/>
            <w:noWrap/>
            <w:vAlign w:val="bottom"/>
            <w:hideMark/>
          </w:tcPr>
          <w:p w14:paraId="5975E039"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1A27DC27"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r>
    </w:tbl>
    <w:p w14:paraId="4B33BCCB" w14:textId="23034F96" w:rsidR="002D5237" w:rsidRPr="00EA73FF" w:rsidRDefault="002D5237" w:rsidP="006B71D3">
      <w:pPr>
        <w:pStyle w:val="BodyText"/>
        <w:ind w:left="1440" w:right="270"/>
        <w:jc w:val="both"/>
        <w:rPr>
          <w:rFonts w:asciiTheme="minorHAnsi" w:hAnsiTheme="minorHAnsi"/>
          <w:sz w:val="24"/>
        </w:rPr>
      </w:pPr>
      <w:r>
        <w:rPr>
          <w:rFonts w:asciiTheme="minorHAnsi" w:hAnsiTheme="minorHAnsi"/>
        </w:rPr>
        <w:lastRenderedPageBreak/>
        <w:br w:type="textWrapping" w:clear="all"/>
      </w:r>
    </w:p>
    <w:p w14:paraId="603392A6" w14:textId="77777777" w:rsidR="006B71D3" w:rsidRPr="00EA73FF" w:rsidRDefault="006B71D3" w:rsidP="006B71D3">
      <w:pPr>
        <w:pStyle w:val="BodyText"/>
        <w:ind w:left="1440" w:right="270"/>
        <w:jc w:val="both"/>
        <w:rPr>
          <w:rFonts w:asciiTheme="minorHAnsi" w:hAnsiTheme="minorHAnsi"/>
          <w:sz w:val="24"/>
        </w:rPr>
      </w:pPr>
      <w:r w:rsidRPr="00EA73FF">
        <w:rPr>
          <w:rFonts w:asciiTheme="minorHAnsi" w:hAnsiTheme="minorHAnsi"/>
          <w:sz w:val="24"/>
        </w:rPr>
        <w:t>Refer below screenshot for creating business asset type.</w:t>
      </w:r>
    </w:p>
    <w:p w14:paraId="500EDE5E" w14:textId="77777777" w:rsidR="000910E5" w:rsidRDefault="000910E5" w:rsidP="006B71D3">
      <w:pPr>
        <w:pStyle w:val="BodyText"/>
        <w:ind w:left="1440" w:right="270"/>
        <w:jc w:val="both"/>
        <w:rPr>
          <w:rFonts w:asciiTheme="minorHAnsi" w:hAnsiTheme="minorHAnsi"/>
        </w:rPr>
      </w:pPr>
    </w:p>
    <w:p w14:paraId="65759D8E" w14:textId="005C49EB" w:rsidR="000910E5" w:rsidRDefault="000910E5" w:rsidP="000910E5">
      <w:pPr>
        <w:pStyle w:val="BodyText"/>
        <w:ind w:right="270"/>
        <w:jc w:val="both"/>
        <w:rPr>
          <w:rFonts w:asciiTheme="minorHAnsi" w:hAnsiTheme="minorHAnsi"/>
        </w:rPr>
      </w:pPr>
      <w:r>
        <w:rPr>
          <w:noProof/>
        </w:rPr>
        <w:drawing>
          <wp:inline distT="0" distB="0" distL="0" distR="0" wp14:anchorId="6F8C6056" wp14:editId="407C2957">
            <wp:extent cx="5943600" cy="1576705"/>
            <wp:effectExtent l="19050" t="19050" r="1905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943600" cy="1576705"/>
                    </a:xfrm>
                    <a:prstGeom prst="rect">
                      <a:avLst/>
                    </a:prstGeom>
                    <a:ln>
                      <a:solidFill>
                        <a:schemeClr val="accent1"/>
                      </a:solidFill>
                    </a:ln>
                  </pic:spPr>
                </pic:pic>
              </a:graphicData>
            </a:graphic>
          </wp:inline>
        </w:drawing>
      </w:r>
    </w:p>
    <w:p w14:paraId="2FF452A0" w14:textId="77777777" w:rsidR="000910E5" w:rsidRDefault="000910E5" w:rsidP="000910E5">
      <w:pPr>
        <w:pStyle w:val="BodyText"/>
        <w:ind w:right="270"/>
        <w:jc w:val="both"/>
        <w:rPr>
          <w:rFonts w:asciiTheme="minorHAnsi" w:hAnsiTheme="minorHAnsi"/>
        </w:rPr>
      </w:pPr>
    </w:p>
    <w:p w14:paraId="493B55A4" w14:textId="77777777" w:rsidR="00213944" w:rsidRDefault="00213944">
      <w:pPr>
        <w:rPr>
          <w:rFonts w:eastAsiaTheme="majorEastAsia" w:cstheme="majorHAnsi"/>
          <w:color w:val="365F91" w:themeColor="accent1" w:themeShade="BF"/>
          <w:sz w:val="32"/>
          <w:szCs w:val="32"/>
        </w:rPr>
      </w:pPr>
      <w:bookmarkStart w:id="186" w:name="_Rules_Configurations"/>
      <w:bookmarkStart w:id="187" w:name="RulesConfigurations"/>
      <w:bookmarkEnd w:id="186"/>
      <w:r>
        <w:rPr>
          <w:rFonts w:cstheme="majorHAnsi"/>
        </w:rPr>
        <w:br w:type="page"/>
      </w:r>
    </w:p>
    <w:p w14:paraId="77E3C5FC" w14:textId="62AAB053" w:rsidR="00AD3BE5" w:rsidRDefault="00AD3BE5" w:rsidP="00F224F5">
      <w:pPr>
        <w:pStyle w:val="Heading1"/>
        <w:numPr>
          <w:ilvl w:val="0"/>
          <w:numId w:val="3"/>
        </w:numPr>
        <w:spacing w:after="120" w:line="288" w:lineRule="auto"/>
        <w:ind w:right="270"/>
        <w:jc w:val="both"/>
        <w:rPr>
          <w:rFonts w:asciiTheme="minorHAnsi" w:hAnsiTheme="minorHAnsi" w:cstheme="majorHAnsi"/>
        </w:rPr>
      </w:pPr>
      <w:bookmarkStart w:id="188" w:name="_Toc25838729"/>
      <w:r w:rsidRPr="00AD3BE5">
        <w:rPr>
          <w:rFonts w:asciiTheme="minorHAnsi" w:hAnsiTheme="minorHAnsi" w:cstheme="majorHAnsi"/>
        </w:rPr>
        <w:lastRenderedPageBreak/>
        <w:t>Rule</w:t>
      </w:r>
      <w:r w:rsidR="00F224F5">
        <w:rPr>
          <w:rFonts w:asciiTheme="minorHAnsi" w:hAnsiTheme="minorHAnsi" w:cstheme="majorHAnsi"/>
        </w:rPr>
        <w:t>s</w:t>
      </w:r>
      <w:r w:rsidRPr="00AD3BE5">
        <w:rPr>
          <w:rFonts w:asciiTheme="minorHAnsi" w:hAnsiTheme="minorHAnsi" w:cstheme="majorHAnsi"/>
        </w:rPr>
        <w:t xml:space="preserve"> Configurations</w:t>
      </w:r>
      <w:bookmarkEnd w:id="188"/>
    </w:p>
    <w:bookmarkEnd w:id="187"/>
    <w:p w14:paraId="5999992C" w14:textId="0553CD84" w:rsidR="00F224F5" w:rsidRPr="00EA73FF" w:rsidRDefault="00FD4D01" w:rsidP="003E037A">
      <w:pPr>
        <w:jc w:val="both"/>
        <w:rPr>
          <w:rFonts w:eastAsia="Times New Roman" w:cs="Times New Roman"/>
          <w:szCs w:val="20"/>
          <w:lang w:val="en-US"/>
        </w:rPr>
      </w:pPr>
      <w:r w:rsidRPr="00EA73FF">
        <w:rPr>
          <w:rFonts w:eastAsia="Times New Roman" w:cs="Times New Roman"/>
          <w:szCs w:val="20"/>
          <w:lang w:val="en-US"/>
        </w:rPr>
        <w:t>Following</w:t>
      </w:r>
      <w:r w:rsidR="003E037A" w:rsidRPr="00EA73FF">
        <w:rPr>
          <w:rFonts w:eastAsia="Times New Roman" w:cs="Times New Roman"/>
          <w:szCs w:val="20"/>
          <w:lang w:val="en-US"/>
        </w:rPr>
        <w:t xml:space="preserve"> rule</w:t>
      </w:r>
      <w:r w:rsidRPr="00EA73FF">
        <w:rPr>
          <w:rFonts w:eastAsia="Times New Roman" w:cs="Times New Roman"/>
          <w:szCs w:val="20"/>
          <w:lang w:val="en-US"/>
        </w:rPr>
        <w:t xml:space="preserve"> types </w:t>
      </w:r>
      <w:r w:rsidR="00656BBD" w:rsidRPr="00EA73FF">
        <w:rPr>
          <w:rFonts w:eastAsia="Times New Roman" w:cs="Times New Roman"/>
          <w:szCs w:val="20"/>
          <w:lang w:val="en-US"/>
        </w:rPr>
        <w:t xml:space="preserve">are supported in current release of </w:t>
      </w:r>
      <w:r w:rsidR="00F7019F" w:rsidRPr="00EA73FF">
        <w:rPr>
          <w:rFonts w:eastAsia="Times New Roman" w:cs="Times New Roman"/>
          <w:szCs w:val="20"/>
          <w:lang w:val="en-US"/>
        </w:rPr>
        <w:t xml:space="preserve">Data Quality </w:t>
      </w:r>
      <w:r w:rsidR="00656BBD" w:rsidRPr="00EA73FF">
        <w:rPr>
          <w:rFonts w:eastAsia="Times New Roman" w:cs="Times New Roman"/>
          <w:szCs w:val="20"/>
          <w:lang w:val="en-US"/>
        </w:rPr>
        <w:t xml:space="preserve">Scoring </w:t>
      </w:r>
      <w:r w:rsidR="00F7019F" w:rsidRPr="00EA73FF">
        <w:rPr>
          <w:rFonts w:eastAsia="Times New Roman" w:cs="Times New Roman"/>
          <w:szCs w:val="20"/>
          <w:lang w:val="en-US"/>
        </w:rPr>
        <w:t>Framework</w:t>
      </w:r>
      <w:r w:rsidR="00236263" w:rsidRPr="00EA73FF">
        <w:rPr>
          <w:rFonts w:eastAsia="Times New Roman" w:cs="Times New Roman"/>
          <w:szCs w:val="20"/>
          <w:lang w:val="en-US"/>
        </w:rPr>
        <w:t>:</w:t>
      </w:r>
    </w:p>
    <w:p w14:paraId="42E17C6A" w14:textId="77777777" w:rsidR="003235CA" w:rsidRPr="00EA73FF" w:rsidRDefault="003235CA" w:rsidP="003E037A">
      <w:pPr>
        <w:jc w:val="both"/>
        <w:rPr>
          <w:rFonts w:eastAsia="Times New Roman" w:cs="Times New Roman"/>
          <w:szCs w:val="20"/>
          <w:lang w:val="en-US"/>
        </w:rPr>
      </w:pPr>
    </w:p>
    <w:p w14:paraId="5069FE2B"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Duplicate Check</w:t>
      </w:r>
    </w:p>
    <w:p w14:paraId="0D489D4D"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Not Blank</w:t>
      </w:r>
    </w:p>
    <w:p w14:paraId="35C7591B"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Reference Lookup</w:t>
      </w:r>
    </w:p>
    <w:p w14:paraId="3BB23B3F"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Regex</w:t>
      </w:r>
    </w:p>
    <w:p w14:paraId="3F97C2F1"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JS Expression</w:t>
      </w:r>
    </w:p>
    <w:p w14:paraId="3C1E7656"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 xml:space="preserve">IGX Numeric Range </w:t>
      </w:r>
    </w:p>
    <w:p w14:paraId="77AE9276"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Attribute Comparison</w:t>
      </w:r>
    </w:p>
    <w:p w14:paraId="7F35B52B"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Conformity Check</w:t>
      </w:r>
    </w:p>
    <w:p w14:paraId="4A744003"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Consistency Check</w:t>
      </w:r>
    </w:p>
    <w:p w14:paraId="52F3270D" w14:textId="77777777" w:rsidR="006E6FB5" w:rsidRPr="00EA73FF" w:rsidRDefault="006E6FB5" w:rsidP="00927570">
      <w:pPr>
        <w:jc w:val="both"/>
        <w:rPr>
          <w:rFonts w:eastAsia="Times New Roman" w:cs="Times New Roman"/>
          <w:szCs w:val="20"/>
          <w:lang w:val="en-US"/>
        </w:rPr>
      </w:pPr>
    </w:p>
    <w:p w14:paraId="13244ED6" w14:textId="0FBEC11D" w:rsidR="00EF7B6F" w:rsidRPr="00EA73FF" w:rsidRDefault="00656BBD" w:rsidP="00927570">
      <w:pPr>
        <w:jc w:val="both"/>
        <w:rPr>
          <w:rFonts w:eastAsia="Times New Roman" w:cs="Times New Roman"/>
          <w:szCs w:val="20"/>
          <w:lang w:val="en-US"/>
        </w:rPr>
      </w:pPr>
      <w:r w:rsidRPr="00EA73FF">
        <w:rPr>
          <w:rFonts w:eastAsia="Times New Roman" w:cs="Times New Roman"/>
          <w:szCs w:val="20"/>
          <w:lang w:val="en-US"/>
        </w:rPr>
        <w:t>A</w:t>
      </w:r>
      <w:r w:rsidR="003235CA" w:rsidRPr="00EA73FF">
        <w:rPr>
          <w:rFonts w:eastAsia="Times New Roman" w:cs="Times New Roman"/>
          <w:szCs w:val="20"/>
          <w:lang w:val="en-US"/>
        </w:rPr>
        <w:t xml:space="preserve">bove 9 rules </w:t>
      </w:r>
      <w:r w:rsidRPr="00EA73FF">
        <w:rPr>
          <w:rFonts w:eastAsia="Times New Roman" w:cs="Times New Roman"/>
          <w:szCs w:val="20"/>
          <w:lang w:val="en-US"/>
        </w:rPr>
        <w:t xml:space="preserve">need to be configured </w:t>
      </w:r>
      <w:r w:rsidR="003235CA" w:rsidRPr="00EA73FF">
        <w:rPr>
          <w:rFonts w:eastAsia="Times New Roman" w:cs="Times New Roman"/>
          <w:szCs w:val="20"/>
          <w:lang w:val="en-US"/>
        </w:rPr>
        <w:t xml:space="preserve">in Govern as per the </w:t>
      </w:r>
      <w:r w:rsidR="00F97E3B" w:rsidRPr="00EA73FF">
        <w:rPr>
          <w:rFonts w:eastAsia="Times New Roman" w:cs="Times New Roman"/>
          <w:szCs w:val="20"/>
          <w:lang w:val="en-US"/>
        </w:rPr>
        <w:t>templates below</w:t>
      </w:r>
      <w:r w:rsidR="001F55CB" w:rsidRPr="00EA73FF">
        <w:rPr>
          <w:rFonts w:eastAsia="Times New Roman" w:cs="Times New Roman"/>
          <w:szCs w:val="20"/>
          <w:lang w:val="en-US"/>
        </w:rPr>
        <w:t>:</w:t>
      </w:r>
    </w:p>
    <w:p w14:paraId="62AA8A95" w14:textId="1D89BA56" w:rsidR="003235CA" w:rsidRPr="00EA73FF" w:rsidRDefault="003235CA" w:rsidP="00927570">
      <w:pPr>
        <w:jc w:val="both"/>
        <w:rPr>
          <w:rFonts w:eastAsia="Times New Roman" w:cs="Times New Roman"/>
          <w:szCs w:val="20"/>
          <w:lang w:val="en-US"/>
        </w:rPr>
      </w:pPr>
    </w:p>
    <w:p w14:paraId="47BE44E4" w14:textId="77777777" w:rsidR="00A7402E" w:rsidRDefault="00A7402E" w:rsidP="00927570">
      <w:pPr>
        <w:jc w:val="both"/>
        <w:rPr>
          <w:rFonts w:eastAsia="Times New Roman" w:cs="Times New Roman"/>
          <w:sz w:val="22"/>
          <w:szCs w:val="20"/>
          <w:lang w:val="en-US"/>
        </w:rPr>
      </w:pPr>
    </w:p>
    <w:p w14:paraId="3FEB80BF" w14:textId="32F6A20A" w:rsidR="00F97E3B" w:rsidRDefault="00F97E3B" w:rsidP="00F97E3B">
      <w:pPr>
        <w:jc w:val="both"/>
        <w:rPr>
          <w:rFonts w:eastAsia="Times New Roman" w:cs="Times New Roman"/>
          <w:b/>
          <w:bCs/>
          <w:sz w:val="22"/>
          <w:szCs w:val="20"/>
          <w:lang w:val="en-US"/>
        </w:rPr>
      </w:pPr>
      <w:r w:rsidRPr="00927570">
        <w:rPr>
          <w:rFonts w:eastAsia="Times New Roman" w:cs="Times New Roman"/>
          <w:b/>
          <w:bCs/>
          <w:sz w:val="22"/>
          <w:szCs w:val="20"/>
          <w:lang w:val="en-US"/>
        </w:rPr>
        <w:t>IGX Duplicate Check</w:t>
      </w:r>
    </w:p>
    <w:p w14:paraId="3AB325C3" w14:textId="77777777" w:rsidR="001F55CB" w:rsidRDefault="001F55CB" w:rsidP="00F97E3B">
      <w:pPr>
        <w:jc w:val="both"/>
        <w:rPr>
          <w:rFonts w:eastAsia="Times New Roman" w:cs="Times New Roman"/>
          <w:b/>
          <w:bCs/>
          <w:sz w:val="22"/>
          <w:szCs w:val="20"/>
          <w:lang w:val="en-US"/>
        </w:rPr>
      </w:pPr>
    </w:p>
    <w:p w14:paraId="5C2A5CAB" w14:textId="4249885E" w:rsidR="00F97E3B" w:rsidRDefault="00F97E3B" w:rsidP="00F97E3B">
      <w:pPr>
        <w:jc w:val="both"/>
        <w:rPr>
          <w:rFonts w:eastAsia="Times New Roman" w:cs="Times New Roman"/>
          <w:szCs w:val="20"/>
          <w:lang w:val="en-US"/>
        </w:rPr>
      </w:pPr>
      <w:r w:rsidRPr="00EA73FF">
        <w:rPr>
          <w:rFonts w:eastAsia="Times New Roman" w:cs="Times New Roman"/>
          <w:szCs w:val="20"/>
          <w:lang w:val="en-US"/>
        </w:rPr>
        <w:t>It checks for uniqueness of an attribute values within a source for each run.</w:t>
      </w:r>
    </w:p>
    <w:p w14:paraId="1A016075" w14:textId="77777777" w:rsidR="00EA73FF" w:rsidRPr="00EA73FF" w:rsidRDefault="00EA73FF" w:rsidP="00F97E3B">
      <w:pPr>
        <w:jc w:val="both"/>
        <w:rPr>
          <w:rFonts w:eastAsia="Times New Roman" w:cs="Times New Roman"/>
          <w:szCs w:val="20"/>
          <w:lang w:val="en-US"/>
        </w:rPr>
      </w:pPr>
    </w:p>
    <w:p w14:paraId="457264DE" w14:textId="4A44BE3E" w:rsidR="003C02F8" w:rsidRPr="00EA73FF" w:rsidRDefault="003C02F8" w:rsidP="00927570">
      <w:pPr>
        <w:jc w:val="both"/>
        <w:rPr>
          <w:rFonts w:eastAsia="Times New Roman" w:cs="Times New Roman"/>
          <w:szCs w:val="20"/>
          <w:lang w:val="en-US"/>
        </w:rPr>
      </w:pPr>
      <w:r w:rsidRPr="00EA73FF">
        <w:rPr>
          <w:rFonts w:eastAsia="Times New Roman" w:cs="Times New Roman"/>
          <w:szCs w:val="20"/>
          <w:lang w:val="en-US"/>
        </w:rPr>
        <w:t xml:space="preserve">The below listed fields needs to be configured in </w:t>
      </w:r>
      <w:bookmarkStart w:id="189" w:name="_Hlk24979452"/>
      <w:r w:rsidR="00F7019F" w:rsidRPr="00EA73FF">
        <w:rPr>
          <w:rFonts w:eastAsia="Times New Roman" w:cs="Times New Roman"/>
          <w:szCs w:val="20"/>
          <w:lang w:val="en-US"/>
        </w:rPr>
        <w:t xml:space="preserve">Data </w:t>
      </w:r>
      <w:r w:rsidRPr="00EA73FF">
        <w:rPr>
          <w:rFonts w:eastAsia="Times New Roman" w:cs="Times New Roman"/>
          <w:szCs w:val="20"/>
          <w:lang w:val="en-US"/>
        </w:rPr>
        <w:t>Govern</w:t>
      </w:r>
      <w:r w:rsidR="00F7019F" w:rsidRPr="00EA73FF">
        <w:rPr>
          <w:rFonts w:eastAsia="Times New Roman" w:cs="Times New Roman"/>
          <w:szCs w:val="20"/>
          <w:lang w:val="en-US"/>
        </w:rPr>
        <w:t>ance</w:t>
      </w:r>
      <w:bookmarkEnd w:id="189"/>
      <w:r w:rsidR="00EA73FF">
        <w:rPr>
          <w:rFonts w:eastAsia="Times New Roman" w:cs="Times New Roman"/>
          <w:szCs w:val="20"/>
          <w:lang w:val="en-US"/>
        </w:rPr>
        <w:t>:</w:t>
      </w:r>
    </w:p>
    <w:p w14:paraId="35903510" w14:textId="77777777" w:rsidR="00F97E3B" w:rsidRDefault="00F97E3B" w:rsidP="00927570">
      <w:pPr>
        <w:jc w:val="both"/>
        <w:rPr>
          <w:rFonts w:eastAsia="Times New Roman" w:cs="Times New Roman"/>
          <w:sz w:val="22"/>
          <w:szCs w:val="20"/>
          <w:lang w:val="en-US"/>
        </w:rPr>
      </w:pPr>
    </w:p>
    <w:tbl>
      <w:tblPr>
        <w:tblW w:w="9072" w:type="dxa"/>
        <w:tblInd w:w="108" w:type="dxa"/>
        <w:tblLayout w:type="fixed"/>
        <w:tblLook w:val="04A0" w:firstRow="1" w:lastRow="0" w:firstColumn="1" w:lastColumn="0" w:noHBand="0" w:noVBand="1"/>
      </w:tblPr>
      <w:tblGrid>
        <w:gridCol w:w="1728"/>
        <w:gridCol w:w="1224"/>
        <w:gridCol w:w="1224"/>
        <w:gridCol w:w="1224"/>
        <w:gridCol w:w="1224"/>
        <w:gridCol w:w="1224"/>
        <w:gridCol w:w="1224"/>
      </w:tblGrid>
      <w:tr w:rsidR="00F97E3B" w:rsidRPr="00F97E3B" w14:paraId="13531594" w14:textId="77777777" w:rsidTr="00F97E3B">
        <w:trPr>
          <w:trHeight w:val="20"/>
        </w:trPr>
        <w:tc>
          <w:tcPr>
            <w:tcW w:w="172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8D9A037" w14:textId="7B577A78" w:rsidR="00F97E3B" w:rsidRPr="00F97E3B" w:rsidRDefault="00F97E3B" w:rsidP="00F97E3B">
            <w:pPr>
              <w:jc w:val="center"/>
              <w:rPr>
                <w:rFonts w:ascii="Calibri" w:eastAsia="Times New Roman" w:hAnsi="Calibri" w:cs="Calibri"/>
                <w:b/>
                <w:bCs/>
                <w:color w:val="000000"/>
                <w:sz w:val="20"/>
                <w:szCs w:val="20"/>
                <w:lang w:val="en-US"/>
              </w:rPr>
            </w:pPr>
            <w:r w:rsidRPr="00F97E3B">
              <w:rPr>
                <w:rFonts w:ascii="Calibri" w:eastAsia="Times New Roman" w:hAnsi="Calibri" w:cs="Calibri"/>
                <w:b/>
                <w:bCs/>
                <w:color w:val="000000"/>
                <w:sz w:val="20"/>
                <w:szCs w:val="20"/>
                <w:lang w:val="en-US"/>
              </w:rPr>
              <w:t>Field Attribute</w:t>
            </w:r>
          </w:p>
        </w:tc>
        <w:tc>
          <w:tcPr>
            <w:tcW w:w="1224" w:type="dxa"/>
            <w:tcBorders>
              <w:top w:val="single" w:sz="4" w:space="0" w:color="auto"/>
              <w:left w:val="nil"/>
              <w:bottom w:val="single" w:sz="4" w:space="0" w:color="auto"/>
              <w:right w:val="single" w:sz="4" w:space="0" w:color="auto"/>
            </w:tcBorders>
            <w:shd w:val="clear" w:color="000000" w:fill="BFBFBF"/>
            <w:noWrap/>
            <w:vAlign w:val="center"/>
            <w:hideMark/>
          </w:tcPr>
          <w:p w14:paraId="5FE434D2" w14:textId="77777777" w:rsidR="00F97E3B" w:rsidRPr="00F97E3B" w:rsidRDefault="00F97E3B" w:rsidP="00F97E3B">
            <w:pPr>
              <w:rPr>
                <w:rFonts w:ascii="Calibri" w:eastAsia="Times New Roman" w:hAnsi="Calibri" w:cs="Calibri"/>
                <w:b/>
                <w:bCs/>
                <w:color w:val="000000"/>
                <w:sz w:val="20"/>
                <w:szCs w:val="20"/>
                <w:lang w:val="en-US"/>
              </w:rPr>
            </w:pPr>
            <w:r w:rsidRPr="00F97E3B">
              <w:rPr>
                <w:rFonts w:ascii="Calibri" w:eastAsia="Times New Roman" w:hAnsi="Calibri" w:cs="Calibri"/>
                <w:b/>
                <w:bCs/>
                <w:color w:val="000000"/>
                <w:sz w:val="20"/>
                <w:szCs w:val="20"/>
                <w:lang w:val="en-US"/>
              </w:rPr>
              <w:t>Field-1</w:t>
            </w:r>
          </w:p>
        </w:tc>
        <w:tc>
          <w:tcPr>
            <w:tcW w:w="1224" w:type="dxa"/>
            <w:tcBorders>
              <w:top w:val="single" w:sz="4" w:space="0" w:color="auto"/>
              <w:left w:val="nil"/>
              <w:bottom w:val="single" w:sz="4" w:space="0" w:color="auto"/>
              <w:right w:val="single" w:sz="4" w:space="0" w:color="auto"/>
            </w:tcBorders>
            <w:shd w:val="clear" w:color="000000" w:fill="BFBFBF"/>
            <w:noWrap/>
            <w:vAlign w:val="center"/>
            <w:hideMark/>
          </w:tcPr>
          <w:p w14:paraId="50CB4A22" w14:textId="77777777" w:rsidR="00F97E3B" w:rsidRPr="00F97E3B" w:rsidRDefault="00F97E3B" w:rsidP="00F97E3B">
            <w:pPr>
              <w:rPr>
                <w:rFonts w:ascii="Calibri" w:eastAsia="Times New Roman" w:hAnsi="Calibri" w:cs="Calibri"/>
                <w:b/>
                <w:bCs/>
                <w:color w:val="000000"/>
                <w:sz w:val="20"/>
                <w:szCs w:val="20"/>
                <w:lang w:val="en-US"/>
              </w:rPr>
            </w:pPr>
            <w:r w:rsidRPr="00F97E3B">
              <w:rPr>
                <w:rFonts w:ascii="Calibri" w:eastAsia="Times New Roman" w:hAnsi="Calibri" w:cs="Calibri"/>
                <w:b/>
                <w:bCs/>
                <w:color w:val="000000"/>
                <w:sz w:val="20"/>
                <w:szCs w:val="20"/>
                <w:lang w:val="en-US"/>
              </w:rPr>
              <w:t>Field-2</w:t>
            </w:r>
          </w:p>
        </w:tc>
        <w:tc>
          <w:tcPr>
            <w:tcW w:w="1224" w:type="dxa"/>
            <w:tcBorders>
              <w:top w:val="single" w:sz="4" w:space="0" w:color="auto"/>
              <w:left w:val="nil"/>
              <w:bottom w:val="single" w:sz="4" w:space="0" w:color="auto"/>
              <w:right w:val="single" w:sz="4" w:space="0" w:color="auto"/>
            </w:tcBorders>
            <w:shd w:val="clear" w:color="000000" w:fill="BFBFBF"/>
            <w:noWrap/>
            <w:vAlign w:val="center"/>
            <w:hideMark/>
          </w:tcPr>
          <w:p w14:paraId="21E7DF22" w14:textId="77777777" w:rsidR="00F97E3B" w:rsidRPr="00F97E3B" w:rsidRDefault="00F97E3B" w:rsidP="00F97E3B">
            <w:pPr>
              <w:rPr>
                <w:rFonts w:ascii="Calibri" w:eastAsia="Times New Roman" w:hAnsi="Calibri" w:cs="Calibri"/>
                <w:b/>
                <w:bCs/>
                <w:color w:val="000000"/>
                <w:sz w:val="20"/>
                <w:szCs w:val="20"/>
                <w:lang w:val="en-US"/>
              </w:rPr>
            </w:pPr>
            <w:r w:rsidRPr="00F97E3B">
              <w:rPr>
                <w:rFonts w:ascii="Calibri" w:eastAsia="Times New Roman" w:hAnsi="Calibri" w:cs="Calibri"/>
                <w:b/>
                <w:bCs/>
                <w:color w:val="000000"/>
                <w:sz w:val="20"/>
                <w:szCs w:val="20"/>
                <w:lang w:val="en-US"/>
              </w:rPr>
              <w:t>Field-3</w:t>
            </w:r>
          </w:p>
        </w:tc>
        <w:tc>
          <w:tcPr>
            <w:tcW w:w="1224" w:type="dxa"/>
            <w:tcBorders>
              <w:top w:val="single" w:sz="4" w:space="0" w:color="auto"/>
              <w:left w:val="nil"/>
              <w:bottom w:val="single" w:sz="4" w:space="0" w:color="auto"/>
              <w:right w:val="single" w:sz="4" w:space="0" w:color="auto"/>
            </w:tcBorders>
            <w:shd w:val="clear" w:color="000000" w:fill="BFBFBF"/>
            <w:noWrap/>
            <w:vAlign w:val="center"/>
            <w:hideMark/>
          </w:tcPr>
          <w:p w14:paraId="5767DA97" w14:textId="77777777" w:rsidR="00F97E3B" w:rsidRPr="00F97E3B" w:rsidRDefault="00F97E3B" w:rsidP="00F97E3B">
            <w:pPr>
              <w:rPr>
                <w:rFonts w:ascii="Calibri" w:eastAsia="Times New Roman" w:hAnsi="Calibri" w:cs="Calibri"/>
                <w:b/>
                <w:bCs/>
                <w:color w:val="000000"/>
                <w:sz w:val="20"/>
                <w:szCs w:val="20"/>
                <w:lang w:val="en-US"/>
              </w:rPr>
            </w:pPr>
            <w:r w:rsidRPr="00F97E3B">
              <w:rPr>
                <w:rFonts w:ascii="Calibri" w:eastAsia="Times New Roman" w:hAnsi="Calibri" w:cs="Calibri"/>
                <w:b/>
                <w:bCs/>
                <w:color w:val="000000"/>
                <w:sz w:val="20"/>
                <w:szCs w:val="20"/>
                <w:lang w:val="en-US"/>
              </w:rPr>
              <w:t>Field-4</w:t>
            </w:r>
          </w:p>
        </w:tc>
        <w:tc>
          <w:tcPr>
            <w:tcW w:w="1224" w:type="dxa"/>
            <w:tcBorders>
              <w:top w:val="single" w:sz="4" w:space="0" w:color="auto"/>
              <w:left w:val="nil"/>
              <w:bottom w:val="single" w:sz="4" w:space="0" w:color="auto"/>
              <w:right w:val="single" w:sz="4" w:space="0" w:color="auto"/>
            </w:tcBorders>
            <w:shd w:val="clear" w:color="000000" w:fill="BFBFBF"/>
            <w:noWrap/>
            <w:vAlign w:val="center"/>
            <w:hideMark/>
          </w:tcPr>
          <w:p w14:paraId="4639B862" w14:textId="77777777" w:rsidR="00F97E3B" w:rsidRPr="00F97E3B" w:rsidRDefault="00F97E3B" w:rsidP="00F97E3B">
            <w:pPr>
              <w:rPr>
                <w:rFonts w:ascii="Calibri" w:eastAsia="Times New Roman" w:hAnsi="Calibri" w:cs="Calibri"/>
                <w:b/>
                <w:bCs/>
                <w:color w:val="000000"/>
                <w:sz w:val="20"/>
                <w:szCs w:val="20"/>
                <w:lang w:val="en-US"/>
              </w:rPr>
            </w:pPr>
            <w:r w:rsidRPr="00F97E3B">
              <w:rPr>
                <w:rFonts w:ascii="Calibri" w:eastAsia="Times New Roman" w:hAnsi="Calibri" w:cs="Calibri"/>
                <w:b/>
                <w:bCs/>
                <w:color w:val="000000"/>
                <w:sz w:val="20"/>
                <w:szCs w:val="20"/>
                <w:lang w:val="en-US"/>
              </w:rPr>
              <w:t>Field-5</w:t>
            </w:r>
          </w:p>
        </w:tc>
        <w:tc>
          <w:tcPr>
            <w:tcW w:w="1224" w:type="dxa"/>
            <w:tcBorders>
              <w:top w:val="single" w:sz="4" w:space="0" w:color="auto"/>
              <w:left w:val="nil"/>
              <w:bottom w:val="single" w:sz="4" w:space="0" w:color="auto"/>
              <w:right w:val="single" w:sz="4" w:space="0" w:color="auto"/>
            </w:tcBorders>
            <w:shd w:val="clear" w:color="000000" w:fill="BFBFBF"/>
            <w:noWrap/>
            <w:vAlign w:val="center"/>
            <w:hideMark/>
          </w:tcPr>
          <w:p w14:paraId="2F63662A" w14:textId="77777777" w:rsidR="00F97E3B" w:rsidRPr="00F97E3B" w:rsidRDefault="00F97E3B" w:rsidP="00F97E3B">
            <w:pPr>
              <w:rPr>
                <w:rFonts w:ascii="Calibri" w:eastAsia="Times New Roman" w:hAnsi="Calibri" w:cs="Calibri"/>
                <w:b/>
                <w:bCs/>
                <w:color w:val="000000"/>
                <w:sz w:val="20"/>
                <w:szCs w:val="20"/>
                <w:lang w:val="en-US"/>
              </w:rPr>
            </w:pPr>
            <w:r w:rsidRPr="00F97E3B">
              <w:rPr>
                <w:rFonts w:ascii="Calibri" w:eastAsia="Times New Roman" w:hAnsi="Calibri" w:cs="Calibri"/>
                <w:b/>
                <w:bCs/>
                <w:color w:val="000000"/>
                <w:sz w:val="20"/>
                <w:szCs w:val="20"/>
                <w:lang w:val="en-US"/>
              </w:rPr>
              <w:t>Field-6</w:t>
            </w:r>
          </w:p>
        </w:tc>
      </w:tr>
      <w:tr w:rsidR="00F97E3B" w:rsidRPr="00F97E3B" w14:paraId="517A7FE0"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756F8AB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Name</w:t>
            </w:r>
          </w:p>
        </w:tc>
        <w:tc>
          <w:tcPr>
            <w:tcW w:w="1224" w:type="dxa"/>
            <w:tcBorders>
              <w:top w:val="nil"/>
              <w:left w:val="nil"/>
              <w:bottom w:val="single" w:sz="4" w:space="0" w:color="auto"/>
              <w:right w:val="single" w:sz="4" w:space="0" w:color="auto"/>
            </w:tcBorders>
            <w:shd w:val="clear" w:color="auto" w:fill="auto"/>
            <w:vAlign w:val="center"/>
            <w:hideMark/>
          </w:tcPr>
          <w:p w14:paraId="5329279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Name</w:t>
            </w:r>
          </w:p>
        </w:tc>
        <w:tc>
          <w:tcPr>
            <w:tcW w:w="1224" w:type="dxa"/>
            <w:tcBorders>
              <w:top w:val="nil"/>
              <w:left w:val="nil"/>
              <w:bottom w:val="single" w:sz="4" w:space="0" w:color="auto"/>
              <w:right w:val="single" w:sz="4" w:space="0" w:color="auto"/>
            </w:tcBorders>
            <w:shd w:val="clear" w:color="auto" w:fill="auto"/>
            <w:vAlign w:val="center"/>
            <w:hideMark/>
          </w:tcPr>
          <w:p w14:paraId="6CE0534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Dimension</w:t>
            </w:r>
          </w:p>
        </w:tc>
        <w:tc>
          <w:tcPr>
            <w:tcW w:w="1224" w:type="dxa"/>
            <w:tcBorders>
              <w:top w:val="nil"/>
              <w:left w:val="nil"/>
              <w:bottom w:val="single" w:sz="4" w:space="0" w:color="auto"/>
              <w:right w:val="single" w:sz="4" w:space="0" w:color="auto"/>
            </w:tcBorders>
            <w:shd w:val="clear" w:color="auto" w:fill="auto"/>
            <w:vAlign w:val="center"/>
            <w:hideMark/>
          </w:tcPr>
          <w:p w14:paraId="74E77D9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Rule Description</w:t>
            </w:r>
          </w:p>
        </w:tc>
        <w:tc>
          <w:tcPr>
            <w:tcW w:w="1224" w:type="dxa"/>
            <w:tcBorders>
              <w:top w:val="nil"/>
              <w:left w:val="nil"/>
              <w:bottom w:val="single" w:sz="4" w:space="0" w:color="auto"/>
              <w:right w:val="single" w:sz="4" w:space="0" w:color="auto"/>
            </w:tcBorders>
            <w:shd w:val="clear" w:color="auto" w:fill="auto"/>
            <w:vAlign w:val="center"/>
            <w:hideMark/>
          </w:tcPr>
          <w:p w14:paraId="6FCA100D"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Status</w:t>
            </w:r>
          </w:p>
        </w:tc>
        <w:tc>
          <w:tcPr>
            <w:tcW w:w="1224" w:type="dxa"/>
            <w:tcBorders>
              <w:top w:val="nil"/>
              <w:left w:val="nil"/>
              <w:bottom w:val="single" w:sz="4" w:space="0" w:color="auto"/>
              <w:right w:val="single" w:sz="4" w:space="0" w:color="auto"/>
            </w:tcBorders>
            <w:shd w:val="clear" w:color="auto" w:fill="auto"/>
            <w:vAlign w:val="center"/>
            <w:hideMark/>
          </w:tcPr>
          <w:p w14:paraId="35D6A8D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Treat Blank or Null As</w:t>
            </w:r>
          </w:p>
        </w:tc>
        <w:tc>
          <w:tcPr>
            <w:tcW w:w="1224" w:type="dxa"/>
            <w:tcBorders>
              <w:top w:val="nil"/>
              <w:left w:val="nil"/>
              <w:bottom w:val="single" w:sz="4" w:space="0" w:color="auto"/>
              <w:right w:val="single" w:sz="4" w:space="0" w:color="auto"/>
            </w:tcBorders>
            <w:shd w:val="clear" w:color="auto" w:fill="auto"/>
            <w:vAlign w:val="center"/>
            <w:hideMark/>
          </w:tcPr>
          <w:p w14:paraId="07187CD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DQ Results</w:t>
            </w:r>
          </w:p>
        </w:tc>
      </w:tr>
      <w:tr w:rsidR="00F97E3B" w:rsidRPr="00F97E3B" w14:paraId="4E870362"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6388958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API Name</w:t>
            </w:r>
          </w:p>
        </w:tc>
        <w:tc>
          <w:tcPr>
            <w:tcW w:w="1224" w:type="dxa"/>
            <w:tcBorders>
              <w:top w:val="nil"/>
              <w:left w:val="nil"/>
              <w:bottom w:val="single" w:sz="4" w:space="0" w:color="auto"/>
              <w:right w:val="single" w:sz="4" w:space="0" w:color="auto"/>
            </w:tcBorders>
            <w:shd w:val="clear" w:color="auto" w:fill="auto"/>
            <w:vAlign w:val="center"/>
            <w:hideMark/>
          </w:tcPr>
          <w:p w14:paraId="09DE58F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Name</w:t>
            </w:r>
          </w:p>
        </w:tc>
        <w:tc>
          <w:tcPr>
            <w:tcW w:w="1224" w:type="dxa"/>
            <w:tcBorders>
              <w:top w:val="nil"/>
              <w:left w:val="nil"/>
              <w:bottom w:val="single" w:sz="4" w:space="0" w:color="auto"/>
              <w:right w:val="single" w:sz="4" w:space="0" w:color="auto"/>
            </w:tcBorders>
            <w:shd w:val="clear" w:color="auto" w:fill="auto"/>
            <w:vAlign w:val="center"/>
            <w:hideMark/>
          </w:tcPr>
          <w:p w14:paraId="32085A58"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Dimension</w:t>
            </w:r>
          </w:p>
        </w:tc>
        <w:tc>
          <w:tcPr>
            <w:tcW w:w="1224" w:type="dxa"/>
            <w:tcBorders>
              <w:top w:val="nil"/>
              <w:left w:val="nil"/>
              <w:bottom w:val="single" w:sz="4" w:space="0" w:color="auto"/>
              <w:right w:val="single" w:sz="4" w:space="0" w:color="auto"/>
            </w:tcBorders>
            <w:shd w:val="clear" w:color="auto" w:fill="auto"/>
            <w:vAlign w:val="center"/>
            <w:hideMark/>
          </w:tcPr>
          <w:p w14:paraId="057EAE8D" w14:textId="77777777" w:rsidR="00F97E3B" w:rsidRPr="00F97E3B" w:rsidRDefault="00F97E3B" w:rsidP="00F97E3B">
            <w:pPr>
              <w:rPr>
                <w:rFonts w:ascii="Calibri" w:eastAsia="Times New Roman" w:hAnsi="Calibri" w:cs="Calibri"/>
                <w:color w:val="000000"/>
                <w:sz w:val="20"/>
                <w:szCs w:val="20"/>
                <w:lang w:val="en-US"/>
              </w:rPr>
            </w:pPr>
            <w:proofErr w:type="spellStart"/>
            <w:r w:rsidRPr="00F97E3B">
              <w:rPr>
                <w:rFonts w:ascii="Calibri" w:eastAsia="Times New Roman" w:hAnsi="Calibri" w:cs="Calibri"/>
                <w:color w:val="000000"/>
                <w:sz w:val="20"/>
                <w:szCs w:val="20"/>
                <w:lang w:val="en-US"/>
              </w:rPr>
              <w:t>RuleDesciption</w:t>
            </w:r>
            <w:proofErr w:type="spellEnd"/>
          </w:p>
        </w:tc>
        <w:tc>
          <w:tcPr>
            <w:tcW w:w="1224" w:type="dxa"/>
            <w:tcBorders>
              <w:top w:val="nil"/>
              <w:left w:val="nil"/>
              <w:bottom w:val="single" w:sz="4" w:space="0" w:color="auto"/>
              <w:right w:val="single" w:sz="4" w:space="0" w:color="auto"/>
            </w:tcBorders>
            <w:shd w:val="clear" w:color="auto" w:fill="auto"/>
            <w:vAlign w:val="center"/>
            <w:hideMark/>
          </w:tcPr>
          <w:p w14:paraId="67FAFCC2"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Status</w:t>
            </w:r>
          </w:p>
        </w:tc>
        <w:tc>
          <w:tcPr>
            <w:tcW w:w="1224" w:type="dxa"/>
            <w:tcBorders>
              <w:top w:val="nil"/>
              <w:left w:val="nil"/>
              <w:bottom w:val="single" w:sz="4" w:space="0" w:color="auto"/>
              <w:right w:val="single" w:sz="4" w:space="0" w:color="auto"/>
            </w:tcBorders>
            <w:shd w:val="clear" w:color="auto" w:fill="auto"/>
            <w:vAlign w:val="center"/>
            <w:hideMark/>
          </w:tcPr>
          <w:p w14:paraId="22BF9EC2" w14:textId="77777777" w:rsidR="00F97E3B" w:rsidRPr="00F97E3B" w:rsidRDefault="00F97E3B" w:rsidP="00F97E3B">
            <w:pPr>
              <w:rPr>
                <w:rFonts w:ascii="Calibri" w:eastAsia="Times New Roman" w:hAnsi="Calibri" w:cs="Calibri"/>
                <w:color w:val="000000"/>
                <w:sz w:val="20"/>
                <w:szCs w:val="20"/>
                <w:lang w:val="en-US"/>
              </w:rPr>
            </w:pPr>
            <w:proofErr w:type="spellStart"/>
            <w:r w:rsidRPr="00F97E3B">
              <w:rPr>
                <w:rFonts w:ascii="Calibri" w:eastAsia="Times New Roman" w:hAnsi="Calibri" w:cs="Calibri"/>
                <w:color w:val="000000"/>
                <w:sz w:val="20"/>
                <w:szCs w:val="20"/>
                <w:lang w:val="en-US"/>
              </w:rPr>
              <w:t>TreatBlankorNullAs</w:t>
            </w:r>
            <w:proofErr w:type="spellEnd"/>
          </w:p>
        </w:tc>
        <w:tc>
          <w:tcPr>
            <w:tcW w:w="1224" w:type="dxa"/>
            <w:tcBorders>
              <w:top w:val="nil"/>
              <w:left w:val="nil"/>
              <w:bottom w:val="single" w:sz="4" w:space="0" w:color="auto"/>
              <w:right w:val="single" w:sz="4" w:space="0" w:color="auto"/>
            </w:tcBorders>
            <w:shd w:val="clear" w:color="auto" w:fill="auto"/>
            <w:vAlign w:val="center"/>
            <w:hideMark/>
          </w:tcPr>
          <w:p w14:paraId="2C3A2AC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DQ Results</w:t>
            </w:r>
          </w:p>
        </w:tc>
      </w:tr>
      <w:tr w:rsidR="00F97E3B" w:rsidRPr="00F97E3B" w14:paraId="415DE336"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2C99953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Input Type</w:t>
            </w:r>
          </w:p>
        </w:tc>
        <w:tc>
          <w:tcPr>
            <w:tcW w:w="1224" w:type="dxa"/>
            <w:tcBorders>
              <w:top w:val="nil"/>
              <w:left w:val="nil"/>
              <w:bottom w:val="single" w:sz="4" w:space="0" w:color="auto"/>
              <w:right w:val="single" w:sz="4" w:space="0" w:color="auto"/>
            </w:tcBorders>
            <w:shd w:val="clear" w:color="auto" w:fill="auto"/>
            <w:vAlign w:val="center"/>
            <w:hideMark/>
          </w:tcPr>
          <w:p w14:paraId="1AFDB42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Simple Text</w:t>
            </w:r>
          </w:p>
        </w:tc>
        <w:tc>
          <w:tcPr>
            <w:tcW w:w="1224" w:type="dxa"/>
            <w:tcBorders>
              <w:top w:val="nil"/>
              <w:left w:val="nil"/>
              <w:bottom w:val="single" w:sz="4" w:space="0" w:color="auto"/>
              <w:right w:val="single" w:sz="4" w:space="0" w:color="auto"/>
            </w:tcBorders>
            <w:shd w:val="clear" w:color="auto" w:fill="auto"/>
            <w:vAlign w:val="center"/>
            <w:hideMark/>
          </w:tcPr>
          <w:p w14:paraId="11F3E70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List</w:t>
            </w:r>
          </w:p>
        </w:tc>
        <w:tc>
          <w:tcPr>
            <w:tcW w:w="1224" w:type="dxa"/>
            <w:tcBorders>
              <w:top w:val="nil"/>
              <w:left w:val="nil"/>
              <w:bottom w:val="single" w:sz="4" w:space="0" w:color="auto"/>
              <w:right w:val="single" w:sz="4" w:space="0" w:color="auto"/>
            </w:tcBorders>
            <w:shd w:val="clear" w:color="auto" w:fill="auto"/>
            <w:vAlign w:val="center"/>
            <w:hideMark/>
          </w:tcPr>
          <w:p w14:paraId="54F1A76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Simple Text</w:t>
            </w:r>
          </w:p>
        </w:tc>
        <w:tc>
          <w:tcPr>
            <w:tcW w:w="1224" w:type="dxa"/>
            <w:tcBorders>
              <w:top w:val="nil"/>
              <w:left w:val="nil"/>
              <w:bottom w:val="single" w:sz="4" w:space="0" w:color="auto"/>
              <w:right w:val="single" w:sz="4" w:space="0" w:color="auto"/>
            </w:tcBorders>
            <w:shd w:val="clear" w:color="auto" w:fill="auto"/>
            <w:vAlign w:val="center"/>
            <w:hideMark/>
          </w:tcPr>
          <w:p w14:paraId="55AF909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List</w:t>
            </w:r>
          </w:p>
        </w:tc>
        <w:tc>
          <w:tcPr>
            <w:tcW w:w="1224" w:type="dxa"/>
            <w:tcBorders>
              <w:top w:val="nil"/>
              <w:left w:val="nil"/>
              <w:bottom w:val="single" w:sz="4" w:space="0" w:color="auto"/>
              <w:right w:val="single" w:sz="4" w:space="0" w:color="auto"/>
            </w:tcBorders>
            <w:shd w:val="clear" w:color="auto" w:fill="auto"/>
            <w:vAlign w:val="center"/>
            <w:hideMark/>
          </w:tcPr>
          <w:p w14:paraId="4B4B45A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List</w:t>
            </w:r>
          </w:p>
        </w:tc>
        <w:tc>
          <w:tcPr>
            <w:tcW w:w="1224" w:type="dxa"/>
            <w:tcBorders>
              <w:top w:val="nil"/>
              <w:left w:val="nil"/>
              <w:bottom w:val="single" w:sz="4" w:space="0" w:color="auto"/>
              <w:right w:val="single" w:sz="4" w:space="0" w:color="auto"/>
            </w:tcBorders>
            <w:shd w:val="clear" w:color="auto" w:fill="auto"/>
            <w:vAlign w:val="center"/>
            <w:hideMark/>
          </w:tcPr>
          <w:p w14:paraId="21BBEC1D"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Html/</w:t>
            </w:r>
            <w:proofErr w:type="spellStart"/>
            <w:r w:rsidRPr="00F97E3B">
              <w:rPr>
                <w:rFonts w:ascii="Calibri" w:eastAsia="Times New Roman" w:hAnsi="Calibri" w:cs="Calibri"/>
                <w:color w:val="000000"/>
                <w:sz w:val="20"/>
                <w:szCs w:val="20"/>
                <w:lang w:val="en-US"/>
              </w:rPr>
              <w:t>Richtext</w:t>
            </w:r>
            <w:proofErr w:type="spellEnd"/>
          </w:p>
        </w:tc>
      </w:tr>
      <w:tr w:rsidR="00F97E3B" w:rsidRPr="00F97E3B" w14:paraId="1C8CEEED"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49E25DD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Category</w:t>
            </w:r>
          </w:p>
        </w:tc>
        <w:tc>
          <w:tcPr>
            <w:tcW w:w="1224" w:type="dxa"/>
            <w:tcBorders>
              <w:top w:val="nil"/>
              <w:left w:val="nil"/>
              <w:bottom w:val="single" w:sz="4" w:space="0" w:color="auto"/>
              <w:right w:val="single" w:sz="4" w:space="0" w:color="auto"/>
            </w:tcBorders>
            <w:shd w:val="clear" w:color="auto" w:fill="auto"/>
            <w:vAlign w:val="center"/>
            <w:hideMark/>
          </w:tcPr>
          <w:p w14:paraId="0C35F48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0CF3354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694F311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1E1B32D3"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1479789C"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1314B5B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320DD091"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65B6B6B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Minimum Value</w:t>
            </w:r>
          </w:p>
        </w:tc>
        <w:tc>
          <w:tcPr>
            <w:tcW w:w="1224" w:type="dxa"/>
            <w:tcBorders>
              <w:top w:val="nil"/>
              <w:left w:val="nil"/>
              <w:bottom w:val="single" w:sz="4" w:space="0" w:color="auto"/>
              <w:right w:val="single" w:sz="4" w:space="0" w:color="auto"/>
            </w:tcBorders>
            <w:shd w:val="clear" w:color="auto" w:fill="auto"/>
            <w:vAlign w:val="center"/>
            <w:hideMark/>
          </w:tcPr>
          <w:p w14:paraId="2D8C624C"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7DA3D2F3"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10E0B03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16D4CBE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7C9E3C6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5D80D23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4B5732AF"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570707D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Maximum Value</w:t>
            </w:r>
          </w:p>
        </w:tc>
        <w:tc>
          <w:tcPr>
            <w:tcW w:w="1224" w:type="dxa"/>
            <w:tcBorders>
              <w:top w:val="nil"/>
              <w:left w:val="nil"/>
              <w:bottom w:val="single" w:sz="4" w:space="0" w:color="auto"/>
              <w:right w:val="single" w:sz="4" w:space="0" w:color="auto"/>
            </w:tcBorders>
            <w:shd w:val="clear" w:color="auto" w:fill="auto"/>
            <w:vAlign w:val="center"/>
            <w:hideMark/>
          </w:tcPr>
          <w:p w14:paraId="43C3BF28"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4789406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7778148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54B80423"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32839A0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7DB95DF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447CFD1B"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6DCE4"/>
            <w:vAlign w:val="center"/>
            <w:hideMark/>
          </w:tcPr>
          <w:p w14:paraId="6B404EF2"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Type of List</w:t>
            </w:r>
          </w:p>
        </w:tc>
        <w:tc>
          <w:tcPr>
            <w:tcW w:w="1224" w:type="dxa"/>
            <w:tcBorders>
              <w:top w:val="nil"/>
              <w:left w:val="nil"/>
              <w:bottom w:val="single" w:sz="4" w:space="0" w:color="auto"/>
              <w:right w:val="single" w:sz="4" w:space="0" w:color="auto"/>
            </w:tcBorders>
            <w:shd w:val="clear" w:color="000000" w:fill="D6DCE4"/>
            <w:vAlign w:val="center"/>
            <w:hideMark/>
          </w:tcPr>
          <w:p w14:paraId="1D217EE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6DCE4"/>
            <w:vAlign w:val="center"/>
            <w:hideMark/>
          </w:tcPr>
          <w:p w14:paraId="290ED18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Reference List Item : Rule Dimension</w:t>
            </w:r>
          </w:p>
        </w:tc>
        <w:tc>
          <w:tcPr>
            <w:tcW w:w="1224" w:type="dxa"/>
            <w:tcBorders>
              <w:top w:val="nil"/>
              <w:left w:val="nil"/>
              <w:bottom w:val="single" w:sz="4" w:space="0" w:color="auto"/>
              <w:right w:val="single" w:sz="4" w:space="0" w:color="auto"/>
            </w:tcBorders>
            <w:shd w:val="clear" w:color="000000" w:fill="D6DCE4"/>
            <w:vAlign w:val="center"/>
            <w:hideMark/>
          </w:tcPr>
          <w:p w14:paraId="38888E1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6DCE4"/>
            <w:vAlign w:val="center"/>
            <w:hideMark/>
          </w:tcPr>
          <w:p w14:paraId="69C0F49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Reference List Item : Rule Status</w:t>
            </w:r>
          </w:p>
        </w:tc>
        <w:tc>
          <w:tcPr>
            <w:tcW w:w="1224" w:type="dxa"/>
            <w:tcBorders>
              <w:top w:val="nil"/>
              <w:left w:val="nil"/>
              <w:bottom w:val="single" w:sz="4" w:space="0" w:color="auto"/>
              <w:right w:val="single" w:sz="4" w:space="0" w:color="auto"/>
            </w:tcBorders>
            <w:shd w:val="clear" w:color="000000" w:fill="D6DCE4"/>
            <w:vAlign w:val="center"/>
            <w:hideMark/>
          </w:tcPr>
          <w:p w14:paraId="2A73D03F"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Reference List Item : IGX Pass Skip List</w:t>
            </w:r>
          </w:p>
        </w:tc>
        <w:tc>
          <w:tcPr>
            <w:tcW w:w="1224" w:type="dxa"/>
            <w:tcBorders>
              <w:top w:val="nil"/>
              <w:left w:val="nil"/>
              <w:bottom w:val="single" w:sz="4" w:space="0" w:color="auto"/>
              <w:right w:val="single" w:sz="4" w:space="0" w:color="auto"/>
            </w:tcBorders>
            <w:shd w:val="clear" w:color="000000" w:fill="D6DCE4"/>
            <w:vAlign w:val="center"/>
            <w:hideMark/>
          </w:tcPr>
          <w:p w14:paraId="3808CBB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2415D26B"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6DCE4"/>
            <w:vAlign w:val="center"/>
            <w:hideMark/>
          </w:tcPr>
          <w:p w14:paraId="0A06E0C9"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List Display Format</w:t>
            </w:r>
          </w:p>
        </w:tc>
        <w:tc>
          <w:tcPr>
            <w:tcW w:w="1224" w:type="dxa"/>
            <w:tcBorders>
              <w:top w:val="nil"/>
              <w:left w:val="nil"/>
              <w:bottom w:val="single" w:sz="4" w:space="0" w:color="auto"/>
              <w:right w:val="single" w:sz="4" w:space="0" w:color="auto"/>
            </w:tcBorders>
            <w:shd w:val="clear" w:color="000000" w:fill="D6DCE4"/>
            <w:vAlign w:val="center"/>
            <w:hideMark/>
          </w:tcPr>
          <w:p w14:paraId="44EA28A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6DCE4"/>
            <w:vAlign w:val="center"/>
            <w:hideMark/>
          </w:tcPr>
          <w:p w14:paraId="662774C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{Code}</w:t>
            </w:r>
          </w:p>
        </w:tc>
        <w:tc>
          <w:tcPr>
            <w:tcW w:w="1224" w:type="dxa"/>
            <w:tcBorders>
              <w:top w:val="nil"/>
              <w:left w:val="nil"/>
              <w:bottom w:val="single" w:sz="4" w:space="0" w:color="auto"/>
              <w:right w:val="single" w:sz="4" w:space="0" w:color="auto"/>
            </w:tcBorders>
            <w:shd w:val="clear" w:color="000000" w:fill="D6DCE4"/>
            <w:vAlign w:val="center"/>
            <w:hideMark/>
          </w:tcPr>
          <w:p w14:paraId="12B6C5E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6DCE4"/>
            <w:vAlign w:val="center"/>
            <w:hideMark/>
          </w:tcPr>
          <w:p w14:paraId="08D3658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{Code}</w:t>
            </w:r>
          </w:p>
        </w:tc>
        <w:tc>
          <w:tcPr>
            <w:tcW w:w="1224" w:type="dxa"/>
            <w:tcBorders>
              <w:top w:val="nil"/>
              <w:left w:val="nil"/>
              <w:bottom w:val="single" w:sz="4" w:space="0" w:color="auto"/>
              <w:right w:val="single" w:sz="4" w:space="0" w:color="auto"/>
            </w:tcBorders>
            <w:shd w:val="clear" w:color="000000" w:fill="D6DCE4"/>
            <w:vAlign w:val="center"/>
            <w:hideMark/>
          </w:tcPr>
          <w:p w14:paraId="30EA6C0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{Description}</w:t>
            </w:r>
          </w:p>
        </w:tc>
        <w:tc>
          <w:tcPr>
            <w:tcW w:w="1224" w:type="dxa"/>
            <w:tcBorders>
              <w:top w:val="nil"/>
              <w:left w:val="nil"/>
              <w:bottom w:val="single" w:sz="4" w:space="0" w:color="auto"/>
              <w:right w:val="single" w:sz="4" w:space="0" w:color="auto"/>
            </w:tcBorders>
            <w:shd w:val="clear" w:color="000000" w:fill="D6DCE4"/>
            <w:vAlign w:val="center"/>
            <w:hideMark/>
          </w:tcPr>
          <w:p w14:paraId="2C3FBBD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39761C2B"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743605E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Show In Detail Tile</w:t>
            </w:r>
          </w:p>
        </w:tc>
        <w:tc>
          <w:tcPr>
            <w:tcW w:w="1224" w:type="dxa"/>
            <w:tcBorders>
              <w:top w:val="nil"/>
              <w:left w:val="nil"/>
              <w:bottom w:val="single" w:sz="4" w:space="0" w:color="auto"/>
              <w:right w:val="single" w:sz="4" w:space="0" w:color="auto"/>
            </w:tcBorders>
            <w:shd w:val="clear" w:color="000000" w:fill="D9D9D9"/>
            <w:vAlign w:val="center"/>
            <w:hideMark/>
          </w:tcPr>
          <w:p w14:paraId="578D16C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5AAFC268"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23C2022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64D8402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57219FF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40027603"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r>
      <w:tr w:rsidR="00F97E3B" w:rsidRPr="00F97E3B" w14:paraId="4EAFA7B7"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0323779D"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Is Editable</w:t>
            </w:r>
          </w:p>
        </w:tc>
        <w:tc>
          <w:tcPr>
            <w:tcW w:w="1224" w:type="dxa"/>
            <w:tcBorders>
              <w:top w:val="nil"/>
              <w:left w:val="nil"/>
              <w:bottom w:val="single" w:sz="4" w:space="0" w:color="auto"/>
              <w:right w:val="single" w:sz="4" w:space="0" w:color="auto"/>
            </w:tcBorders>
            <w:shd w:val="clear" w:color="000000" w:fill="D9D9D9"/>
            <w:vAlign w:val="center"/>
            <w:hideMark/>
          </w:tcPr>
          <w:p w14:paraId="02B07B49"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47764A4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200D785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3FCD491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4178C6E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5173487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r>
      <w:tr w:rsidR="00F97E3B" w:rsidRPr="00F97E3B" w14:paraId="0A8714D8"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43C1F0F2"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 xml:space="preserve">Is </w:t>
            </w:r>
            <w:proofErr w:type="spellStart"/>
            <w:r w:rsidRPr="00F97E3B">
              <w:rPr>
                <w:rFonts w:ascii="Calibri" w:eastAsia="Times New Roman" w:hAnsi="Calibri" w:cs="Calibri"/>
                <w:color w:val="000000"/>
                <w:sz w:val="20"/>
                <w:szCs w:val="20"/>
                <w:lang w:val="en-US"/>
              </w:rPr>
              <w:t>Listable</w:t>
            </w:r>
            <w:proofErr w:type="spellEnd"/>
          </w:p>
        </w:tc>
        <w:tc>
          <w:tcPr>
            <w:tcW w:w="1224" w:type="dxa"/>
            <w:tcBorders>
              <w:top w:val="nil"/>
              <w:left w:val="nil"/>
              <w:bottom w:val="single" w:sz="4" w:space="0" w:color="auto"/>
              <w:right w:val="single" w:sz="4" w:space="0" w:color="auto"/>
            </w:tcBorders>
            <w:shd w:val="clear" w:color="000000" w:fill="D9D9D9"/>
            <w:vAlign w:val="center"/>
            <w:hideMark/>
          </w:tcPr>
          <w:p w14:paraId="0245491D"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37127EC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5B97713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5BDE32CD"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764FBFA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6C7974E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r>
      <w:tr w:rsidR="00F97E3B" w:rsidRPr="00F97E3B" w14:paraId="7175959A"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7B37623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Is Required</w:t>
            </w:r>
          </w:p>
        </w:tc>
        <w:tc>
          <w:tcPr>
            <w:tcW w:w="1224" w:type="dxa"/>
            <w:tcBorders>
              <w:top w:val="nil"/>
              <w:left w:val="nil"/>
              <w:bottom w:val="single" w:sz="4" w:space="0" w:color="auto"/>
              <w:right w:val="single" w:sz="4" w:space="0" w:color="auto"/>
            </w:tcBorders>
            <w:shd w:val="clear" w:color="000000" w:fill="D9D9D9"/>
            <w:vAlign w:val="center"/>
            <w:hideMark/>
          </w:tcPr>
          <w:p w14:paraId="16C0616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6D648819" w14:textId="72AA8229" w:rsidR="00F97E3B" w:rsidRPr="00F97E3B" w:rsidRDefault="00F97E3B" w:rsidP="00F97E3B">
            <w:pPr>
              <w:rPr>
                <w:rFonts w:ascii="Calibri" w:eastAsia="Times New Roman" w:hAnsi="Calibri" w:cs="Calibri"/>
                <w:color w:val="000000"/>
                <w:sz w:val="20"/>
                <w:szCs w:val="20"/>
                <w:lang w:val="en-US"/>
              </w:rPr>
            </w:pPr>
            <w:del w:id="190" w:author="Shiv Mangal Rahi" w:date="2019-12-05T13:56:00Z">
              <w:r w:rsidRPr="00F97E3B" w:rsidDel="00E0536E">
                <w:rPr>
                  <w:rFonts w:ascii="Calibri" w:eastAsia="Times New Roman" w:hAnsi="Calibri" w:cs="Calibri"/>
                  <w:color w:val="000000"/>
                  <w:sz w:val="20"/>
                  <w:szCs w:val="20"/>
                  <w:lang w:val="en-US"/>
                </w:rPr>
                <w:delText>FALSE</w:delText>
              </w:r>
            </w:del>
            <w:ins w:id="191" w:author="Shiv Mangal Rahi" w:date="2019-12-05T13:56:00Z">
              <w:r w:rsidR="00E0536E">
                <w:rPr>
                  <w:rFonts w:ascii="Calibri" w:eastAsia="Times New Roman" w:hAnsi="Calibri" w:cs="Calibri"/>
                  <w:color w:val="000000"/>
                  <w:sz w:val="20"/>
                  <w:szCs w:val="20"/>
                  <w:lang w:val="en-US"/>
                </w:rPr>
                <w:t>TRUE</w:t>
              </w:r>
            </w:ins>
          </w:p>
        </w:tc>
        <w:tc>
          <w:tcPr>
            <w:tcW w:w="1224" w:type="dxa"/>
            <w:tcBorders>
              <w:top w:val="nil"/>
              <w:left w:val="nil"/>
              <w:bottom w:val="single" w:sz="4" w:space="0" w:color="auto"/>
              <w:right w:val="single" w:sz="4" w:space="0" w:color="auto"/>
            </w:tcBorders>
            <w:shd w:val="clear" w:color="000000" w:fill="D9D9D9"/>
            <w:vAlign w:val="center"/>
            <w:hideMark/>
          </w:tcPr>
          <w:p w14:paraId="44C61A52" w14:textId="2FC2FA63" w:rsidR="00F97E3B" w:rsidRPr="00F97E3B" w:rsidRDefault="00F97E3B" w:rsidP="00F97E3B">
            <w:pPr>
              <w:rPr>
                <w:rFonts w:ascii="Calibri" w:eastAsia="Times New Roman" w:hAnsi="Calibri" w:cs="Calibri"/>
                <w:color w:val="000000"/>
                <w:sz w:val="20"/>
                <w:szCs w:val="20"/>
                <w:lang w:val="en-US"/>
              </w:rPr>
            </w:pPr>
            <w:del w:id="192" w:author="Shiv Mangal Rahi" w:date="2019-12-05T13:56:00Z">
              <w:r w:rsidRPr="00F97E3B" w:rsidDel="00E0536E">
                <w:rPr>
                  <w:rFonts w:ascii="Calibri" w:eastAsia="Times New Roman" w:hAnsi="Calibri" w:cs="Calibri"/>
                  <w:color w:val="000000"/>
                  <w:sz w:val="20"/>
                  <w:szCs w:val="20"/>
                  <w:lang w:val="en-US"/>
                </w:rPr>
                <w:delText>FALSE</w:delText>
              </w:r>
            </w:del>
            <w:ins w:id="193" w:author="Shiv Mangal Rahi" w:date="2019-12-05T13:56:00Z">
              <w:r w:rsidR="00E0536E">
                <w:rPr>
                  <w:rFonts w:ascii="Calibri" w:eastAsia="Times New Roman" w:hAnsi="Calibri" w:cs="Calibri"/>
                  <w:color w:val="000000"/>
                  <w:sz w:val="20"/>
                  <w:szCs w:val="20"/>
                  <w:lang w:val="en-US"/>
                </w:rPr>
                <w:t>TRUE</w:t>
              </w:r>
            </w:ins>
          </w:p>
        </w:tc>
        <w:tc>
          <w:tcPr>
            <w:tcW w:w="1224" w:type="dxa"/>
            <w:tcBorders>
              <w:top w:val="nil"/>
              <w:left w:val="nil"/>
              <w:bottom w:val="single" w:sz="4" w:space="0" w:color="auto"/>
              <w:right w:val="single" w:sz="4" w:space="0" w:color="auto"/>
            </w:tcBorders>
            <w:shd w:val="clear" w:color="000000" w:fill="D9D9D9"/>
            <w:vAlign w:val="center"/>
            <w:hideMark/>
          </w:tcPr>
          <w:p w14:paraId="7EECA3B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57517AD9"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6BE2A8E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r>
      <w:tr w:rsidR="00F97E3B" w:rsidRPr="00F97E3B" w14:paraId="5901C138"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46F93B7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Part of Key</w:t>
            </w:r>
          </w:p>
        </w:tc>
        <w:tc>
          <w:tcPr>
            <w:tcW w:w="1224" w:type="dxa"/>
            <w:tcBorders>
              <w:top w:val="nil"/>
              <w:left w:val="nil"/>
              <w:bottom w:val="single" w:sz="4" w:space="0" w:color="auto"/>
              <w:right w:val="single" w:sz="4" w:space="0" w:color="auto"/>
            </w:tcBorders>
            <w:shd w:val="clear" w:color="000000" w:fill="D9D9D9"/>
            <w:vAlign w:val="center"/>
            <w:hideMark/>
          </w:tcPr>
          <w:p w14:paraId="626A39B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2033F46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0433B04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4DFDF7E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231CDCB2"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254B68D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r>
      <w:tr w:rsidR="00F97E3B" w:rsidRPr="00F97E3B" w14:paraId="237ACC57"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335E554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Show As Top Level Filter</w:t>
            </w:r>
          </w:p>
        </w:tc>
        <w:tc>
          <w:tcPr>
            <w:tcW w:w="1224" w:type="dxa"/>
            <w:tcBorders>
              <w:top w:val="nil"/>
              <w:left w:val="nil"/>
              <w:bottom w:val="single" w:sz="4" w:space="0" w:color="auto"/>
              <w:right w:val="single" w:sz="4" w:space="0" w:color="auto"/>
            </w:tcBorders>
            <w:shd w:val="clear" w:color="000000" w:fill="D9D9D9"/>
            <w:vAlign w:val="center"/>
            <w:hideMark/>
          </w:tcPr>
          <w:p w14:paraId="44F9D5F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9D9D9"/>
            <w:vAlign w:val="center"/>
            <w:hideMark/>
          </w:tcPr>
          <w:p w14:paraId="3F922A6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9D9D9"/>
            <w:vAlign w:val="center"/>
            <w:hideMark/>
          </w:tcPr>
          <w:p w14:paraId="6571FB7F"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9D9D9"/>
            <w:vAlign w:val="center"/>
            <w:hideMark/>
          </w:tcPr>
          <w:p w14:paraId="60CA32E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9D9D9"/>
            <w:vAlign w:val="center"/>
            <w:hideMark/>
          </w:tcPr>
          <w:p w14:paraId="48103DE8"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9D9D9"/>
            <w:vAlign w:val="center"/>
            <w:hideMark/>
          </w:tcPr>
          <w:p w14:paraId="3223D3A2"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0296DCBB"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38FDDAF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Allow Multiple Items</w:t>
            </w:r>
          </w:p>
        </w:tc>
        <w:tc>
          <w:tcPr>
            <w:tcW w:w="1224" w:type="dxa"/>
            <w:tcBorders>
              <w:top w:val="nil"/>
              <w:left w:val="nil"/>
              <w:bottom w:val="single" w:sz="4" w:space="0" w:color="auto"/>
              <w:right w:val="single" w:sz="4" w:space="0" w:color="auto"/>
            </w:tcBorders>
            <w:shd w:val="clear" w:color="000000" w:fill="D9D9D9"/>
            <w:vAlign w:val="center"/>
            <w:hideMark/>
          </w:tcPr>
          <w:p w14:paraId="7DC5A91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9D9D9"/>
            <w:vAlign w:val="center"/>
            <w:hideMark/>
          </w:tcPr>
          <w:p w14:paraId="22F3D6A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7F7DB63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9D9D9"/>
            <w:vAlign w:val="center"/>
            <w:hideMark/>
          </w:tcPr>
          <w:p w14:paraId="14C4C3D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5B98B609"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0C8C6F4F"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71A3AF36"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709E99C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Show if Empty</w:t>
            </w:r>
          </w:p>
        </w:tc>
        <w:tc>
          <w:tcPr>
            <w:tcW w:w="1224" w:type="dxa"/>
            <w:tcBorders>
              <w:top w:val="nil"/>
              <w:left w:val="nil"/>
              <w:bottom w:val="single" w:sz="4" w:space="0" w:color="auto"/>
              <w:right w:val="single" w:sz="4" w:space="0" w:color="auto"/>
            </w:tcBorders>
            <w:shd w:val="clear" w:color="000000" w:fill="D9D9D9"/>
            <w:vAlign w:val="center"/>
            <w:hideMark/>
          </w:tcPr>
          <w:p w14:paraId="0F7EF2D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1437EB4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4049678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5B152EA9"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56ABDEF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1A956DD8"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r>
      <w:tr w:rsidR="00F97E3B" w:rsidRPr="00F97E3B" w14:paraId="221B6141"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2F85B03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lastRenderedPageBreak/>
              <w:t>Lookup Type</w:t>
            </w:r>
          </w:p>
        </w:tc>
        <w:tc>
          <w:tcPr>
            <w:tcW w:w="1224" w:type="dxa"/>
            <w:tcBorders>
              <w:top w:val="nil"/>
              <w:left w:val="nil"/>
              <w:bottom w:val="single" w:sz="4" w:space="0" w:color="auto"/>
              <w:right w:val="single" w:sz="4" w:space="0" w:color="auto"/>
            </w:tcBorders>
            <w:shd w:val="clear" w:color="auto" w:fill="auto"/>
            <w:vAlign w:val="center"/>
            <w:hideMark/>
          </w:tcPr>
          <w:p w14:paraId="36C602B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65635DC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30109A3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07F824E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55ACFA0D"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6801A4C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5CCDDCA6"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0F6EB0DD"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Relationship Type</w:t>
            </w:r>
          </w:p>
        </w:tc>
        <w:tc>
          <w:tcPr>
            <w:tcW w:w="1224" w:type="dxa"/>
            <w:tcBorders>
              <w:top w:val="nil"/>
              <w:left w:val="nil"/>
              <w:bottom w:val="single" w:sz="4" w:space="0" w:color="auto"/>
              <w:right w:val="single" w:sz="4" w:space="0" w:color="auto"/>
            </w:tcBorders>
            <w:shd w:val="clear" w:color="auto" w:fill="auto"/>
            <w:vAlign w:val="center"/>
            <w:hideMark/>
          </w:tcPr>
          <w:p w14:paraId="2483D53F"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709885E2"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2655318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2D5AD13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10188FB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194DE81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48EF9843"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6096B6C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Table Settings</w:t>
            </w:r>
          </w:p>
        </w:tc>
        <w:tc>
          <w:tcPr>
            <w:tcW w:w="1224" w:type="dxa"/>
            <w:tcBorders>
              <w:top w:val="nil"/>
              <w:left w:val="nil"/>
              <w:bottom w:val="single" w:sz="4" w:space="0" w:color="auto"/>
              <w:right w:val="single" w:sz="4" w:space="0" w:color="auto"/>
            </w:tcBorders>
            <w:shd w:val="clear" w:color="auto" w:fill="auto"/>
            <w:vAlign w:val="center"/>
            <w:hideMark/>
          </w:tcPr>
          <w:p w14:paraId="10EECE68"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347124A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7397EF5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26C599D3"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05AAF69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0AC1D40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bl>
    <w:p w14:paraId="3517B1E3" w14:textId="77777777" w:rsidR="003235CA" w:rsidRDefault="003235CA" w:rsidP="00927570">
      <w:pPr>
        <w:jc w:val="both"/>
        <w:rPr>
          <w:rFonts w:eastAsia="Times New Roman" w:cs="Times New Roman"/>
          <w:b/>
          <w:bCs/>
          <w:sz w:val="22"/>
          <w:szCs w:val="20"/>
          <w:lang w:val="en-US"/>
        </w:rPr>
      </w:pPr>
    </w:p>
    <w:p w14:paraId="6576295F" w14:textId="77777777" w:rsidR="00E26DC1" w:rsidRDefault="00E26DC1" w:rsidP="00E26DC1">
      <w:pPr>
        <w:jc w:val="both"/>
        <w:rPr>
          <w:rFonts w:eastAsia="Times New Roman" w:cs="Times New Roman"/>
          <w:sz w:val="22"/>
          <w:szCs w:val="20"/>
          <w:lang w:val="en-US"/>
        </w:rPr>
      </w:pPr>
    </w:p>
    <w:p w14:paraId="38F107AF" w14:textId="77777777" w:rsidR="001F55CB" w:rsidRDefault="00E26DC1" w:rsidP="00E26DC1">
      <w:pPr>
        <w:jc w:val="both"/>
        <w:rPr>
          <w:rFonts w:eastAsia="Times New Roman" w:cs="Times New Roman"/>
          <w:sz w:val="22"/>
          <w:szCs w:val="20"/>
          <w:lang w:val="en-US"/>
        </w:rPr>
      </w:pPr>
      <w:r w:rsidRPr="00927570">
        <w:rPr>
          <w:rFonts w:eastAsia="Times New Roman" w:cs="Times New Roman"/>
          <w:b/>
          <w:bCs/>
          <w:sz w:val="22"/>
          <w:szCs w:val="20"/>
          <w:lang w:val="en-US"/>
        </w:rPr>
        <w:t>IGX Not Blank</w:t>
      </w:r>
      <w:r w:rsidRPr="00927570">
        <w:rPr>
          <w:rFonts w:eastAsia="Times New Roman" w:cs="Times New Roman"/>
          <w:b/>
          <w:bCs/>
          <w:sz w:val="22"/>
          <w:szCs w:val="20"/>
          <w:lang w:val="en-US"/>
        </w:rPr>
        <w:tab/>
      </w:r>
    </w:p>
    <w:p w14:paraId="7718B3C8" w14:textId="02AE79F8" w:rsidR="00A7402E" w:rsidRDefault="00A7402E" w:rsidP="00E26DC1">
      <w:pPr>
        <w:jc w:val="both"/>
        <w:rPr>
          <w:rFonts w:eastAsia="Times New Roman" w:cs="Times New Roman"/>
          <w:sz w:val="22"/>
          <w:szCs w:val="20"/>
          <w:lang w:val="en-US"/>
        </w:rPr>
      </w:pPr>
    </w:p>
    <w:p w14:paraId="011E15BB" w14:textId="7A89D3FD" w:rsidR="00E26DC1" w:rsidRPr="00EA73FF" w:rsidRDefault="00E26DC1" w:rsidP="00E26DC1">
      <w:pPr>
        <w:jc w:val="both"/>
        <w:rPr>
          <w:rFonts w:eastAsia="Times New Roman" w:cs="Times New Roman"/>
          <w:szCs w:val="20"/>
          <w:lang w:val="en-US"/>
        </w:rPr>
      </w:pPr>
      <w:r w:rsidRPr="00EA73FF">
        <w:rPr>
          <w:rFonts w:eastAsia="Times New Roman" w:cs="Times New Roman"/>
          <w:szCs w:val="20"/>
          <w:lang w:val="en-US"/>
        </w:rPr>
        <w:t xml:space="preserve">It </w:t>
      </w:r>
      <w:r w:rsidR="001F55CB" w:rsidRPr="00EA73FF">
        <w:rPr>
          <w:rFonts w:eastAsia="Times New Roman" w:cs="Times New Roman"/>
          <w:szCs w:val="20"/>
          <w:lang w:val="en-US"/>
        </w:rPr>
        <w:t>c</w:t>
      </w:r>
      <w:r w:rsidRPr="00EA73FF">
        <w:rPr>
          <w:rFonts w:eastAsia="Times New Roman" w:cs="Times New Roman"/>
          <w:szCs w:val="20"/>
          <w:lang w:val="en-US"/>
        </w:rPr>
        <w:t>hecks if the attribute value is populated or not.</w:t>
      </w:r>
    </w:p>
    <w:p w14:paraId="04FB3047" w14:textId="77777777" w:rsidR="001F55CB" w:rsidRPr="00EA73FF" w:rsidRDefault="001F55CB" w:rsidP="00E26DC1">
      <w:pPr>
        <w:jc w:val="both"/>
        <w:rPr>
          <w:rFonts w:eastAsia="Times New Roman" w:cs="Times New Roman"/>
          <w:szCs w:val="20"/>
          <w:lang w:val="en-US"/>
        </w:rPr>
      </w:pPr>
    </w:p>
    <w:p w14:paraId="6E1301DD" w14:textId="00902248" w:rsidR="003C02F8" w:rsidRPr="00EA73FF" w:rsidRDefault="003C02F8" w:rsidP="003C02F8">
      <w:pPr>
        <w:jc w:val="both"/>
        <w:rPr>
          <w:rFonts w:eastAsia="Times New Roman" w:cs="Times New Roman"/>
          <w:szCs w:val="20"/>
          <w:lang w:val="en-US"/>
        </w:rPr>
      </w:pPr>
      <w:r w:rsidRPr="00EA73FF">
        <w:rPr>
          <w:rFonts w:eastAsia="Times New Roman" w:cs="Times New Roman"/>
          <w:szCs w:val="20"/>
          <w:lang w:val="en-US"/>
        </w:rPr>
        <w:t xml:space="preserve">The below listed fields needs to be configured in </w:t>
      </w:r>
      <w:r w:rsidR="00AD66D2" w:rsidRPr="00EA73FF">
        <w:rPr>
          <w:rFonts w:eastAsia="Times New Roman" w:cs="Times New Roman"/>
          <w:szCs w:val="20"/>
          <w:lang w:val="en-US"/>
        </w:rPr>
        <w:t>Data Governance:</w:t>
      </w:r>
    </w:p>
    <w:p w14:paraId="4731CFBF" w14:textId="77777777" w:rsidR="003C02F8" w:rsidRDefault="003C02F8" w:rsidP="003C02F8">
      <w:pPr>
        <w:jc w:val="both"/>
        <w:rPr>
          <w:rFonts w:eastAsia="Times New Roman" w:cs="Times New Roman"/>
          <w:sz w:val="22"/>
          <w:szCs w:val="20"/>
          <w:lang w:val="en-US"/>
        </w:rPr>
      </w:pPr>
    </w:p>
    <w:tbl>
      <w:tblPr>
        <w:tblW w:w="9488" w:type="dxa"/>
        <w:tblInd w:w="113" w:type="dxa"/>
        <w:tblLayout w:type="fixed"/>
        <w:tblLook w:val="04A0" w:firstRow="1" w:lastRow="0" w:firstColumn="1" w:lastColumn="0" w:noHBand="0" w:noVBand="1"/>
      </w:tblPr>
      <w:tblGrid>
        <w:gridCol w:w="1255"/>
        <w:gridCol w:w="1372"/>
        <w:gridCol w:w="1372"/>
        <w:gridCol w:w="1372"/>
        <w:gridCol w:w="1372"/>
        <w:gridCol w:w="1372"/>
        <w:gridCol w:w="1373"/>
      </w:tblGrid>
      <w:tr w:rsidR="003C02F8" w:rsidRPr="003C02F8" w14:paraId="2EC14CF3" w14:textId="77777777" w:rsidTr="003C02F8">
        <w:trPr>
          <w:trHeight w:val="20"/>
        </w:trPr>
        <w:tc>
          <w:tcPr>
            <w:tcW w:w="125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F0EDF00" w14:textId="2632EE7D"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 Attribute</w:t>
            </w:r>
          </w:p>
        </w:tc>
        <w:tc>
          <w:tcPr>
            <w:tcW w:w="1372" w:type="dxa"/>
            <w:tcBorders>
              <w:top w:val="single" w:sz="4" w:space="0" w:color="auto"/>
              <w:left w:val="nil"/>
              <w:bottom w:val="single" w:sz="4" w:space="0" w:color="auto"/>
              <w:right w:val="single" w:sz="4" w:space="0" w:color="auto"/>
            </w:tcBorders>
            <w:shd w:val="clear" w:color="000000" w:fill="BFBFBF"/>
            <w:noWrap/>
            <w:vAlign w:val="center"/>
            <w:hideMark/>
          </w:tcPr>
          <w:p w14:paraId="588DDEA3" w14:textId="77777777" w:rsidR="003C02F8" w:rsidRPr="003C02F8" w:rsidRDefault="003C02F8"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Field-1</w:t>
            </w:r>
          </w:p>
        </w:tc>
        <w:tc>
          <w:tcPr>
            <w:tcW w:w="1372" w:type="dxa"/>
            <w:tcBorders>
              <w:top w:val="single" w:sz="4" w:space="0" w:color="auto"/>
              <w:left w:val="nil"/>
              <w:bottom w:val="single" w:sz="4" w:space="0" w:color="auto"/>
              <w:right w:val="single" w:sz="4" w:space="0" w:color="auto"/>
            </w:tcBorders>
            <w:shd w:val="clear" w:color="000000" w:fill="BFBFBF"/>
            <w:noWrap/>
            <w:vAlign w:val="center"/>
            <w:hideMark/>
          </w:tcPr>
          <w:p w14:paraId="55A2F2AC" w14:textId="77777777" w:rsidR="003C02F8" w:rsidRPr="003C02F8" w:rsidRDefault="003C02F8"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Field-2</w:t>
            </w:r>
          </w:p>
        </w:tc>
        <w:tc>
          <w:tcPr>
            <w:tcW w:w="1372" w:type="dxa"/>
            <w:tcBorders>
              <w:top w:val="single" w:sz="4" w:space="0" w:color="auto"/>
              <w:left w:val="nil"/>
              <w:bottom w:val="single" w:sz="4" w:space="0" w:color="auto"/>
              <w:right w:val="single" w:sz="4" w:space="0" w:color="auto"/>
            </w:tcBorders>
            <w:shd w:val="clear" w:color="000000" w:fill="BFBFBF"/>
            <w:noWrap/>
            <w:vAlign w:val="center"/>
            <w:hideMark/>
          </w:tcPr>
          <w:p w14:paraId="67449A0E" w14:textId="77777777" w:rsidR="003C02F8" w:rsidRPr="003C02F8" w:rsidRDefault="003C02F8"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Field-3</w:t>
            </w:r>
          </w:p>
        </w:tc>
        <w:tc>
          <w:tcPr>
            <w:tcW w:w="1372" w:type="dxa"/>
            <w:tcBorders>
              <w:top w:val="single" w:sz="4" w:space="0" w:color="auto"/>
              <w:left w:val="nil"/>
              <w:bottom w:val="single" w:sz="4" w:space="0" w:color="auto"/>
              <w:right w:val="single" w:sz="4" w:space="0" w:color="auto"/>
            </w:tcBorders>
            <w:shd w:val="clear" w:color="000000" w:fill="BFBFBF"/>
            <w:noWrap/>
            <w:vAlign w:val="center"/>
            <w:hideMark/>
          </w:tcPr>
          <w:p w14:paraId="4DD708AA" w14:textId="77777777" w:rsidR="003C02F8" w:rsidRPr="003C02F8" w:rsidRDefault="003C02F8"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Field-4</w:t>
            </w:r>
          </w:p>
        </w:tc>
        <w:tc>
          <w:tcPr>
            <w:tcW w:w="1372" w:type="dxa"/>
            <w:tcBorders>
              <w:top w:val="single" w:sz="4" w:space="0" w:color="auto"/>
              <w:left w:val="nil"/>
              <w:bottom w:val="single" w:sz="4" w:space="0" w:color="auto"/>
              <w:right w:val="single" w:sz="4" w:space="0" w:color="auto"/>
            </w:tcBorders>
            <w:shd w:val="clear" w:color="000000" w:fill="BFBFBF"/>
            <w:noWrap/>
            <w:vAlign w:val="center"/>
            <w:hideMark/>
          </w:tcPr>
          <w:p w14:paraId="4D744C15"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Field-5</w:t>
            </w:r>
          </w:p>
        </w:tc>
        <w:tc>
          <w:tcPr>
            <w:tcW w:w="1373" w:type="dxa"/>
            <w:tcBorders>
              <w:top w:val="single" w:sz="4" w:space="0" w:color="auto"/>
              <w:left w:val="nil"/>
              <w:bottom w:val="single" w:sz="4" w:space="0" w:color="auto"/>
              <w:right w:val="single" w:sz="4" w:space="0" w:color="auto"/>
            </w:tcBorders>
            <w:shd w:val="clear" w:color="000000" w:fill="BFBFBF"/>
            <w:noWrap/>
            <w:vAlign w:val="center"/>
            <w:hideMark/>
          </w:tcPr>
          <w:p w14:paraId="019791CE"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Field-6</w:t>
            </w:r>
          </w:p>
        </w:tc>
      </w:tr>
      <w:tr w:rsidR="003C02F8" w:rsidRPr="003C02F8" w14:paraId="05B6346F"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48B1DA3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372" w:type="dxa"/>
            <w:tcBorders>
              <w:top w:val="nil"/>
              <w:left w:val="nil"/>
              <w:bottom w:val="single" w:sz="4" w:space="0" w:color="auto"/>
              <w:right w:val="single" w:sz="4" w:space="0" w:color="auto"/>
            </w:tcBorders>
            <w:shd w:val="clear" w:color="auto" w:fill="auto"/>
            <w:vAlign w:val="center"/>
            <w:hideMark/>
          </w:tcPr>
          <w:p w14:paraId="6A0CA64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372" w:type="dxa"/>
            <w:tcBorders>
              <w:top w:val="nil"/>
              <w:left w:val="nil"/>
              <w:bottom w:val="single" w:sz="4" w:space="0" w:color="auto"/>
              <w:right w:val="single" w:sz="4" w:space="0" w:color="auto"/>
            </w:tcBorders>
            <w:shd w:val="clear" w:color="auto" w:fill="auto"/>
            <w:vAlign w:val="center"/>
            <w:hideMark/>
          </w:tcPr>
          <w:p w14:paraId="0254394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Dimension</w:t>
            </w:r>
          </w:p>
        </w:tc>
        <w:tc>
          <w:tcPr>
            <w:tcW w:w="1372" w:type="dxa"/>
            <w:tcBorders>
              <w:top w:val="nil"/>
              <w:left w:val="nil"/>
              <w:bottom w:val="single" w:sz="4" w:space="0" w:color="auto"/>
              <w:right w:val="single" w:sz="4" w:space="0" w:color="auto"/>
            </w:tcBorders>
            <w:shd w:val="clear" w:color="auto" w:fill="auto"/>
            <w:vAlign w:val="center"/>
            <w:hideMark/>
          </w:tcPr>
          <w:p w14:paraId="74253A5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Rule Description</w:t>
            </w:r>
          </w:p>
        </w:tc>
        <w:tc>
          <w:tcPr>
            <w:tcW w:w="1372" w:type="dxa"/>
            <w:tcBorders>
              <w:top w:val="nil"/>
              <w:left w:val="nil"/>
              <w:bottom w:val="single" w:sz="4" w:space="0" w:color="auto"/>
              <w:right w:val="single" w:sz="4" w:space="0" w:color="auto"/>
            </w:tcBorders>
            <w:shd w:val="clear" w:color="auto" w:fill="auto"/>
            <w:vAlign w:val="center"/>
            <w:hideMark/>
          </w:tcPr>
          <w:p w14:paraId="533B2F1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Status</w:t>
            </w:r>
          </w:p>
        </w:tc>
        <w:tc>
          <w:tcPr>
            <w:tcW w:w="1372" w:type="dxa"/>
            <w:tcBorders>
              <w:top w:val="nil"/>
              <w:left w:val="nil"/>
              <w:bottom w:val="single" w:sz="4" w:space="0" w:color="auto"/>
              <w:right w:val="single" w:sz="4" w:space="0" w:color="auto"/>
            </w:tcBorders>
            <w:shd w:val="clear" w:color="auto" w:fill="auto"/>
            <w:vAlign w:val="center"/>
            <w:hideMark/>
          </w:tcPr>
          <w:p w14:paraId="208B357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DQ Results</w:t>
            </w:r>
          </w:p>
        </w:tc>
        <w:tc>
          <w:tcPr>
            <w:tcW w:w="1373" w:type="dxa"/>
            <w:tcBorders>
              <w:top w:val="nil"/>
              <w:left w:val="nil"/>
              <w:bottom w:val="single" w:sz="4" w:space="0" w:color="auto"/>
              <w:right w:val="single" w:sz="4" w:space="0" w:color="auto"/>
            </w:tcBorders>
            <w:shd w:val="clear" w:color="auto" w:fill="auto"/>
            <w:vAlign w:val="center"/>
            <w:hideMark/>
          </w:tcPr>
          <w:p w14:paraId="178FE0F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Consider All Spaces As Blank</w:t>
            </w:r>
          </w:p>
        </w:tc>
      </w:tr>
      <w:tr w:rsidR="003C02F8" w:rsidRPr="003C02F8" w14:paraId="43172A0F"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3A062B7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API Name</w:t>
            </w:r>
          </w:p>
        </w:tc>
        <w:tc>
          <w:tcPr>
            <w:tcW w:w="1372" w:type="dxa"/>
            <w:tcBorders>
              <w:top w:val="nil"/>
              <w:left w:val="nil"/>
              <w:bottom w:val="single" w:sz="4" w:space="0" w:color="auto"/>
              <w:right w:val="single" w:sz="4" w:space="0" w:color="auto"/>
            </w:tcBorders>
            <w:shd w:val="clear" w:color="auto" w:fill="auto"/>
            <w:vAlign w:val="center"/>
            <w:hideMark/>
          </w:tcPr>
          <w:p w14:paraId="19BF37D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372" w:type="dxa"/>
            <w:tcBorders>
              <w:top w:val="nil"/>
              <w:left w:val="nil"/>
              <w:bottom w:val="single" w:sz="4" w:space="0" w:color="auto"/>
              <w:right w:val="single" w:sz="4" w:space="0" w:color="auto"/>
            </w:tcBorders>
            <w:shd w:val="clear" w:color="auto" w:fill="auto"/>
            <w:vAlign w:val="center"/>
            <w:hideMark/>
          </w:tcPr>
          <w:p w14:paraId="57CE46B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Dimension</w:t>
            </w:r>
          </w:p>
        </w:tc>
        <w:tc>
          <w:tcPr>
            <w:tcW w:w="1372" w:type="dxa"/>
            <w:tcBorders>
              <w:top w:val="nil"/>
              <w:left w:val="nil"/>
              <w:bottom w:val="single" w:sz="4" w:space="0" w:color="auto"/>
              <w:right w:val="single" w:sz="4" w:space="0" w:color="auto"/>
            </w:tcBorders>
            <w:shd w:val="clear" w:color="auto" w:fill="auto"/>
            <w:vAlign w:val="center"/>
            <w:hideMark/>
          </w:tcPr>
          <w:p w14:paraId="1F7BADE1" w14:textId="77777777" w:rsidR="003C02F8" w:rsidRPr="003C02F8" w:rsidRDefault="003C02F8" w:rsidP="003C02F8">
            <w:pPr>
              <w:rPr>
                <w:rFonts w:ascii="Calibri" w:eastAsia="Times New Roman" w:hAnsi="Calibri" w:cs="Calibri"/>
                <w:color w:val="000000"/>
                <w:sz w:val="20"/>
                <w:szCs w:val="20"/>
                <w:lang w:val="en-US"/>
              </w:rPr>
            </w:pPr>
            <w:proofErr w:type="spellStart"/>
            <w:r w:rsidRPr="003C02F8">
              <w:rPr>
                <w:rFonts w:ascii="Calibri" w:eastAsia="Times New Roman" w:hAnsi="Calibri" w:cs="Calibri"/>
                <w:color w:val="000000"/>
                <w:sz w:val="20"/>
                <w:szCs w:val="20"/>
                <w:lang w:val="en-US"/>
              </w:rPr>
              <w:t>RuleDesciption</w:t>
            </w:r>
            <w:proofErr w:type="spellEnd"/>
          </w:p>
        </w:tc>
        <w:tc>
          <w:tcPr>
            <w:tcW w:w="1372" w:type="dxa"/>
            <w:tcBorders>
              <w:top w:val="nil"/>
              <w:left w:val="nil"/>
              <w:bottom w:val="single" w:sz="4" w:space="0" w:color="auto"/>
              <w:right w:val="single" w:sz="4" w:space="0" w:color="auto"/>
            </w:tcBorders>
            <w:shd w:val="clear" w:color="auto" w:fill="auto"/>
            <w:vAlign w:val="center"/>
            <w:hideMark/>
          </w:tcPr>
          <w:p w14:paraId="66CA4A9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Status</w:t>
            </w:r>
          </w:p>
        </w:tc>
        <w:tc>
          <w:tcPr>
            <w:tcW w:w="1372" w:type="dxa"/>
            <w:tcBorders>
              <w:top w:val="nil"/>
              <w:left w:val="nil"/>
              <w:bottom w:val="single" w:sz="4" w:space="0" w:color="auto"/>
              <w:right w:val="single" w:sz="4" w:space="0" w:color="auto"/>
            </w:tcBorders>
            <w:shd w:val="clear" w:color="auto" w:fill="auto"/>
            <w:vAlign w:val="center"/>
            <w:hideMark/>
          </w:tcPr>
          <w:p w14:paraId="799C18A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DQ Results</w:t>
            </w:r>
          </w:p>
        </w:tc>
        <w:tc>
          <w:tcPr>
            <w:tcW w:w="1373" w:type="dxa"/>
            <w:tcBorders>
              <w:top w:val="nil"/>
              <w:left w:val="nil"/>
              <w:bottom w:val="single" w:sz="4" w:space="0" w:color="auto"/>
              <w:right w:val="single" w:sz="4" w:space="0" w:color="auto"/>
            </w:tcBorders>
            <w:shd w:val="clear" w:color="auto" w:fill="auto"/>
            <w:vAlign w:val="center"/>
            <w:hideMark/>
          </w:tcPr>
          <w:p w14:paraId="746ADFC3" w14:textId="77777777" w:rsidR="003C02F8" w:rsidRPr="003C02F8" w:rsidRDefault="003C02F8" w:rsidP="003C02F8">
            <w:pPr>
              <w:rPr>
                <w:rFonts w:ascii="Calibri" w:eastAsia="Times New Roman" w:hAnsi="Calibri" w:cs="Calibri"/>
                <w:color w:val="000000"/>
                <w:sz w:val="20"/>
                <w:szCs w:val="20"/>
                <w:lang w:val="en-US"/>
              </w:rPr>
            </w:pPr>
            <w:proofErr w:type="spellStart"/>
            <w:r w:rsidRPr="003C02F8">
              <w:rPr>
                <w:rFonts w:ascii="Calibri" w:eastAsia="Times New Roman" w:hAnsi="Calibri" w:cs="Calibri"/>
                <w:color w:val="000000"/>
                <w:sz w:val="20"/>
                <w:szCs w:val="20"/>
                <w:lang w:val="en-US"/>
              </w:rPr>
              <w:t>ConsiderAllSpacesAsBlank</w:t>
            </w:r>
            <w:proofErr w:type="spellEnd"/>
          </w:p>
        </w:tc>
      </w:tr>
      <w:tr w:rsidR="003C02F8" w:rsidRPr="003C02F8" w14:paraId="631C0CDC"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6AB562C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Input Type</w:t>
            </w:r>
          </w:p>
        </w:tc>
        <w:tc>
          <w:tcPr>
            <w:tcW w:w="1372" w:type="dxa"/>
            <w:tcBorders>
              <w:top w:val="nil"/>
              <w:left w:val="nil"/>
              <w:bottom w:val="single" w:sz="4" w:space="0" w:color="auto"/>
              <w:right w:val="single" w:sz="4" w:space="0" w:color="auto"/>
            </w:tcBorders>
            <w:shd w:val="clear" w:color="auto" w:fill="auto"/>
            <w:vAlign w:val="center"/>
            <w:hideMark/>
          </w:tcPr>
          <w:p w14:paraId="4B9B6A9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Simple Text</w:t>
            </w:r>
          </w:p>
        </w:tc>
        <w:tc>
          <w:tcPr>
            <w:tcW w:w="1372" w:type="dxa"/>
            <w:tcBorders>
              <w:top w:val="nil"/>
              <w:left w:val="nil"/>
              <w:bottom w:val="single" w:sz="4" w:space="0" w:color="auto"/>
              <w:right w:val="single" w:sz="4" w:space="0" w:color="auto"/>
            </w:tcBorders>
            <w:shd w:val="clear" w:color="auto" w:fill="auto"/>
            <w:vAlign w:val="center"/>
            <w:hideMark/>
          </w:tcPr>
          <w:p w14:paraId="2456390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372" w:type="dxa"/>
            <w:tcBorders>
              <w:top w:val="nil"/>
              <w:left w:val="nil"/>
              <w:bottom w:val="single" w:sz="4" w:space="0" w:color="auto"/>
              <w:right w:val="single" w:sz="4" w:space="0" w:color="auto"/>
            </w:tcBorders>
            <w:shd w:val="clear" w:color="auto" w:fill="auto"/>
            <w:vAlign w:val="center"/>
            <w:hideMark/>
          </w:tcPr>
          <w:p w14:paraId="1AD7285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Simple Text</w:t>
            </w:r>
          </w:p>
        </w:tc>
        <w:tc>
          <w:tcPr>
            <w:tcW w:w="1372" w:type="dxa"/>
            <w:tcBorders>
              <w:top w:val="nil"/>
              <w:left w:val="nil"/>
              <w:bottom w:val="single" w:sz="4" w:space="0" w:color="auto"/>
              <w:right w:val="single" w:sz="4" w:space="0" w:color="auto"/>
            </w:tcBorders>
            <w:shd w:val="clear" w:color="auto" w:fill="auto"/>
            <w:vAlign w:val="center"/>
            <w:hideMark/>
          </w:tcPr>
          <w:p w14:paraId="4B32BD0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372" w:type="dxa"/>
            <w:tcBorders>
              <w:top w:val="nil"/>
              <w:left w:val="nil"/>
              <w:bottom w:val="single" w:sz="4" w:space="0" w:color="auto"/>
              <w:right w:val="single" w:sz="4" w:space="0" w:color="auto"/>
            </w:tcBorders>
            <w:shd w:val="clear" w:color="auto" w:fill="auto"/>
            <w:vAlign w:val="center"/>
            <w:hideMark/>
          </w:tcPr>
          <w:p w14:paraId="7489F32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Html/</w:t>
            </w:r>
            <w:proofErr w:type="spellStart"/>
            <w:r w:rsidRPr="003C02F8">
              <w:rPr>
                <w:rFonts w:ascii="Calibri" w:eastAsia="Times New Roman" w:hAnsi="Calibri" w:cs="Calibri"/>
                <w:color w:val="000000"/>
                <w:sz w:val="20"/>
                <w:szCs w:val="20"/>
                <w:lang w:val="en-US"/>
              </w:rPr>
              <w:t>Richtext</w:t>
            </w:r>
            <w:proofErr w:type="spellEnd"/>
          </w:p>
        </w:tc>
        <w:tc>
          <w:tcPr>
            <w:tcW w:w="1373" w:type="dxa"/>
            <w:tcBorders>
              <w:top w:val="nil"/>
              <w:left w:val="nil"/>
              <w:bottom w:val="single" w:sz="4" w:space="0" w:color="auto"/>
              <w:right w:val="single" w:sz="4" w:space="0" w:color="auto"/>
            </w:tcBorders>
            <w:shd w:val="clear" w:color="auto" w:fill="auto"/>
            <w:vAlign w:val="center"/>
            <w:hideMark/>
          </w:tcPr>
          <w:p w14:paraId="6B4221E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TRUE/FALSE</w:t>
            </w:r>
          </w:p>
        </w:tc>
      </w:tr>
      <w:tr w:rsidR="003C02F8" w:rsidRPr="003C02F8" w14:paraId="7DFAC8F2"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462641B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Category</w:t>
            </w:r>
          </w:p>
        </w:tc>
        <w:tc>
          <w:tcPr>
            <w:tcW w:w="1372" w:type="dxa"/>
            <w:tcBorders>
              <w:top w:val="nil"/>
              <w:left w:val="nil"/>
              <w:bottom w:val="single" w:sz="4" w:space="0" w:color="auto"/>
              <w:right w:val="single" w:sz="4" w:space="0" w:color="auto"/>
            </w:tcBorders>
            <w:shd w:val="clear" w:color="auto" w:fill="auto"/>
            <w:vAlign w:val="center"/>
            <w:hideMark/>
          </w:tcPr>
          <w:p w14:paraId="44B3011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223E78E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1B0CE5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06E8E80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301B0BA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189A996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33F9CA53"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18FBDA4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Minimum Value</w:t>
            </w:r>
          </w:p>
        </w:tc>
        <w:tc>
          <w:tcPr>
            <w:tcW w:w="1372" w:type="dxa"/>
            <w:tcBorders>
              <w:top w:val="nil"/>
              <w:left w:val="nil"/>
              <w:bottom w:val="single" w:sz="4" w:space="0" w:color="auto"/>
              <w:right w:val="single" w:sz="4" w:space="0" w:color="auto"/>
            </w:tcBorders>
            <w:shd w:val="clear" w:color="auto" w:fill="auto"/>
            <w:vAlign w:val="center"/>
            <w:hideMark/>
          </w:tcPr>
          <w:p w14:paraId="10F1EB6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2BE1845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059E21D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1E843B9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1EE386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3AF7155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7606F69B"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10D39C5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Maximum Value</w:t>
            </w:r>
          </w:p>
        </w:tc>
        <w:tc>
          <w:tcPr>
            <w:tcW w:w="1372" w:type="dxa"/>
            <w:tcBorders>
              <w:top w:val="nil"/>
              <w:left w:val="nil"/>
              <w:bottom w:val="single" w:sz="4" w:space="0" w:color="auto"/>
              <w:right w:val="single" w:sz="4" w:space="0" w:color="auto"/>
            </w:tcBorders>
            <w:shd w:val="clear" w:color="auto" w:fill="auto"/>
            <w:vAlign w:val="center"/>
            <w:hideMark/>
          </w:tcPr>
          <w:p w14:paraId="21213BF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1306AA2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01BA8D3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6CC716F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2CC817B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13426AC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557D0FC5"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042F9FD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Type of List</w:t>
            </w:r>
          </w:p>
        </w:tc>
        <w:tc>
          <w:tcPr>
            <w:tcW w:w="1372" w:type="dxa"/>
            <w:tcBorders>
              <w:top w:val="nil"/>
              <w:left w:val="nil"/>
              <w:bottom w:val="single" w:sz="4" w:space="0" w:color="auto"/>
              <w:right w:val="single" w:sz="4" w:space="0" w:color="auto"/>
            </w:tcBorders>
            <w:shd w:val="clear" w:color="auto" w:fill="auto"/>
            <w:vAlign w:val="center"/>
            <w:hideMark/>
          </w:tcPr>
          <w:p w14:paraId="32145EA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2806BE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Rule Dimension</w:t>
            </w:r>
          </w:p>
        </w:tc>
        <w:tc>
          <w:tcPr>
            <w:tcW w:w="1372" w:type="dxa"/>
            <w:tcBorders>
              <w:top w:val="nil"/>
              <w:left w:val="nil"/>
              <w:bottom w:val="single" w:sz="4" w:space="0" w:color="auto"/>
              <w:right w:val="single" w:sz="4" w:space="0" w:color="auto"/>
            </w:tcBorders>
            <w:shd w:val="clear" w:color="auto" w:fill="auto"/>
            <w:vAlign w:val="center"/>
            <w:hideMark/>
          </w:tcPr>
          <w:p w14:paraId="23B7ABE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84B490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Rule Status</w:t>
            </w:r>
          </w:p>
        </w:tc>
        <w:tc>
          <w:tcPr>
            <w:tcW w:w="1372" w:type="dxa"/>
            <w:tcBorders>
              <w:top w:val="nil"/>
              <w:left w:val="nil"/>
              <w:bottom w:val="single" w:sz="4" w:space="0" w:color="auto"/>
              <w:right w:val="single" w:sz="4" w:space="0" w:color="auto"/>
            </w:tcBorders>
            <w:shd w:val="clear" w:color="auto" w:fill="auto"/>
            <w:vAlign w:val="center"/>
            <w:hideMark/>
          </w:tcPr>
          <w:p w14:paraId="5B3CCE7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46CA2F1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3FF0512C"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39D2DBE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 Display Format</w:t>
            </w:r>
          </w:p>
        </w:tc>
        <w:tc>
          <w:tcPr>
            <w:tcW w:w="1372" w:type="dxa"/>
            <w:tcBorders>
              <w:top w:val="nil"/>
              <w:left w:val="nil"/>
              <w:bottom w:val="single" w:sz="4" w:space="0" w:color="auto"/>
              <w:right w:val="single" w:sz="4" w:space="0" w:color="auto"/>
            </w:tcBorders>
            <w:shd w:val="clear" w:color="auto" w:fill="auto"/>
            <w:vAlign w:val="center"/>
            <w:hideMark/>
          </w:tcPr>
          <w:p w14:paraId="694BC10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1A3910A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372" w:type="dxa"/>
            <w:tcBorders>
              <w:top w:val="nil"/>
              <w:left w:val="nil"/>
              <w:bottom w:val="single" w:sz="4" w:space="0" w:color="auto"/>
              <w:right w:val="single" w:sz="4" w:space="0" w:color="auto"/>
            </w:tcBorders>
            <w:shd w:val="clear" w:color="auto" w:fill="auto"/>
            <w:vAlign w:val="center"/>
            <w:hideMark/>
          </w:tcPr>
          <w:p w14:paraId="1A40616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32E4C57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372" w:type="dxa"/>
            <w:tcBorders>
              <w:top w:val="nil"/>
              <w:left w:val="nil"/>
              <w:bottom w:val="single" w:sz="4" w:space="0" w:color="auto"/>
              <w:right w:val="single" w:sz="4" w:space="0" w:color="auto"/>
            </w:tcBorders>
            <w:shd w:val="clear" w:color="auto" w:fill="auto"/>
            <w:vAlign w:val="center"/>
            <w:hideMark/>
          </w:tcPr>
          <w:p w14:paraId="0D78506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5BB1680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48512B17"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0166D82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In Detail Tile</w:t>
            </w:r>
          </w:p>
        </w:tc>
        <w:tc>
          <w:tcPr>
            <w:tcW w:w="1372" w:type="dxa"/>
            <w:tcBorders>
              <w:top w:val="nil"/>
              <w:left w:val="nil"/>
              <w:bottom w:val="single" w:sz="4" w:space="0" w:color="auto"/>
              <w:right w:val="single" w:sz="4" w:space="0" w:color="auto"/>
            </w:tcBorders>
            <w:shd w:val="clear" w:color="auto" w:fill="auto"/>
            <w:vAlign w:val="center"/>
            <w:hideMark/>
          </w:tcPr>
          <w:p w14:paraId="617F41D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6A0D774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21A5972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68A40A5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782D38F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3" w:type="dxa"/>
            <w:tcBorders>
              <w:top w:val="nil"/>
              <w:left w:val="nil"/>
              <w:bottom w:val="single" w:sz="4" w:space="0" w:color="auto"/>
              <w:right w:val="single" w:sz="4" w:space="0" w:color="auto"/>
            </w:tcBorders>
            <w:shd w:val="clear" w:color="auto" w:fill="auto"/>
            <w:vAlign w:val="center"/>
            <w:hideMark/>
          </w:tcPr>
          <w:p w14:paraId="79EE5C2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3C02F8" w:rsidRPr="003C02F8" w14:paraId="224CD40C"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6CEEE7B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Editable</w:t>
            </w:r>
          </w:p>
        </w:tc>
        <w:tc>
          <w:tcPr>
            <w:tcW w:w="1372" w:type="dxa"/>
            <w:tcBorders>
              <w:top w:val="nil"/>
              <w:left w:val="nil"/>
              <w:bottom w:val="single" w:sz="4" w:space="0" w:color="auto"/>
              <w:right w:val="single" w:sz="4" w:space="0" w:color="auto"/>
            </w:tcBorders>
            <w:shd w:val="clear" w:color="auto" w:fill="auto"/>
            <w:vAlign w:val="center"/>
            <w:hideMark/>
          </w:tcPr>
          <w:p w14:paraId="243D74C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64B61A2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39167A4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2E5CBD8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36E0649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3" w:type="dxa"/>
            <w:tcBorders>
              <w:top w:val="nil"/>
              <w:left w:val="nil"/>
              <w:bottom w:val="single" w:sz="4" w:space="0" w:color="auto"/>
              <w:right w:val="single" w:sz="4" w:space="0" w:color="auto"/>
            </w:tcBorders>
            <w:shd w:val="clear" w:color="auto" w:fill="auto"/>
            <w:vAlign w:val="center"/>
            <w:hideMark/>
          </w:tcPr>
          <w:p w14:paraId="5980190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3C02F8" w:rsidRPr="003C02F8" w14:paraId="47C20070"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786F942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 xml:space="preserve">Is </w:t>
            </w:r>
            <w:proofErr w:type="spellStart"/>
            <w:r w:rsidRPr="003C02F8">
              <w:rPr>
                <w:rFonts w:ascii="Calibri" w:eastAsia="Times New Roman" w:hAnsi="Calibri" w:cs="Calibri"/>
                <w:color w:val="000000"/>
                <w:sz w:val="20"/>
                <w:szCs w:val="20"/>
                <w:lang w:val="en-US"/>
              </w:rPr>
              <w:t>Listable</w:t>
            </w:r>
            <w:proofErr w:type="spellEnd"/>
          </w:p>
        </w:tc>
        <w:tc>
          <w:tcPr>
            <w:tcW w:w="1372" w:type="dxa"/>
            <w:tcBorders>
              <w:top w:val="nil"/>
              <w:left w:val="nil"/>
              <w:bottom w:val="single" w:sz="4" w:space="0" w:color="auto"/>
              <w:right w:val="single" w:sz="4" w:space="0" w:color="auto"/>
            </w:tcBorders>
            <w:shd w:val="clear" w:color="auto" w:fill="auto"/>
            <w:vAlign w:val="center"/>
            <w:hideMark/>
          </w:tcPr>
          <w:p w14:paraId="6B941E3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2C583A1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4FB84B0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6C2450B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48398D9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3" w:type="dxa"/>
            <w:tcBorders>
              <w:top w:val="nil"/>
              <w:left w:val="nil"/>
              <w:bottom w:val="single" w:sz="4" w:space="0" w:color="auto"/>
              <w:right w:val="single" w:sz="4" w:space="0" w:color="auto"/>
            </w:tcBorders>
            <w:shd w:val="clear" w:color="auto" w:fill="auto"/>
            <w:vAlign w:val="center"/>
            <w:hideMark/>
          </w:tcPr>
          <w:p w14:paraId="62FABA1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3C02F8" w:rsidRPr="003C02F8" w14:paraId="051A2889"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78979AB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Required</w:t>
            </w:r>
          </w:p>
        </w:tc>
        <w:tc>
          <w:tcPr>
            <w:tcW w:w="1372" w:type="dxa"/>
            <w:tcBorders>
              <w:top w:val="nil"/>
              <w:left w:val="nil"/>
              <w:bottom w:val="single" w:sz="4" w:space="0" w:color="auto"/>
              <w:right w:val="single" w:sz="4" w:space="0" w:color="auto"/>
            </w:tcBorders>
            <w:shd w:val="clear" w:color="auto" w:fill="auto"/>
            <w:vAlign w:val="center"/>
            <w:hideMark/>
          </w:tcPr>
          <w:p w14:paraId="6B17F42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10FECF65" w14:textId="4A00B535" w:rsidR="003C02F8" w:rsidRPr="003C02F8" w:rsidRDefault="003C02F8" w:rsidP="003C02F8">
            <w:pPr>
              <w:rPr>
                <w:rFonts w:ascii="Calibri" w:eastAsia="Times New Roman" w:hAnsi="Calibri" w:cs="Calibri"/>
                <w:color w:val="000000"/>
                <w:sz w:val="20"/>
                <w:szCs w:val="20"/>
                <w:lang w:val="en-US"/>
              </w:rPr>
            </w:pPr>
            <w:del w:id="194" w:author="Shiv Mangal Rahi" w:date="2019-12-05T13:58:00Z">
              <w:r w:rsidRPr="003C02F8" w:rsidDel="00A01191">
                <w:rPr>
                  <w:rFonts w:ascii="Calibri" w:eastAsia="Times New Roman" w:hAnsi="Calibri" w:cs="Calibri"/>
                  <w:color w:val="000000"/>
                  <w:sz w:val="20"/>
                  <w:szCs w:val="20"/>
                  <w:lang w:val="en-US"/>
                </w:rPr>
                <w:delText>FALSE</w:delText>
              </w:r>
            </w:del>
            <w:ins w:id="195" w:author="Shiv Mangal Rahi" w:date="2019-12-05T13:58:00Z">
              <w:r w:rsidR="00A01191">
                <w:rPr>
                  <w:rFonts w:ascii="Calibri" w:eastAsia="Times New Roman" w:hAnsi="Calibri" w:cs="Calibri"/>
                  <w:color w:val="000000"/>
                  <w:sz w:val="20"/>
                  <w:szCs w:val="20"/>
                  <w:lang w:val="en-US"/>
                </w:rPr>
                <w:t>TRUE</w:t>
              </w:r>
            </w:ins>
          </w:p>
        </w:tc>
        <w:tc>
          <w:tcPr>
            <w:tcW w:w="1372" w:type="dxa"/>
            <w:tcBorders>
              <w:top w:val="nil"/>
              <w:left w:val="nil"/>
              <w:bottom w:val="single" w:sz="4" w:space="0" w:color="auto"/>
              <w:right w:val="single" w:sz="4" w:space="0" w:color="auto"/>
            </w:tcBorders>
            <w:shd w:val="clear" w:color="auto" w:fill="auto"/>
            <w:vAlign w:val="center"/>
            <w:hideMark/>
          </w:tcPr>
          <w:p w14:paraId="1A670AF8" w14:textId="6564BC80" w:rsidR="003C02F8" w:rsidRPr="003C02F8" w:rsidRDefault="003C02F8" w:rsidP="003C02F8">
            <w:pPr>
              <w:rPr>
                <w:rFonts w:ascii="Calibri" w:eastAsia="Times New Roman" w:hAnsi="Calibri" w:cs="Calibri"/>
                <w:color w:val="000000"/>
                <w:sz w:val="20"/>
                <w:szCs w:val="20"/>
                <w:lang w:val="en-US"/>
              </w:rPr>
            </w:pPr>
            <w:del w:id="196" w:author="Shiv Mangal Rahi" w:date="2019-12-05T13:59:00Z">
              <w:r w:rsidRPr="003C02F8" w:rsidDel="00A01191">
                <w:rPr>
                  <w:rFonts w:ascii="Calibri" w:eastAsia="Times New Roman" w:hAnsi="Calibri" w:cs="Calibri"/>
                  <w:color w:val="000000"/>
                  <w:sz w:val="20"/>
                  <w:szCs w:val="20"/>
                  <w:lang w:val="en-US"/>
                </w:rPr>
                <w:delText>FALSE</w:delText>
              </w:r>
            </w:del>
            <w:ins w:id="197" w:author="Shiv Mangal Rahi" w:date="2019-12-05T13:59:00Z">
              <w:r w:rsidR="00A01191">
                <w:rPr>
                  <w:rFonts w:ascii="Calibri" w:eastAsia="Times New Roman" w:hAnsi="Calibri" w:cs="Calibri"/>
                  <w:color w:val="000000"/>
                  <w:sz w:val="20"/>
                  <w:szCs w:val="20"/>
                  <w:lang w:val="en-US"/>
                </w:rPr>
                <w:t>TRUE</w:t>
              </w:r>
            </w:ins>
          </w:p>
        </w:tc>
        <w:tc>
          <w:tcPr>
            <w:tcW w:w="1372" w:type="dxa"/>
            <w:tcBorders>
              <w:top w:val="nil"/>
              <w:left w:val="nil"/>
              <w:bottom w:val="single" w:sz="4" w:space="0" w:color="auto"/>
              <w:right w:val="single" w:sz="4" w:space="0" w:color="auto"/>
            </w:tcBorders>
            <w:shd w:val="clear" w:color="auto" w:fill="auto"/>
            <w:vAlign w:val="center"/>
            <w:hideMark/>
          </w:tcPr>
          <w:p w14:paraId="7E1C853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272E6C0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3" w:type="dxa"/>
            <w:tcBorders>
              <w:top w:val="nil"/>
              <w:left w:val="nil"/>
              <w:bottom w:val="single" w:sz="4" w:space="0" w:color="auto"/>
              <w:right w:val="single" w:sz="4" w:space="0" w:color="auto"/>
            </w:tcBorders>
            <w:shd w:val="clear" w:color="auto" w:fill="auto"/>
            <w:vAlign w:val="center"/>
            <w:hideMark/>
          </w:tcPr>
          <w:p w14:paraId="3AF2866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3C02F8" w:rsidRPr="003C02F8" w14:paraId="35AAA27C"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5791B57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Part of Key</w:t>
            </w:r>
          </w:p>
        </w:tc>
        <w:tc>
          <w:tcPr>
            <w:tcW w:w="1372" w:type="dxa"/>
            <w:tcBorders>
              <w:top w:val="nil"/>
              <w:left w:val="nil"/>
              <w:bottom w:val="single" w:sz="4" w:space="0" w:color="auto"/>
              <w:right w:val="single" w:sz="4" w:space="0" w:color="auto"/>
            </w:tcBorders>
            <w:shd w:val="clear" w:color="auto" w:fill="auto"/>
            <w:vAlign w:val="center"/>
            <w:hideMark/>
          </w:tcPr>
          <w:p w14:paraId="0BEB315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58D1407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6EA29E8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6FA8423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2501E39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3" w:type="dxa"/>
            <w:tcBorders>
              <w:top w:val="nil"/>
              <w:left w:val="nil"/>
              <w:bottom w:val="single" w:sz="4" w:space="0" w:color="auto"/>
              <w:right w:val="single" w:sz="4" w:space="0" w:color="auto"/>
            </w:tcBorders>
            <w:shd w:val="clear" w:color="auto" w:fill="auto"/>
            <w:vAlign w:val="center"/>
            <w:hideMark/>
          </w:tcPr>
          <w:p w14:paraId="54860CE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3C02F8" w:rsidRPr="003C02F8" w14:paraId="26273DB8"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6E28465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As Top Level Filter</w:t>
            </w:r>
          </w:p>
        </w:tc>
        <w:tc>
          <w:tcPr>
            <w:tcW w:w="1372" w:type="dxa"/>
            <w:tcBorders>
              <w:top w:val="nil"/>
              <w:left w:val="nil"/>
              <w:bottom w:val="single" w:sz="4" w:space="0" w:color="auto"/>
              <w:right w:val="single" w:sz="4" w:space="0" w:color="auto"/>
            </w:tcBorders>
            <w:shd w:val="clear" w:color="auto" w:fill="auto"/>
            <w:vAlign w:val="center"/>
            <w:hideMark/>
          </w:tcPr>
          <w:p w14:paraId="1A1F428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3C484DD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3CDE592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390E8A7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7DE3405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1228112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49075523"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4A777DE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Allow Multiple Items</w:t>
            </w:r>
          </w:p>
        </w:tc>
        <w:tc>
          <w:tcPr>
            <w:tcW w:w="1372" w:type="dxa"/>
            <w:tcBorders>
              <w:top w:val="nil"/>
              <w:left w:val="nil"/>
              <w:bottom w:val="single" w:sz="4" w:space="0" w:color="auto"/>
              <w:right w:val="single" w:sz="4" w:space="0" w:color="auto"/>
            </w:tcBorders>
            <w:shd w:val="clear" w:color="auto" w:fill="auto"/>
            <w:vAlign w:val="center"/>
            <w:hideMark/>
          </w:tcPr>
          <w:p w14:paraId="6526F53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229B26F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35318FB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49643B9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254F32A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6A57E55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136E92C3"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395A019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if Empty</w:t>
            </w:r>
          </w:p>
        </w:tc>
        <w:tc>
          <w:tcPr>
            <w:tcW w:w="1372" w:type="dxa"/>
            <w:tcBorders>
              <w:top w:val="nil"/>
              <w:left w:val="nil"/>
              <w:bottom w:val="single" w:sz="4" w:space="0" w:color="auto"/>
              <w:right w:val="single" w:sz="4" w:space="0" w:color="auto"/>
            </w:tcBorders>
            <w:shd w:val="clear" w:color="auto" w:fill="auto"/>
            <w:vAlign w:val="center"/>
            <w:hideMark/>
          </w:tcPr>
          <w:p w14:paraId="4CFB206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591795A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78D5911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342B321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782E3C9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3" w:type="dxa"/>
            <w:tcBorders>
              <w:top w:val="nil"/>
              <w:left w:val="nil"/>
              <w:bottom w:val="single" w:sz="4" w:space="0" w:color="auto"/>
              <w:right w:val="single" w:sz="4" w:space="0" w:color="auto"/>
            </w:tcBorders>
            <w:shd w:val="clear" w:color="auto" w:fill="auto"/>
            <w:vAlign w:val="center"/>
            <w:hideMark/>
          </w:tcPr>
          <w:p w14:paraId="20D7D76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3C02F8" w:rsidRPr="003C02F8" w14:paraId="6950FF7B"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1400F33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Lookup Type</w:t>
            </w:r>
          </w:p>
        </w:tc>
        <w:tc>
          <w:tcPr>
            <w:tcW w:w="1372" w:type="dxa"/>
            <w:tcBorders>
              <w:top w:val="nil"/>
              <w:left w:val="nil"/>
              <w:bottom w:val="single" w:sz="4" w:space="0" w:color="auto"/>
              <w:right w:val="single" w:sz="4" w:space="0" w:color="auto"/>
            </w:tcBorders>
            <w:shd w:val="clear" w:color="auto" w:fill="auto"/>
            <w:vAlign w:val="center"/>
            <w:hideMark/>
          </w:tcPr>
          <w:p w14:paraId="0380786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7297C9F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442B7AD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3157FC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7AD3A2B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241589B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5FBC3EF0"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6365EEE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Relationship Type</w:t>
            </w:r>
          </w:p>
        </w:tc>
        <w:tc>
          <w:tcPr>
            <w:tcW w:w="1372" w:type="dxa"/>
            <w:tcBorders>
              <w:top w:val="nil"/>
              <w:left w:val="nil"/>
              <w:bottom w:val="single" w:sz="4" w:space="0" w:color="auto"/>
              <w:right w:val="single" w:sz="4" w:space="0" w:color="auto"/>
            </w:tcBorders>
            <w:shd w:val="clear" w:color="auto" w:fill="auto"/>
            <w:vAlign w:val="center"/>
            <w:hideMark/>
          </w:tcPr>
          <w:p w14:paraId="588A9F8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917042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63079E5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36525CB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10BB2AD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7767AF4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52FE565D"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53C758A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Table Settings</w:t>
            </w:r>
          </w:p>
        </w:tc>
        <w:tc>
          <w:tcPr>
            <w:tcW w:w="1372" w:type="dxa"/>
            <w:tcBorders>
              <w:top w:val="nil"/>
              <w:left w:val="nil"/>
              <w:bottom w:val="single" w:sz="4" w:space="0" w:color="auto"/>
              <w:right w:val="single" w:sz="4" w:space="0" w:color="auto"/>
            </w:tcBorders>
            <w:shd w:val="clear" w:color="auto" w:fill="auto"/>
            <w:vAlign w:val="center"/>
            <w:hideMark/>
          </w:tcPr>
          <w:p w14:paraId="21A1B65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3DE25F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0C634B3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848AE8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775C6A6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2F6BBB5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bl>
    <w:p w14:paraId="797E6E8C" w14:textId="7CAF514C" w:rsidR="00E26DC1" w:rsidRDefault="00E26DC1" w:rsidP="00E26DC1">
      <w:pPr>
        <w:jc w:val="both"/>
        <w:rPr>
          <w:rFonts w:eastAsia="Times New Roman" w:cs="Times New Roman"/>
          <w:sz w:val="22"/>
          <w:szCs w:val="20"/>
          <w:lang w:val="en-US"/>
        </w:rPr>
      </w:pPr>
    </w:p>
    <w:p w14:paraId="6CCEC39F" w14:textId="2C3FD7DB" w:rsidR="008113BD" w:rsidRDefault="008113BD" w:rsidP="00E26DC1">
      <w:pPr>
        <w:jc w:val="both"/>
        <w:rPr>
          <w:rFonts w:eastAsia="Times New Roman" w:cs="Times New Roman"/>
          <w:sz w:val="22"/>
          <w:szCs w:val="20"/>
          <w:lang w:val="en-US"/>
        </w:rPr>
      </w:pPr>
    </w:p>
    <w:p w14:paraId="4ADC2689" w14:textId="77777777" w:rsidR="00CC1D39" w:rsidRDefault="00CC1D39">
      <w:pPr>
        <w:rPr>
          <w:rFonts w:eastAsia="Times New Roman" w:cs="Times New Roman"/>
          <w:b/>
          <w:bCs/>
          <w:sz w:val="22"/>
          <w:szCs w:val="20"/>
          <w:lang w:val="en-US"/>
        </w:rPr>
      </w:pPr>
      <w:r>
        <w:rPr>
          <w:rFonts w:eastAsia="Times New Roman" w:cs="Times New Roman"/>
          <w:b/>
          <w:bCs/>
          <w:sz w:val="22"/>
          <w:szCs w:val="20"/>
          <w:lang w:val="en-US"/>
        </w:rPr>
        <w:br w:type="page"/>
      </w:r>
    </w:p>
    <w:p w14:paraId="250EC1C4" w14:textId="66A3D99A" w:rsidR="001F55CB" w:rsidRDefault="00E26DC1" w:rsidP="00E26DC1">
      <w:pPr>
        <w:jc w:val="both"/>
        <w:rPr>
          <w:rFonts w:eastAsia="Times New Roman" w:cs="Times New Roman"/>
          <w:sz w:val="22"/>
          <w:szCs w:val="20"/>
          <w:lang w:val="en-US"/>
        </w:rPr>
      </w:pPr>
      <w:r w:rsidRPr="00927570">
        <w:rPr>
          <w:rFonts w:eastAsia="Times New Roman" w:cs="Times New Roman"/>
          <w:b/>
          <w:bCs/>
          <w:sz w:val="22"/>
          <w:szCs w:val="20"/>
          <w:lang w:val="en-US"/>
        </w:rPr>
        <w:lastRenderedPageBreak/>
        <w:t>IGX Reference Lookup</w:t>
      </w:r>
    </w:p>
    <w:p w14:paraId="5BDEC170" w14:textId="059E339C" w:rsidR="00A7402E" w:rsidRDefault="00A7402E" w:rsidP="00E26DC1">
      <w:pPr>
        <w:jc w:val="both"/>
        <w:rPr>
          <w:rFonts w:eastAsia="Times New Roman" w:cs="Times New Roman"/>
          <w:sz w:val="22"/>
          <w:szCs w:val="20"/>
          <w:lang w:val="en-US"/>
        </w:rPr>
      </w:pPr>
    </w:p>
    <w:p w14:paraId="49FA23A3" w14:textId="6C57DF87" w:rsidR="00E26DC1" w:rsidRPr="00EA73FF" w:rsidRDefault="00E26DC1" w:rsidP="00E26DC1">
      <w:pPr>
        <w:jc w:val="both"/>
        <w:rPr>
          <w:rFonts w:eastAsia="Times New Roman" w:cs="Times New Roman"/>
          <w:szCs w:val="20"/>
          <w:lang w:val="en-US"/>
        </w:rPr>
      </w:pPr>
      <w:r w:rsidRPr="00EA73FF">
        <w:rPr>
          <w:rFonts w:eastAsia="Times New Roman" w:cs="Times New Roman"/>
          <w:szCs w:val="20"/>
          <w:lang w:val="en-US"/>
        </w:rPr>
        <w:t>Looks for presence of attribute value in the respective reference list.</w:t>
      </w:r>
    </w:p>
    <w:p w14:paraId="022721DA" w14:textId="77777777" w:rsidR="001F55CB" w:rsidRPr="00EA73FF" w:rsidRDefault="001F55CB" w:rsidP="00E26DC1">
      <w:pPr>
        <w:jc w:val="both"/>
        <w:rPr>
          <w:rFonts w:eastAsia="Times New Roman" w:cs="Times New Roman"/>
          <w:szCs w:val="20"/>
          <w:lang w:val="en-US"/>
        </w:rPr>
      </w:pPr>
    </w:p>
    <w:p w14:paraId="0C94AA23" w14:textId="63895147" w:rsidR="003C02F8" w:rsidRDefault="003C02F8" w:rsidP="003C02F8">
      <w:pPr>
        <w:jc w:val="both"/>
        <w:rPr>
          <w:rFonts w:eastAsia="Times New Roman" w:cs="Times New Roman"/>
          <w:sz w:val="22"/>
          <w:szCs w:val="20"/>
          <w:lang w:val="en-US"/>
        </w:rPr>
      </w:pPr>
      <w:r w:rsidRPr="00EA73FF">
        <w:rPr>
          <w:rFonts w:eastAsia="Times New Roman" w:cs="Times New Roman"/>
          <w:szCs w:val="20"/>
          <w:lang w:val="en-US"/>
        </w:rPr>
        <w:t xml:space="preserve">The below listed fields needs to be configured in </w:t>
      </w:r>
      <w:r w:rsidR="00F7019F" w:rsidRPr="00EA73FF">
        <w:rPr>
          <w:rFonts w:eastAsia="Times New Roman" w:cs="Times New Roman"/>
          <w:szCs w:val="20"/>
          <w:lang w:val="en-US"/>
        </w:rPr>
        <w:t>Data Governance</w:t>
      </w:r>
      <w:r w:rsidR="001F55CB" w:rsidRPr="00EA73FF">
        <w:rPr>
          <w:rFonts w:eastAsia="Times New Roman" w:cs="Times New Roman"/>
          <w:szCs w:val="20"/>
          <w:lang w:val="en-US"/>
        </w:rPr>
        <w:t>:</w:t>
      </w:r>
      <w:r w:rsidR="00F7019F" w:rsidRPr="00EA73FF">
        <w:rPr>
          <w:rFonts w:eastAsia="Times New Roman" w:cs="Times New Roman"/>
          <w:szCs w:val="20"/>
          <w:lang w:val="en-US"/>
        </w:rPr>
        <w:t xml:space="preserve"> </w:t>
      </w:r>
    </w:p>
    <w:p w14:paraId="7C2ECBBC" w14:textId="77777777" w:rsidR="003C02F8" w:rsidRDefault="003C02F8" w:rsidP="003C02F8">
      <w:pPr>
        <w:jc w:val="both"/>
        <w:rPr>
          <w:rFonts w:eastAsia="Times New Roman" w:cs="Times New Roman"/>
          <w:sz w:val="22"/>
          <w:szCs w:val="20"/>
          <w:lang w:val="en-US"/>
        </w:rPr>
      </w:pPr>
    </w:p>
    <w:tbl>
      <w:tblPr>
        <w:tblW w:w="8875" w:type="dxa"/>
        <w:tblLayout w:type="fixed"/>
        <w:tblLook w:val="04A0" w:firstRow="1" w:lastRow="0" w:firstColumn="1" w:lastColumn="0" w:noHBand="0" w:noVBand="1"/>
        <w:tblPrChange w:id="198" w:author="Shiv Mangal Rahi" w:date="2019-12-05T15:41:00Z">
          <w:tblPr>
            <w:tblW w:w="11833" w:type="dxa"/>
            <w:tblLayout w:type="fixed"/>
            <w:tblLook w:val="04A0" w:firstRow="1" w:lastRow="0" w:firstColumn="1" w:lastColumn="0" w:noHBand="0" w:noVBand="1"/>
          </w:tblPr>
        </w:tblPrChange>
      </w:tblPr>
      <w:tblGrid>
        <w:gridCol w:w="1480"/>
        <w:gridCol w:w="1479"/>
        <w:gridCol w:w="1479"/>
        <w:gridCol w:w="1479"/>
        <w:gridCol w:w="1479"/>
        <w:gridCol w:w="1479"/>
        <w:tblGridChange w:id="199">
          <w:tblGrid>
            <w:gridCol w:w="1480"/>
            <w:gridCol w:w="1479"/>
            <w:gridCol w:w="1479"/>
            <w:gridCol w:w="1479"/>
            <w:gridCol w:w="1479"/>
            <w:gridCol w:w="1479"/>
          </w:tblGrid>
        </w:tblGridChange>
      </w:tblGrid>
      <w:tr w:rsidR="00216359" w:rsidRPr="003C02F8" w14:paraId="37B8D237" w14:textId="45855D21" w:rsidTr="00216359">
        <w:trPr>
          <w:trHeight w:val="20"/>
          <w:trPrChange w:id="200" w:author="Shiv Mangal Rahi" w:date="2019-12-05T15:41:00Z">
            <w:trPr>
              <w:trHeight w:val="20"/>
            </w:trPr>
          </w:trPrChange>
        </w:trPr>
        <w:tc>
          <w:tcPr>
            <w:tcW w:w="148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Change w:id="201" w:author="Shiv Mangal Rahi" w:date="2019-12-05T15:41:00Z">
              <w:tcPr>
                <w:tcW w:w="148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tcPrChange>
          </w:tcPr>
          <w:p w14:paraId="73CDF670" w14:textId="25FFECBB" w:rsidR="00216359" w:rsidRPr="003C02F8" w:rsidRDefault="00216359"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 Attribute</w:t>
            </w:r>
          </w:p>
        </w:tc>
        <w:tc>
          <w:tcPr>
            <w:tcW w:w="1479" w:type="dxa"/>
            <w:tcBorders>
              <w:top w:val="single" w:sz="4" w:space="0" w:color="auto"/>
              <w:left w:val="nil"/>
              <w:bottom w:val="single" w:sz="4" w:space="0" w:color="auto"/>
              <w:right w:val="single" w:sz="4" w:space="0" w:color="auto"/>
            </w:tcBorders>
            <w:shd w:val="clear" w:color="000000" w:fill="BFBFBF"/>
            <w:noWrap/>
            <w:vAlign w:val="center"/>
            <w:hideMark/>
            <w:tcPrChange w:id="202" w:author="Shiv Mangal Rahi" w:date="2019-12-05T15:41:00Z">
              <w:tcPr>
                <w:tcW w:w="1479" w:type="dxa"/>
                <w:tcBorders>
                  <w:top w:val="single" w:sz="4" w:space="0" w:color="auto"/>
                  <w:left w:val="nil"/>
                  <w:bottom w:val="single" w:sz="4" w:space="0" w:color="auto"/>
                  <w:right w:val="single" w:sz="4" w:space="0" w:color="auto"/>
                </w:tcBorders>
                <w:shd w:val="clear" w:color="000000" w:fill="BFBFBF"/>
                <w:noWrap/>
                <w:vAlign w:val="center"/>
                <w:hideMark/>
              </w:tcPr>
            </w:tcPrChange>
          </w:tcPr>
          <w:p w14:paraId="3F7422EB" w14:textId="77777777" w:rsidR="00216359" w:rsidRPr="003C02F8" w:rsidRDefault="00216359"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Field-1</w:t>
            </w:r>
          </w:p>
        </w:tc>
        <w:tc>
          <w:tcPr>
            <w:tcW w:w="1479" w:type="dxa"/>
            <w:tcBorders>
              <w:top w:val="single" w:sz="4" w:space="0" w:color="auto"/>
              <w:left w:val="nil"/>
              <w:bottom w:val="single" w:sz="4" w:space="0" w:color="auto"/>
              <w:right w:val="single" w:sz="4" w:space="0" w:color="auto"/>
            </w:tcBorders>
            <w:shd w:val="clear" w:color="000000" w:fill="BFBFBF"/>
            <w:noWrap/>
            <w:vAlign w:val="center"/>
            <w:hideMark/>
            <w:tcPrChange w:id="203" w:author="Shiv Mangal Rahi" w:date="2019-12-05T15:41:00Z">
              <w:tcPr>
                <w:tcW w:w="1479" w:type="dxa"/>
                <w:tcBorders>
                  <w:top w:val="single" w:sz="4" w:space="0" w:color="auto"/>
                  <w:left w:val="nil"/>
                  <w:bottom w:val="single" w:sz="4" w:space="0" w:color="auto"/>
                  <w:right w:val="single" w:sz="4" w:space="0" w:color="auto"/>
                </w:tcBorders>
                <w:shd w:val="clear" w:color="000000" w:fill="BFBFBF"/>
                <w:noWrap/>
                <w:vAlign w:val="center"/>
                <w:hideMark/>
              </w:tcPr>
            </w:tcPrChange>
          </w:tcPr>
          <w:p w14:paraId="656C7181" w14:textId="77777777" w:rsidR="00216359" w:rsidRPr="003C02F8" w:rsidRDefault="00216359"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Field-2</w:t>
            </w:r>
          </w:p>
        </w:tc>
        <w:tc>
          <w:tcPr>
            <w:tcW w:w="1479" w:type="dxa"/>
            <w:tcBorders>
              <w:top w:val="single" w:sz="4" w:space="0" w:color="auto"/>
              <w:left w:val="nil"/>
              <w:bottom w:val="single" w:sz="4" w:space="0" w:color="auto"/>
              <w:right w:val="single" w:sz="4" w:space="0" w:color="auto"/>
            </w:tcBorders>
            <w:shd w:val="clear" w:color="000000" w:fill="BFBFBF"/>
            <w:noWrap/>
            <w:vAlign w:val="center"/>
            <w:hideMark/>
            <w:tcPrChange w:id="204" w:author="Shiv Mangal Rahi" w:date="2019-12-05T15:41:00Z">
              <w:tcPr>
                <w:tcW w:w="1479" w:type="dxa"/>
                <w:tcBorders>
                  <w:top w:val="single" w:sz="4" w:space="0" w:color="auto"/>
                  <w:left w:val="nil"/>
                  <w:bottom w:val="single" w:sz="4" w:space="0" w:color="auto"/>
                  <w:right w:val="single" w:sz="4" w:space="0" w:color="auto"/>
                </w:tcBorders>
                <w:shd w:val="clear" w:color="000000" w:fill="BFBFBF"/>
                <w:noWrap/>
                <w:vAlign w:val="center"/>
                <w:hideMark/>
              </w:tcPr>
            </w:tcPrChange>
          </w:tcPr>
          <w:p w14:paraId="0C4B3D6E" w14:textId="77777777" w:rsidR="00216359" w:rsidRPr="003C02F8" w:rsidRDefault="00216359"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Field-3</w:t>
            </w:r>
          </w:p>
        </w:tc>
        <w:tc>
          <w:tcPr>
            <w:tcW w:w="1479" w:type="dxa"/>
            <w:tcBorders>
              <w:top w:val="single" w:sz="4" w:space="0" w:color="auto"/>
              <w:left w:val="nil"/>
              <w:bottom w:val="single" w:sz="4" w:space="0" w:color="auto"/>
              <w:right w:val="single" w:sz="4" w:space="0" w:color="auto"/>
            </w:tcBorders>
            <w:shd w:val="clear" w:color="000000" w:fill="BFBFBF"/>
            <w:noWrap/>
            <w:vAlign w:val="center"/>
            <w:hideMark/>
            <w:tcPrChange w:id="205" w:author="Shiv Mangal Rahi" w:date="2019-12-05T15:41:00Z">
              <w:tcPr>
                <w:tcW w:w="1479" w:type="dxa"/>
                <w:tcBorders>
                  <w:top w:val="single" w:sz="4" w:space="0" w:color="auto"/>
                  <w:left w:val="nil"/>
                  <w:bottom w:val="single" w:sz="4" w:space="0" w:color="auto"/>
                  <w:right w:val="single" w:sz="4" w:space="0" w:color="auto"/>
                </w:tcBorders>
                <w:shd w:val="clear" w:color="000000" w:fill="BFBFBF"/>
                <w:noWrap/>
                <w:vAlign w:val="center"/>
                <w:hideMark/>
              </w:tcPr>
            </w:tcPrChange>
          </w:tcPr>
          <w:p w14:paraId="3D805717" w14:textId="77777777" w:rsidR="00216359" w:rsidRPr="003C02F8" w:rsidRDefault="00216359"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Field-4</w:t>
            </w:r>
          </w:p>
        </w:tc>
        <w:tc>
          <w:tcPr>
            <w:tcW w:w="1479" w:type="dxa"/>
            <w:tcBorders>
              <w:top w:val="single" w:sz="4" w:space="0" w:color="auto"/>
              <w:left w:val="nil"/>
              <w:bottom w:val="single" w:sz="4" w:space="0" w:color="auto"/>
              <w:right w:val="single" w:sz="4" w:space="0" w:color="auto"/>
            </w:tcBorders>
            <w:shd w:val="clear" w:color="000000" w:fill="BFBFBF"/>
            <w:noWrap/>
            <w:vAlign w:val="center"/>
            <w:hideMark/>
            <w:tcPrChange w:id="206" w:author="Shiv Mangal Rahi" w:date="2019-12-05T15:41:00Z">
              <w:tcPr>
                <w:tcW w:w="1479" w:type="dxa"/>
                <w:tcBorders>
                  <w:top w:val="single" w:sz="4" w:space="0" w:color="auto"/>
                  <w:left w:val="nil"/>
                  <w:bottom w:val="single" w:sz="4" w:space="0" w:color="auto"/>
                  <w:right w:val="single" w:sz="4" w:space="0" w:color="auto"/>
                </w:tcBorders>
                <w:shd w:val="clear" w:color="000000" w:fill="BFBFBF"/>
                <w:noWrap/>
                <w:vAlign w:val="center"/>
                <w:hideMark/>
              </w:tcPr>
            </w:tcPrChange>
          </w:tcPr>
          <w:p w14:paraId="7F99D4AF" w14:textId="77777777" w:rsidR="00216359" w:rsidRPr="003C02F8" w:rsidRDefault="00216359"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Field-5</w:t>
            </w:r>
          </w:p>
        </w:tc>
      </w:tr>
      <w:tr w:rsidR="00216359" w:rsidRPr="003C02F8" w14:paraId="512A9622" w14:textId="050FE494" w:rsidTr="00216359">
        <w:trPr>
          <w:trHeight w:val="20"/>
          <w:trPrChange w:id="207" w:author="Shiv Mangal Rahi" w:date="2019-12-05T15:41:00Z">
            <w:trPr>
              <w:trHeight w:val="20"/>
            </w:trPr>
          </w:trPrChange>
        </w:trPr>
        <w:tc>
          <w:tcPr>
            <w:tcW w:w="1480" w:type="dxa"/>
            <w:tcBorders>
              <w:top w:val="nil"/>
              <w:left w:val="single" w:sz="4" w:space="0" w:color="auto"/>
              <w:bottom w:val="single" w:sz="4" w:space="0" w:color="auto"/>
              <w:right w:val="single" w:sz="4" w:space="0" w:color="auto"/>
            </w:tcBorders>
            <w:shd w:val="clear" w:color="000000" w:fill="D9D9D9"/>
            <w:vAlign w:val="center"/>
            <w:hideMark/>
            <w:tcPrChange w:id="208" w:author="Shiv Mangal Rahi" w:date="2019-12-05T15:41:00Z">
              <w:tcPr>
                <w:tcW w:w="1480" w:type="dxa"/>
                <w:tcBorders>
                  <w:top w:val="nil"/>
                  <w:left w:val="single" w:sz="4" w:space="0" w:color="auto"/>
                  <w:bottom w:val="single" w:sz="4" w:space="0" w:color="auto"/>
                  <w:right w:val="single" w:sz="4" w:space="0" w:color="auto"/>
                </w:tcBorders>
                <w:shd w:val="clear" w:color="000000" w:fill="D9D9D9"/>
                <w:vAlign w:val="center"/>
                <w:hideMark/>
              </w:tcPr>
            </w:tcPrChange>
          </w:tcPr>
          <w:p w14:paraId="48654D5D"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479" w:type="dxa"/>
            <w:tcBorders>
              <w:top w:val="nil"/>
              <w:left w:val="nil"/>
              <w:bottom w:val="single" w:sz="4" w:space="0" w:color="auto"/>
              <w:right w:val="single" w:sz="4" w:space="0" w:color="auto"/>
            </w:tcBorders>
            <w:shd w:val="clear" w:color="auto" w:fill="auto"/>
            <w:vAlign w:val="center"/>
            <w:hideMark/>
            <w:tcPrChange w:id="209"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7155CA44"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479" w:type="dxa"/>
            <w:tcBorders>
              <w:top w:val="nil"/>
              <w:left w:val="nil"/>
              <w:bottom w:val="single" w:sz="4" w:space="0" w:color="auto"/>
              <w:right w:val="single" w:sz="4" w:space="0" w:color="auto"/>
            </w:tcBorders>
            <w:shd w:val="clear" w:color="auto" w:fill="auto"/>
            <w:vAlign w:val="center"/>
            <w:hideMark/>
            <w:tcPrChange w:id="210"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033D789C"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Dimension</w:t>
            </w:r>
          </w:p>
        </w:tc>
        <w:tc>
          <w:tcPr>
            <w:tcW w:w="1479" w:type="dxa"/>
            <w:tcBorders>
              <w:top w:val="nil"/>
              <w:left w:val="nil"/>
              <w:bottom w:val="single" w:sz="4" w:space="0" w:color="auto"/>
              <w:right w:val="single" w:sz="4" w:space="0" w:color="auto"/>
            </w:tcBorders>
            <w:shd w:val="clear" w:color="auto" w:fill="auto"/>
            <w:vAlign w:val="center"/>
            <w:hideMark/>
            <w:tcPrChange w:id="211"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6848AD5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Rule Description</w:t>
            </w:r>
          </w:p>
        </w:tc>
        <w:tc>
          <w:tcPr>
            <w:tcW w:w="1479" w:type="dxa"/>
            <w:tcBorders>
              <w:top w:val="nil"/>
              <w:left w:val="nil"/>
              <w:bottom w:val="single" w:sz="4" w:space="0" w:color="auto"/>
              <w:right w:val="single" w:sz="4" w:space="0" w:color="auto"/>
            </w:tcBorders>
            <w:shd w:val="clear" w:color="auto" w:fill="auto"/>
            <w:vAlign w:val="center"/>
            <w:hideMark/>
            <w:tcPrChange w:id="212"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472EFD6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Status</w:t>
            </w:r>
          </w:p>
        </w:tc>
        <w:tc>
          <w:tcPr>
            <w:tcW w:w="1479" w:type="dxa"/>
            <w:tcBorders>
              <w:top w:val="nil"/>
              <w:left w:val="nil"/>
              <w:bottom w:val="single" w:sz="4" w:space="0" w:color="auto"/>
              <w:right w:val="single" w:sz="4" w:space="0" w:color="auto"/>
            </w:tcBorders>
            <w:shd w:val="clear" w:color="auto" w:fill="auto"/>
            <w:vAlign w:val="center"/>
            <w:hideMark/>
            <w:tcPrChange w:id="213"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70BC79F6"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DQ Results</w:t>
            </w:r>
          </w:p>
        </w:tc>
      </w:tr>
      <w:tr w:rsidR="00216359" w:rsidRPr="003C02F8" w14:paraId="4296025D" w14:textId="72C55669" w:rsidTr="00216359">
        <w:trPr>
          <w:trHeight w:val="20"/>
          <w:trPrChange w:id="214" w:author="Shiv Mangal Rahi" w:date="2019-12-05T15:41:00Z">
            <w:trPr>
              <w:trHeight w:val="20"/>
            </w:trPr>
          </w:trPrChange>
        </w:trPr>
        <w:tc>
          <w:tcPr>
            <w:tcW w:w="1480" w:type="dxa"/>
            <w:tcBorders>
              <w:top w:val="nil"/>
              <w:left w:val="single" w:sz="4" w:space="0" w:color="auto"/>
              <w:bottom w:val="single" w:sz="4" w:space="0" w:color="auto"/>
              <w:right w:val="single" w:sz="4" w:space="0" w:color="auto"/>
            </w:tcBorders>
            <w:shd w:val="clear" w:color="000000" w:fill="D9D9D9"/>
            <w:vAlign w:val="center"/>
            <w:hideMark/>
            <w:tcPrChange w:id="215" w:author="Shiv Mangal Rahi" w:date="2019-12-05T15:41:00Z">
              <w:tcPr>
                <w:tcW w:w="1480" w:type="dxa"/>
                <w:tcBorders>
                  <w:top w:val="nil"/>
                  <w:left w:val="single" w:sz="4" w:space="0" w:color="auto"/>
                  <w:bottom w:val="single" w:sz="4" w:space="0" w:color="auto"/>
                  <w:right w:val="single" w:sz="4" w:space="0" w:color="auto"/>
                </w:tcBorders>
                <w:shd w:val="clear" w:color="000000" w:fill="D9D9D9"/>
                <w:vAlign w:val="center"/>
                <w:hideMark/>
              </w:tcPr>
            </w:tcPrChange>
          </w:tcPr>
          <w:p w14:paraId="69CE78C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API Name</w:t>
            </w:r>
          </w:p>
        </w:tc>
        <w:tc>
          <w:tcPr>
            <w:tcW w:w="1479" w:type="dxa"/>
            <w:tcBorders>
              <w:top w:val="nil"/>
              <w:left w:val="nil"/>
              <w:bottom w:val="single" w:sz="4" w:space="0" w:color="auto"/>
              <w:right w:val="single" w:sz="4" w:space="0" w:color="auto"/>
            </w:tcBorders>
            <w:shd w:val="clear" w:color="auto" w:fill="auto"/>
            <w:vAlign w:val="center"/>
            <w:hideMark/>
            <w:tcPrChange w:id="216"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30FD6A9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479" w:type="dxa"/>
            <w:tcBorders>
              <w:top w:val="nil"/>
              <w:left w:val="nil"/>
              <w:bottom w:val="single" w:sz="4" w:space="0" w:color="auto"/>
              <w:right w:val="single" w:sz="4" w:space="0" w:color="auto"/>
            </w:tcBorders>
            <w:shd w:val="clear" w:color="auto" w:fill="auto"/>
            <w:vAlign w:val="center"/>
            <w:hideMark/>
            <w:tcPrChange w:id="217"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04EF61C7"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Dimension</w:t>
            </w:r>
          </w:p>
        </w:tc>
        <w:tc>
          <w:tcPr>
            <w:tcW w:w="1479" w:type="dxa"/>
            <w:tcBorders>
              <w:top w:val="nil"/>
              <w:left w:val="nil"/>
              <w:bottom w:val="single" w:sz="4" w:space="0" w:color="auto"/>
              <w:right w:val="single" w:sz="4" w:space="0" w:color="auto"/>
            </w:tcBorders>
            <w:shd w:val="clear" w:color="auto" w:fill="auto"/>
            <w:vAlign w:val="center"/>
            <w:hideMark/>
            <w:tcPrChange w:id="218"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6E86BBDF" w14:textId="77777777" w:rsidR="00216359" w:rsidRPr="003C02F8" w:rsidRDefault="00216359" w:rsidP="003C02F8">
            <w:pPr>
              <w:rPr>
                <w:rFonts w:ascii="Calibri" w:eastAsia="Times New Roman" w:hAnsi="Calibri" w:cs="Calibri"/>
                <w:color w:val="000000"/>
                <w:sz w:val="20"/>
                <w:szCs w:val="20"/>
                <w:lang w:val="en-US"/>
              </w:rPr>
            </w:pPr>
            <w:proofErr w:type="spellStart"/>
            <w:r w:rsidRPr="003C02F8">
              <w:rPr>
                <w:rFonts w:ascii="Calibri" w:eastAsia="Times New Roman" w:hAnsi="Calibri" w:cs="Calibri"/>
                <w:color w:val="000000"/>
                <w:sz w:val="20"/>
                <w:szCs w:val="20"/>
                <w:lang w:val="en-US"/>
              </w:rPr>
              <w:t>RuleDesciption</w:t>
            </w:r>
            <w:proofErr w:type="spellEnd"/>
          </w:p>
        </w:tc>
        <w:tc>
          <w:tcPr>
            <w:tcW w:w="1479" w:type="dxa"/>
            <w:tcBorders>
              <w:top w:val="nil"/>
              <w:left w:val="nil"/>
              <w:bottom w:val="single" w:sz="4" w:space="0" w:color="auto"/>
              <w:right w:val="single" w:sz="4" w:space="0" w:color="auto"/>
            </w:tcBorders>
            <w:shd w:val="clear" w:color="auto" w:fill="auto"/>
            <w:vAlign w:val="center"/>
            <w:hideMark/>
            <w:tcPrChange w:id="219"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41E25D2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Status</w:t>
            </w:r>
          </w:p>
        </w:tc>
        <w:tc>
          <w:tcPr>
            <w:tcW w:w="1479" w:type="dxa"/>
            <w:tcBorders>
              <w:top w:val="nil"/>
              <w:left w:val="nil"/>
              <w:bottom w:val="single" w:sz="4" w:space="0" w:color="auto"/>
              <w:right w:val="single" w:sz="4" w:space="0" w:color="auto"/>
            </w:tcBorders>
            <w:shd w:val="clear" w:color="auto" w:fill="auto"/>
            <w:vAlign w:val="center"/>
            <w:hideMark/>
            <w:tcPrChange w:id="220"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241BDCC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DQ Results</w:t>
            </w:r>
          </w:p>
        </w:tc>
      </w:tr>
      <w:tr w:rsidR="00216359" w:rsidRPr="003C02F8" w14:paraId="2E74DA35" w14:textId="2F821E6C" w:rsidTr="00216359">
        <w:trPr>
          <w:trHeight w:val="20"/>
          <w:trPrChange w:id="221" w:author="Shiv Mangal Rahi" w:date="2019-12-05T15:41:00Z">
            <w:trPr>
              <w:trHeight w:val="20"/>
            </w:trPr>
          </w:trPrChange>
        </w:trPr>
        <w:tc>
          <w:tcPr>
            <w:tcW w:w="1480" w:type="dxa"/>
            <w:tcBorders>
              <w:top w:val="nil"/>
              <w:left w:val="single" w:sz="4" w:space="0" w:color="auto"/>
              <w:bottom w:val="single" w:sz="4" w:space="0" w:color="auto"/>
              <w:right w:val="single" w:sz="4" w:space="0" w:color="auto"/>
            </w:tcBorders>
            <w:shd w:val="clear" w:color="000000" w:fill="D9D9D9"/>
            <w:vAlign w:val="center"/>
            <w:hideMark/>
            <w:tcPrChange w:id="222" w:author="Shiv Mangal Rahi" w:date="2019-12-05T15:41:00Z">
              <w:tcPr>
                <w:tcW w:w="1480" w:type="dxa"/>
                <w:tcBorders>
                  <w:top w:val="nil"/>
                  <w:left w:val="single" w:sz="4" w:space="0" w:color="auto"/>
                  <w:bottom w:val="single" w:sz="4" w:space="0" w:color="auto"/>
                  <w:right w:val="single" w:sz="4" w:space="0" w:color="auto"/>
                </w:tcBorders>
                <w:shd w:val="clear" w:color="000000" w:fill="D9D9D9"/>
                <w:vAlign w:val="center"/>
                <w:hideMark/>
              </w:tcPr>
            </w:tcPrChange>
          </w:tcPr>
          <w:p w14:paraId="0FE58666"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Input Type</w:t>
            </w:r>
          </w:p>
        </w:tc>
        <w:tc>
          <w:tcPr>
            <w:tcW w:w="1479" w:type="dxa"/>
            <w:tcBorders>
              <w:top w:val="nil"/>
              <w:left w:val="nil"/>
              <w:bottom w:val="single" w:sz="4" w:space="0" w:color="auto"/>
              <w:right w:val="single" w:sz="4" w:space="0" w:color="auto"/>
            </w:tcBorders>
            <w:shd w:val="clear" w:color="auto" w:fill="auto"/>
            <w:vAlign w:val="center"/>
            <w:hideMark/>
            <w:tcPrChange w:id="223"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7361BE0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Simple Text</w:t>
            </w:r>
          </w:p>
        </w:tc>
        <w:tc>
          <w:tcPr>
            <w:tcW w:w="1479" w:type="dxa"/>
            <w:tcBorders>
              <w:top w:val="nil"/>
              <w:left w:val="nil"/>
              <w:bottom w:val="single" w:sz="4" w:space="0" w:color="auto"/>
              <w:right w:val="single" w:sz="4" w:space="0" w:color="auto"/>
            </w:tcBorders>
            <w:shd w:val="clear" w:color="auto" w:fill="auto"/>
            <w:vAlign w:val="center"/>
            <w:hideMark/>
            <w:tcPrChange w:id="224"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07C35375"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479" w:type="dxa"/>
            <w:tcBorders>
              <w:top w:val="nil"/>
              <w:left w:val="nil"/>
              <w:bottom w:val="single" w:sz="4" w:space="0" w:color="auto"/>
              <w:right w:val="single" w:sz="4" w:space="0" w:color="auto"/>
            </w:tcBorders>
            <w:shd w:val="clear" w:color="auto" w:fill="auto"/>
            <w:vAlign w:val="center"/>
            <w:hideMark/>
            <w:tcPrChange w:id="225"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6B656560"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Simple Text</w:t>
            </w:r>
          </w:p>
        </w:tc>
        <w:tc>
          <w:tcPr>
            <w:tcW w:w="1479" w:type="dxa"/>
            <w:tcBorders>
              <w:top w:val="nil"/>
              <w:left w:val="nil"/>
              <w:bottom w:val="single" w:sz="4" w:space="0" w:color="auto"/>
              <w:right w:val="single" w:sz="4" w:space="0" w:color="auto"/>
            </w:tcBorders>
            <w:shd w:val="clear" w:color="auto" w:fill="auto"/>
            <w:vAlign w:val="center"/>
            <w:hideMark/>
            <w:tcPrChange w:id="226"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2BEF04B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479" w:type="dxa"/>
            <w:tcBorders>
              <w:top w:val="nil"/>
              <w:left w:val="nil"/>
              <w:bottom w:val="single" w:sz="4" w:space="0" w:color="auto"/>
              <w:right w:val="single" w:sz="4" w:space="0" w:color="auto"/>
            </w:tcBorders>
            <w:shd w:val="clear" w:color="auto" w:fill="auto"/>
            <w:vAlign w:val="center"/>
            <w:hideMark/>
            <w:tcPrChange w:id="227"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0B94CF9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Html/</w:t>
            </w:r>
            <w:proofErr w:type="spellStart"/>
            <w:r w:rsidRPr="003C02F8">
              <w:rPr>
                <w:rFonts w:ascii="Calibri" w:eastAsia="Times New Roman" w:hAnsi="Calibri" w:cs="Calibri"/>
                <w:color w:val="000000"/>
                <w:sz w:val="20"/>
                <w:szCs w:val="20"/>
                <w:lang w:val="en-US"/>
              </w:rPr>
              <w:t>Richtext</w:t>
            </w:r>
            <w:proofErr w:type="spellEnd"/>
          </w:p>
        </w:tc>
      </w:tr>
      <w:tr w:rsidR="00216359" w:rsidRPr="003C02F8" w14:paraId="05264A5E" w14:textId="02A9246F" w:rsidTr="00216359">
        <w:trPr>
          <w:trHeight w:val="20"/>
          <w:trPrChange w:id="228" w:author="Shiv Mangal Rahi" w:date="2019-12-05T15:41:00Z">
            <w:trPr>
              <w:trHeight w:val="20"/>
            </w:trPr>
          </w:trPrChange>
        </w:trPr>
        <w:tc>
          <w:tcPr>
            <w:tcW w:w="1480" w:type="dxa"/>
            <w:tcBorders>
              <w:top w:val="nil"/>
              <w:left w:val="single" w:sz="4" w:space="0" w:color="auto"/>
              <w:bottom w:val="single" w:sz="4" w:space="0" w:color="auto"/>
              <w:right w:val="single" w:sz="4" w:space="0" w:color="auto"/>
            </w:tcBorders>
            <w:shd w:val="clear" w:color="000000" w:fill="D9D9D9"/>
            <w:vAlign w:val="center"/>
            <w:hideMark/>
            <w:tcPrChange w:id="229" w:author="Shiv Mangal Rahi" w:date="2019-12-05T15:41:00Z">
              <w:tcPr>
                <w:tcW w:w="1480" w:type="dxa"/>
                <w:tcBorders>
                  <w:top w:val="nil"/>
                  <w:left w:val="single" w:sz="4" w:space="0" w:color="auto"/>
                  <w:bottom w:val="single" w:sz="4" w:space="0" w:color="auto"/>
                  <w:right w:val="single" w:sz="4" w:space="0" w:color="auto"/>
                </w:tcBorders>
                <w:shd w:val="clear" w:color="000000" w:fill="D9D9D9"/>
                <w:vAlign w:val="center"/>
                <w:hideMark/>
              </w:tcPr>
            </w:tcPrChange>
          </w:tcPr>
          <w:p w14:paraId="53E3E8C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Category</w:t>
            </w:r>
          </w:p>
        </w:tc>
        <w:tc>
          <w:tcPr>
            <w:tcW w:w="1479" w:type="dxa"/>
            <w:tcBorders>
              <w:top w:val="nil"/>
              <w:left w:val="nil"/>
              <w:bottom w:val="single" w:sz="4" w:space="0" w:color="auto"/>
              <w:right w:val="single" w:sz="4" w:space="0" w:color="auto"/>
            </w:tcBorders>
            <w:shd w:val="clear" w:color="auto" w:fill="auto"/>
            <w:vAlign w:val="center"/>
            <w:hideMark/>
            <w:tcPrChange w:id="230"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69665670"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231"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160EE45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232"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545B061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233"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43069A4B"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234"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6F5A109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70B9FB82" w14:textId="1FFE243B" w:rsidTr="00216359">
        <w:trPr>
          <w:trHeight w:val="20"/>
          <w:trPrChange w:id="235" w:author="Shiv Mangal Rahi" w:date="2019-12-05T15:41:00Z">
            <w:trPr>
              <w:trHeight w:val="20"/>
            </w:trPr>
          </w:trPrChange>
        </w:trPr>
        <w:tc>
          <w:tcPr>
            <w:tcW w:w="1480" w:type="dxa"/>
            <w:tcBorders>
              <w:top w:val="nil"/>
              <w:left w:val="single" w:sz="4" w:space="0" w:color="auto"/>
              <w:bottom w:val="single" w:sz="4" w:space="0" w:color="auto"/>
              <w:right w:val="single" w:sz="4" w:space="0" w:color="auto"/>
            </w:tcBorders>
            <w:shd w:val="clear" w:color="000000" w:fill="D9D9D9"/>
            <w:vAlign w:val="center"/>
            <w:hideMark/>
            <w:tcPrChange w:id="236" w:author="Shiv Mangal Rahi" w:date="2019-12-05T15:41:00Z">
              <w:tcPr>
                <w:tcW w:w="1480" w:type="dxa"/>
                <w:tcBorders>
                  <w:top w:val="nil"/>
                  <w:left w:val="single" w:sz="4" w:space="0" w:color="auto"/>
                  <w:bottom w:val="single" w:sz="4" w:space="0" w:color="auto"/>
                  <w:right w:val="single" w:sz="4" w:space="0" w:color="auto"/>
                </w:tcBorders>
                <w:shd w:val="clear" w:color="000000" w:fill="D9D9D9"/>
                <w:vAlign w:val="center"/>
                <w:hideMark/>
              </w:tcPr>
            </w:tcPrChange>
          </w:tcPr>
          <w:p w14:paraId="28FFAD20"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Minimum Value</w:t>
            </w:r>
          </w:p>
        </w:tc>
        <w:tc>
          <w:tcPr>
            <w:tcW w:w="1479" w:type="dxa"/>
            <w:tcBorders>
              <w:top w:val="nil"/>
              <w:left w:val="nil"/>
              <w:bottom w:val="single" w:sz="4" w:space="0" w:color="auto"/>
              <w:right w:val="single" w:sz="4" w:space="0" w:color="auto"/>
            </w:tcBorders>
            <w:shd w:val="clear" w:color="auto" w:fill="auto"/>
            <w:vAlign w:val="center"/>
            <w:hideMark/>
            <w:tcPrChange w:id="237"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73A16835"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238"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1227B35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239"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1816D9DC"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240"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3FB07F9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241"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711AFC25"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59CB8160" w14:textId="402CDBDA" w:rsidTr="00216359">
        <w:trPr>
          <w:trHeight w:val="20"/>
          <w:trPrChange w:id="242" w:author="Shiv Mangal Rahi" w:date="2019-12-05T15:41:00Z">
            <w:trPr>
              <w:trHeight w:val="20"/>
            </w:trPr>
          </w:trPrChange>
        </w:trPr>
        <w:tc>
          <w:tcPr>
            <w:tcW w:w="1480" w:type="dxa"/>
            <w:tcBorders>
              <w:top w:val="nil"/>
              <w:left w:val="single" w:sz="4" w:space="0" w:color="auto"/>
              <w:bottom w:val="single" w:sz="4" w:space="0" w:color="auto"/>
              <w:right w:val="single" w:sz="4" w:space="0" w:color="auto"/>
            </w:tcBorders>
            <w:shd w:val="clear" w:color="000000" w:fill="D9D9D9"/>
            <w:vAlign w:val="center"/>
            <w:hideMark/>
            <w:tcPrChange w:id="243" w:author="Shiv Mangal Rahi" w:date="2019-12-05T15:41:00Z">
              <w:tcPr>
                <w:tcW w:w="1480" w:type="dxa"/>
                <w:tcBorders>
                  <w:top w:val="nil"/>
                  <w:left w:val="single" w:sz="4" w:space="0" w:color="auto"/>
                  <w:bottom w:val="single" w:sz="4" w:space="0" w:color="auto"/>
                  <w:right w:val="single" w:sz="4" w:space="0" w:color="auto"/>
                </w:tcBorders>
                <w:shd w:val="clear" w:color="000000" w:fill="D9D9D9"/>
                <w:vAlign w:val="center"/>
                <w:hideMark/>
              </w:tcPr>
            </w:tcPrChange>
          </w:tcPr>
          <w:p w14:paraId="29F2AAA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Maximum Value</w:t>
            </w:r>
          </w:p>
        </w:tc>
        <w:tc>
          <w:tcPr>
            <w:tcW w:w="1479" w:type="dxa"/>
            <w:tcBorders>
              <w:top w:val="nil"/>
              <w:left w:val="nil"/>
              <w:bottom w:val="single" w:sz="4" w:space="0" w:color="auto"/>
              <w:right w:val="single" w:sz="4" w:space="0" w:color="auto"/>
            </w:tcBorders>
            <w:shd w:val="clear" w:color="auto" w:fill="auto"/>
            <w:vAlign w:val="center"/>
            <w:hideMark/>
            <w:tcPrChange w:id="244"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5D89AF65"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245"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061A90A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246"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442C442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247"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713EDB0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248"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1364FC4D"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20FE7037" w14:textId="2009084B" w:rsidTr="00216359">
        <w:trPr>
          <w:trHeight w:val="20"/>
          <w:trPrChange w:id="249" w:author="Shiv Mangal Rahi" w:date="2019-12-05T15:41:00Z">
            <w:trPr>
              <w:trHeight w:val="20"/>
            </w:trPr>
          </w:trPrChange>
        </w:trPr>
        <w:tc>
          <w:tcPr>
            <w:tcW w:w="1480" w:type="dxa"/>
            <w:tcBorders>
              <w:top w:val="nil"/>
              <w:left w:val="single" w:sz="4" w:space="0" w:color="auto"/>
              <w:bottom w:val="single" w:sz="4" w:space="0" w:color="auto"/>
              <w:right w:val="single" w:sz="4" w:space="0" w:color="auto"/>
            </w:tcBorders>
            <w:shd w:val="clear" w:color="000000" w:fill="D9D9D9"/>
            <w:vAlign w:val="center"/>
            <w:hideMark/>
            <w:tcPrChange w:id="250" w:author="Shiv Mangal Rahi" w:date="2019-12-05T15:41:00Z">
              <w:tcPr>
                <w:tcW w:w="1480" w:type="dxa"/>
                <w:tcBorders>
                  <w:top w:val="nil"/>
                  <w:left w:val="single" w:sz="4" w:space="0" w:color="auto"/>
                  <w:bottom w:val="single" w:sz="4" w:space="0" w:color="auto"/>
                  <w:right w:val="single" w:sz="4" w:space="0" w:color="auto"/>
                </w:tcBorders>
                <w:shd w:val="clear" w:color="000000" w:fill="D9D9D9"/>
                <w:vAlign w:val="center"/>
                <w:hideMark/>
              </w:tcPr>
            </w:tcPrChange>
          </w:tcPr>
          <w:p w14:paraId="6F2F38BB"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Type of List</w:t>
            </w:r>
          </w:p>
        </w:tc>
        <w:tc>
          <w:tcPr>
            <w:tcW w:w="1479" w:type="dxa"/>
            <w:tcBorders>
              <w:top w:val="nil"/>
              <w:left w:val="nil"/>
              <w:bottom w:val="single" w:sz="4" w:space="0" w:color="auto"/>
              <w:right w:val="single" w:sz="4" w:space="0" w:color="auto"/>
            </w:tcBorders>
            <w:shd w:val="clear" w:color="auto" w:fill="auto"/>
            <w:vAlign w:val="center"/>
            <w:hideMark/>
            <w:tcPrChange w:id="251"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01A05D9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252"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0034174C"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Rule Dimension</w:t>
            </w:r>
          </w:p>
        </w:tc>
        <w:tc>
          <w:tcPr>
            <w:tcW w:w="1479" w:type="dxa"/>
            <w:tcBorders>
              <w:top w:val="nil"/>
              <w:left w:val="nil"/>
              <w:bottom w:val="single" w:sz="4" w:space="0" w:color="auto"/>
              <w:right w:val="single" w:sz="4" w:space="0" w:color="auto"/>
            </w:tcBorders>
            <w:shd w:val="clear" w:color="auto" w:fill="auto"/>
            <w:vAlign w:val="center"/>
            <w:hideMark/>
            <w:tcPrChange w:id="253"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696E681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254"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4B9D445D"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Rule Status</w:t>
            </w:r>
          </w:p>
        </w:tc>
        <w:tc>
          <w:tcPr>
            <w:tcW w:w="1479" w:type="dxa"/>
            <w:tcBorders>
              <w:top w:val="nil"/>
              <w:left w:val="nil"/>
              <w:bottom w:val="single" w:sz="4" w:space="0" w:color="auto"/>
              <w:right w:val="single" w:sz="4" w:space="0" w:color="auto"/>
            </w:tcBorders>
            <w:shd w:val="clear" w:color="auto" w:fill="auto"/>
            <w:vAlign w:val="center"/>
            <w:hideMark/>
            <w:tcPrChange w:id="255"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6B5482B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26E7217A" w14:textId="4AB94009" w:rsidTr="00216359">
        <w:trPr>
          <w:trHeight w:val="20"/>
          <w:trPrChange w:id="256" w:author="Shiv Mangal Rahi" w:date="2019-12-05T15:41:00Z">
            <w:trPr>
              <w:trHeight w:val="20"/>
            </w:trPr>
          </w:trPrChange>
        </w:trPr>
        <w:tc>
          <w:tcPr>
            <w:tcW w:w="1480" w:type="dxa"/>
            <w:tcBorders>
              <w:top w:val="nil"/>
              <w:left w:val="single" w:sz="4" w:space="0" w:color="auto"/>
              <w:bottom w:val="single" w:sz="4" w:space="0" w:color="auto"/>
              <w:right w:val="single" w:sz="4" w:space="0" w:color="auto"/>
            </w:tcBorders>
            <w:shd w:val="clear" w:color="000000" w:fill="D9D9D9"/>
            <w:vAlign w:val="center"/>
            <w:hideMark/>
            <w:tcPrChange w:id="257" w:author="Shiv Mangal Rahi" w:date="2019-12-05T15:41:00Z">
              <w:tcPr>
                <w:tcW w:w="1480" w:type="dxa"/>
                <w:tcBorders>
                  <w:top w:val="nil"/>
                  <w:left w:val="single" w:sz="4" w:space="0" w:color="auto"/>
                  <w:bottom w:val="single" w:sz="4" w:space="0" w:color="auto"/>
                  <w:right w:val="single" w:sz="4" w:space="0" w:color="auto"/>
                </w:tcBorders>
                <w:shd w:val="clear" w:color="000000" w:fill="D9D9D9"/>
                <w:vAlign w:val="center"/>
                <w:hideMark/>
              </w:tcPr>
            </w:tcPrChange>
          </w:tcPr>
          <w:p w14:paraId="5C23BD4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 Display Format</w:t>
            </w:r>
          </w:p>
        </w:tc>
        <w:tc>
          <w:tcPr>
            <w:tcW w:w="1479" w:type="dxa"/>
            <w:tcBorders>
              <w:top w:val="nil"/>
              <w:left w:val="nil"/>
              <w:bottom w:val="single" w:sz="4" w:space="0" w:color="auto"/>
              <w:right w:val="single" w:sz="4" w:space="0" w:color="auto"/>
            </w:tcBorders>
            <w:shd w:val="clear" w:color="auto" w:fill="auto"/>
            <w:vAlign w:val="center"/>
            <w:hideMark/>
            <w:tcPrChange w:id="258"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6220473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259"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0B58282D"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479" w:type="dxa"/>
            <w:tcBorders>
              <w:top w:val="nil"/>
              <w:left w:val="nil"/>
              <w:bottom w:val="single" w:sz="4" w:space="0" w:color="auto"/>
              <w:right w:val="single" w:sz="4" w:space="0" w:color="auto"/>
            </w:tcBorders>
            <w:shd w:val="clear" w:color="auto" w:fill="auto"/>
            <w:vAlign w:val="center"/>
            <w:hideMark/>
            <w:tcPrChange w:id="260"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500A061C"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261"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2B99501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479" w:type="dxa"/>
            <w:tcBorders>
              <w:top w:val="nil"/>
              <w:left w:val="nil"/>
              <w:bottom w:val="single" w:sz="4" w:space="0" w:color="auto"/>
              <w:right w:val="single" w:sz="4" w:space="0" w:color="auto"/>
            </w:tcBorders>
            <w:shd w:val="clear" w:color="auto" w:fill="auto"/>
            <w:vAlign w:val="center"/>
            <w:hideMark/>
            <w:tcPrChange w:id="262"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33A3509D"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23B6B361" w14:textId="3856E3AD" w:rsidTr="00216359">
        <w:trPr>
          <w:trHeight w:val="20"/>
          <w:trPrChange w:id="263" w:author="Shiv Mangal Rahi" w:date="2019-12-05T15:41:00Z">
            <w:trPr>
              <w:trHeight w:val="20"/>
            </w:trPr>
          </w:trPrChange>
        </w:trPr>
        <w:tc>
          <w:tcPr>
            <w:tcW w:w="1480" w:type="dxa"/>
            <w:tcBorders>
              <w:top w:val="nil"/>
              <w:left w:val="single" w:sz="4" w:space="0" w:color="auto"/>
              <w:bottom w:val="single" w:sz="4" w:space="0" w:color="auto"/>
              <w:right w:val="single" w:sz="4" w:space="0" w:color="auto"/>
            </w:tcBorders>
            <w:shd w:val="clear" w:color="000000" w:fill="D9D9D9"/>
            <w:vAlign w:val="center"/>
            <w:hideMark/>
            <w:tcPrChange w:id="264" w:author="Shiv Mangal Rahi" w:date="2019-12-05T15:41:00Z">
              <w:tcPr>
                <w:tcW w:w="1480" w:type="dxa"/>
                <w:tcBorders>
                  <w:top w:val="nil"/>
                  <w:left w:val="single" w:sz="4" w:space="0" w:color="auto"/>
                  <w:bottom w:val="single" w:sz="4" w:space="0" w:color="auto"/>
                  <w:right w:val="single" w:sz="4" w:space="0" w:color="auto"/>
                </w:tcBorders>
                <w:shd w:val="clear" w:color="000000" w:fill="D9D9D9"/>
                <w:vAlign w:val="center"/>
                <w:hideMark/>
              </w:tcPr>
            </w:tcPrChange>
          </w:tcPr>
          <w:p w14:paraId="0BFC0E0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In Detail Tile</w:t>
            </w:r>
          </w:p>
        </w:tc>
        <w:tc>
          <w:tcPr>
            <w:tcW w:w="1479" w:type="dxa"/>
            <w:tcBorders>
              <w:top w:val="nil"/>
              <w:left w:val="nil"/>
              <w:bottom w:val="single" w:sz="4" w:space="0" w:color="auto"/>
              <w:right w:val="single" w:sz="4" w:space="0" w:color="auto"/>
            </w:tcBorders>
            <w:shd w:val="clear" w:color="auto" w:fill="auto"/>
            <w:vAlign w:val="center"/>
            <w:hideMark/>
            <w:tcPrChange w:id="265"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5FB1F72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Change w:id="266"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4964901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Change w:id="267"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31F920F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Change w:id="268"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3D7296AC"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Change w:id="269"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700B106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216359" w:rsidRPr="003C02F8" w14:paraId="0BA83CE7" w14:textId="76373436" w:rsidTr="00216359">
        <w:trPr>
          <w:trHeight w:val="20"/>
          <w:trPrChange w:id="270" w:author="Shiv Mangal Rahi" w:date="2019-12-05T15:41:00Z">
            <w:trPr>
              <w:trHeight w:val="20"/>
            </w:trPr>
          </w:trPrChange>
        </w:trPr>
        <w:tc>
          <w:tcPr>
            <w:tcW w:w="1480" w:type="dxa"/>
            <w:tcBorders>
              <w:top w:val="nil"/>
              <w:left w:val="single" w:sz="4" w:space="0" w:color="auto"/>
              <w:bottom w:val="single" w:sz="4" w:space="0" w:color="auto"/>
              <w:right w:val="single" w:sz="4" w:space="0" w:color="auto"/>
            </w:tcBorders>
            <w:shd w:val="clear" w:color="000000" w:fill="D9D9D9"/>
            <w:vAlign w:val="center"/>
            <w:hideMark/>
            <w:tcPrChange w:id="271" w:author="Shiv Mangal Rahi" w:date="2019-12-05T15:41:00Z">
              <w:tcPr>
                <w:tcW w:w="1480" w:type="dxa"/>
                <w:tcBorders>
                  <w:top w:val="nil"/>
                  <w:left w:val="single" w:sz="4" w:space="0" w:color="auto"/>
                  <w:bottom w:val="single" w:sz="4" w:space="0" w:color="auto"/>
                  <w:right w:val="single" w:sz="4" w:space="0" w:color="auto"/>
                </w:tcBorders>
                <w:shd w:val="clear" w:color="000000" w:fill="D9D9D9"/>
                <w:vAlign w:val="center"/>
                <w:hideMark/>
              </w:tcPr>
            </w:tcPrChange>
          </w:tcPr>
          <w:p w14:paraId="330C6595"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Editable</w:t>
            </w:r>
          </w:p>
        </w:tc>
        <w:tc>
          <w:tcPr>
            <w:tcW w:w="1479" w:type="dxa"/>
            <w:tcBorders>
              <w:top w:val="nil"/>
              <w:left w:val="nil"/>
              <w:bottom w:val="single" w:sz="4" w:space="0" w:color="auto"/>
              <w:right w:val="single" w:sz="4" w:space="0" w:color="auto"/>
            </w:tcBorders>
            <w:shd w:val="clear" w:color="auto" w:fill="auto"/>
            <w:vAlign w:val="center"/>
            <w:hideMark/>
            <w:tcPrChange w:id="272"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7DA1DAB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Change w:id="273"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454FC92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Change w:id="274"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20E421E7"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Change w:id="275"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6AF55AC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Change w:id="276"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61A79506"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216359" w:rsidRPr="003C02F8" w14:paraId="29DE269F" w14:textId="7376E7F6" w:rsidTr="00216359">
        <w:trPr>
          <w:trHeight w:val="20"/>
          <w:trPrChange w:id="277" w:author="Shiv Mangal Rahi" w:date="2019-12-05T15:41:00Z">
            <w:trPr>
              <w:trHeight w:val="20"/>
            </w:trPr>
          </w:trPrChange>
        </w:trPr>
        <w:tc>
          <w:tcPr>
            <w:tcW w:w="1480" w:type="dxa"/>
            <w:tcBorders>
              <w:top w:val="nil"/>
              <w:left w:val="single" w:sz="4" w:space="0" w:color="auto"/>
              <w:bottom w:val="single" w:sz="4" w:space="0" w:color="auto"/>
              <w:right w:val="single" w:sz="4" w:space="0" w:color="auto"/>
            </w:tcBorders>
            <w:shd w:val="clear" w:color="000000" w:fill="D9D9D9"/>
            <w:vAlign w:val="center"/>
            <w:hideMark/>
            <w:tcPrChange w:id="278" w:author="Shiv Mangal Rahi" w:date="2019-12-05T15:41:00Z">
              <w:tcPr>
                <w:tcW w:w="1480" w:type="dxa"/>
                <w:tcBorders>
                  <w:top w:val="nil"/>
                  <w:left w:val="single" w:sz="4" w:space="0" w:color="auto"/>
                  <w:bottom w:val="single" w:sz="4" w:space="0" w:color="auto"/>
                  <w:right w:val="single" w:sz="4" w:space="0" w:color="auto"/>
                </w:tcBorders>
                <w:shd w:val="clear" w:color="000000" w:fill="D9D9D9"/>
                <w:vAlign w:val="center"/>
                <w:hideMark/>
              </w:tcPr>
            </w:tcPrChange>
          </w:tcPr>
          <w:p w14:paraId="50352C14"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 xml:space="preserve">Is </w:t>
            </w:r>
            <w:proofErr w:type="spellStart"/>
            <w:r w:rsidRPr="003C02F8">
              <w:rPr>
                <w:rFonts w:ascii="Calibri" w:eastAsia="Times New Roman" w:hAnsi="Calibri" w:cs="Calibri"/>
                <w:color w:val="000000"/>
                <w:sz w:val="20"/>
                <w:szCs w:val="20"/>
                <w:lang w:val="en-US"/>
              </w:rPr>
              <w:t>Listable</w:t>
            </w:r>
            <w:proofErr w:type="spellEnd"/>
          </w:p>
        </w:tc>
        <w:tc>
          <w:tcPr>
            <w:tcW w:w="1479" w:type="dxa"/>
            <w:tcBorders>
              <w:top w:val="nil"/>
              <w:left w:val="nil"/>
              <w:bottom w:val="single" w:sz="4" w:space="0" w:color="auto"/>
              <w:right w:val="single" w:sz="4" w:space="0" w:color="auto"/>
            </w:tcBorders>
            <w:shd w:val="clear" w:color="auto" w:fill="auto"/>
            <w:vAlign w:val="center"/>
            <w:hideMark/>
            <w:tcPrChange w:id="279"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22E8E404"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Change w:id="280"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5B8044B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Change w:id="281"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62DA1E50"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Change w:id="282"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64C9D57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Change w:id="283"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2E0F912C"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216359" w:rsidRPr="003C02F8" w14:paraId="3AA06FB1" w14:textId="2CE5FB82" w:rsidTr="00216359">
        <w:trPr>
          <w:trHeight w:val="20"/>
          <w:trPrChange w:id="284" w:author="Shiv Mangal Rahi" w:date="2019-12-05T15:41:00Z">
            <w:trPr>
              <w:trHeight w:val="20"/>
            </w:trPr>
          </w:trPrChange>
        </w:trPr>
        <w:tc>
          <w:tcPr>
            <w:tcW w:w="1480" w:type="dxa"/>
            <w:tcBorders>
              <w:top w:val="nil"/>
              <w:left w:val="single" w:sz="4" w:space="0" w:color="auto"/>
              <w:bottom w:val="single" w:sz="4" w:space="0" w:color="auto"/>
              <w:right w:val="single" w:sz="4" w:space="0" w:color="auto"/>
            </w:tcBorders>
            <w:shd w:val="clear" w:color="000000" w:fill="D9D9D9"/>
            <w:vAlign w:val="center"/>
            <w:hideMark/>
            <w:tcPrChange w:id="285" w:author="Shiv Mangal Rahi" w:date="2019-12-05T15:41:00Z">
              <w:tcPr>
                <w:tcW w:w="1480" w:type="dxa"/>
                <w:tcBorders>
                  <w:top w:val="nil"/>
                  <w:left w:val="single" w:sz="4" w:space="0" w:color="auto"/>
                  <w:bottom w:val="single" w:sz="4" w:space="0" w:color="auto"/>
                  <w:right w:val="single" w:sz="4" w:space="0" w:color="auto"/>
                </w:tcBorders>
                <w:shd w:val="clear" w:color="000000" w:fill="D9D9D9"/>
                <w:vAlign w:val="center"/>
                <w:hideMark/>
              </w:tcPr>
            </w:tcPrChange>
          </w:tcPr>
          <w:p w14:paraId="4A7C695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Required</w:t>
            </w:r>
          </w:p>
        </w:tc>
        <w:tc>
          <w:tcPr>
            <w:tcW w:w="1479" w:type="dxa"/>
            <w:tcBorders>
              <w:top w:val="nil"/>
              <w:left w:val="nil"/>
              <w:bottom w:val="single" w:sz="4" w:space="0" w:color="auto"/>
              <w:right w:val="single" w:sz="4" w:space="0" w:color="auto"/>
            </w:tcBorders>
            <w:shd w:val="clear" w:color="auto" w:fill="auto"/>
            <w:vAlign w:val="center"/>
            <w:hideMark/>
            <w:tcPrChange w:id="286"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21E1342D"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Change w:id="287"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579B5D77" w14:textId="18B1B41E" w:rsidR="00216359" w:rsidRPr="003C02F8" w:rsidRDefault="00216359" w:rsidP="003C02F8">
            <w:pPr>
              <w:rPr>
                <w:rFonts w:ascii="Calibri" w:eastAsia="Times New Roman" w:hAnsi="Calibri" w:cs="Calibri"/>
                <w:color w:val="000000"/>
                <w:sz w:val="20"/>
                <w:szCs w:val="20"/>
                <w:lang w:val="en-US"/>
              </w:rPr>
            </w:pPr>
            <w:del w:id="288" w:author="Shiv Mangal Rahi" w:date="2019-12-05T13:59:00Z">
              <w:r w:rsidRPr="003C02F8" w:rsidDel="00EE5720">
                <w:rPr>
                  <w:rFonts w:ascii="Calibri" w:eastAsia="Times New Roman" w:hAnsi="Calibri" w:cs="Calibri"/>
                  <w:color w:val="000000"/>
                  <w:sz w:val="20"/>
                  <w:szCs w:val="20"/>
                  <w:lang w:val="en-US"/>
                </w:rPr>
                <w:delText>FALSE</w:delText>
              </w:r>
            </w:del>
            <w:ins w:id="289" w:author="Shiv Mangal Rahi" w:date="2019-12-05T13:59:00Z">
              <w:r>
                <w:rPr>
                  <w:rFonts w:ascii="Calibri" w:eastAsia="Times New Roman" w:hAnsi="Calibri" w:cs="Calibri"/>
                  <w:color w:val="000000"/>
                  <w:sz w:val="20"/>
                  <w:szCs w:val="20"/>
                  <w:lang w:val="en-US"/>
                </w:rPr>
                <w:t>TRUE</w:t>
              </w:r>
            </w:ins>
          </w:p>
        </w:tc>
        <w:tc>
          <w:tcPr>
            <w:tcW w:w="1479" w:type="dxa"/>
            <w:tcBorders>
              <w:top w:val="nil"/>
              <w:left w:val="nil"/>
              <w:bottom w:val="single" w:sz="4" w:space="0" w:color="auto"/>
              <w:right w:val="single" w:sz="4" w:space="0" w:color="auto"/>
            </w:tcBorders>
            <w:shd w:val="clear" w:color="auto" w:fill="auto"/>
            <w:vAlign w:val="center"/>
            <w:hideMark/>
            <w:tcPrChange w:id="290"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7E5D8421" w14:textId="6152A437" w:rsidR="00216359" w:rsidRPr="003C02F8" w:rsidRDefault="00216359" w:rsidP="003C02F8">
            <w:pPr>
              <w:rPr>
                <w:rFonts w:ascii="Calibri" w:eastAsia="Times New Roman" w:hAnsi="Calibri" w:cs="Calibri"/>
                <w:color w:val="000000"/>
                <w:sz w:val="20"/>
                <w:szCs w:val="20"/>
                <w:lang w:val="en-US"/>
              </w:rPr>
            </w:pPr>
            <w:del w:id="291" w:author="Shiv Mangal Rahi" w:date="2019-12-05T13:59:00Z">
              <w:r w:rsidRPr="003C02F8" w:rsidDel="00EE5720">
                <w:rPr>
                  <w:rFonts w:ascii="Calibri" w:eastAsia="Times New Roman" w:hAnsi="Calibri" w:cs="Calibri"/>
                  <w:color w:val="000000"/>
                  <w:sz w:val="20"/>
                  <w:szCs w:val="20"/>
                  <w:lang w:val="en-US"/>
                </w:rPr>
                <w:delText>FALSE</w:delText>
              </w:r>
            </w:del>
            <w:ins w:id="292" w:author="Shiv Mangal Rahi" w:date="2019-12-05T13:59:00Z">
              <w:r>
                <w:rPr>
                  <w:rFonts w:ascii="Calibri" w:eastAsia="Times New Roman" w:hAnsi="Calibri" w:cs="Calibri"/>
                  <w:color w:val="000000"/>
                  <w:sz w:val="20"/>
                  <w:szCs w:val="20"/>
                  <w:lang w:val="en-US"/>
                </w:rPr>
                <w:t>TRUE</w:t>
              </w:r>
            </w:ins>
          </w:p>
        </w:tc>
        <w:tc>
          <w:tcPr>
            <w:tcW w:w="1479" w:type="dxa"/>
            <w:tcBorders>
              <w:top w:val="nil"/>
              <w:left w:val="nil"/>
              <w:bottom w:val="single" w:sz="4" w:space="0" w:color="auto"/>
              <w:right w:val="single" w:sz="4" w:space="0" w:color="auto"/>
            </w:tcBorders>
            <w:shd w:val="clear" w:color="auto" w:fill="auto"/>
            <w:vAlign w:val="center"/>
            <w:hideMark/>
            <w:tcPrChange w:id="293"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64A2E76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Change w:id="294"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5893B57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216359" w:rsidRPr="003C02F8" w14:paraId="6E6CB37A" w14:textId="11A97939" w:rsidTr="00216359">
        <w:trPr>
          <w:trHeight w:val="20"/>
          <w:trPrChange w:id="295" w:author="Shiv Mangal Rahi" w:date="2019-12-05T15:41:00Z">
            <w:trPr>
              <w:trHeight w:val="20"/>
            </w:trPr>
          </w:trPrChange>
        </w:trPr>
        <w:tc>
          <w:tcPr>
            <w:tcW w:w="1480" w:type="dxa"/>
            <w:tcBorders>
              <w:top w:val="nil"/>
              <w:left w:val="single" w:sz="4" w:space="0" w:color="auto"/>
              <w:bottom w:val="single" w:sz="4" w:space="0" w:color="auto"/>
              <w:right w:val="single" w:sz="4" w:space="0" w:color="auto"/>
            </w:tcBorders>
            <w:shd w:val="clear" w:color="000000" w:fill="D9D9D9"/>
            <w:vAlign w:val="center"/>
            <w:hideMark/>
            <w:tcPrChange w:id="296" w:author="Shiv Mangal Rahi" w:date="2019-12-05T15:41:00Z">
              <w:tcPr>
                <w:tcW w:w="1480" w:type="dxa"/>
                <w:tcBorders>
                  <w:top w:val="nil"/>
                  <w:left w:val="single" w:sz="4" w:space="0" w:color="auto"/>
                  <w:bottom w:val="single" w:sz="4" w:space="0" w:color="auto"/>
                  <w:right w:val="single" w:sz="4" w:space="0" w:color="auto"/>
                </w:tcBorders>
                <w:shd w:val="clear" w:color="000000" w:fill="D9D9D9"/>
                <w:vAlign w:val="center"/>
                <w:hideMark/>
              </w:tcPr>
            </w:tcPrChange>
          </w:tcPr>
          <w:p w14:paraId="37E9B9CF"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Part of Key</w:t>
            </w:r>
          </w:p>
        </w:tc>
        <w:tc>
          <w:tcPr>
            <w:tcW w:w="1479" w:type="dxa"/>
            <w:tcBorders>
              <w:top w:val="nil"/>
              <w:left w:val="nil"/>
              <w:bottom w:val="single" w:sz="4" w:space="0" w:color="auto"/>
              <w:right w:val="single" w:sz="4" w:space="0" w:color="auto"/>
            </w:tcBorders>
            <w:shd w:val="clear" w:color="auto" w:fill="auto"/>
            <w:vAlign w:val="center"/>
            <w:hideMark/>
            <w:tcPrChange w:id="297"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1C8A123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Change w:id="298"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77EA986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Change w:id="299"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7DE5BD5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Change w:id="300"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719DEB00"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Change w:id="301"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524D5FF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216359" w:rsidRPr="003C02F8" w14:paraId="698FB9DB" w14:textId="5D083C5F" w:rsidTr="00216359">
        <w:trPr>
          <w:trHeight w:val="20"/>
          <w:trPrChange w:id="302" w:author="Shiv Mangal Rahi" w:date="2019-12-05T15:41:00Z">
            <w:trPr>
              <w:trHeight w:val="20"/>
            </w:trPr>
          </w:trPrChange>
        </w:trPr>
        <w:tc>
          <w:tcPr>
            <w:tcW w:w="1480" w:type="dxa"/>
            <w:tcBorders>
              <w:top w:val="nil"/>
              <w:left w:val="single" w:sz="4" w:space="0" w:color="auto"/>
              <w:bottom w:val="single" w:sz="4" w:space="0" w:color="auto"/>
              <w:right w:val="single" w:sz="4" w:space="0" w:color="auto"/>
            </w:tcBorders>
            <w:shd w:val="clear" w:color="000000" w:fill="D9D9D9"/>
            <w:vAlign w:val="center"/>
            <w:hideMark/>
            <w:tcPrChange w:id="303" w:author="Shiv Mangal Rahi" w:date="2019-12-05T15:41:00Z">
              <w:tcPr>
                <w:tcW w:w="1480" w:type="dxa"/>
                <w:tcBorders>
                  <w:top w:val="nil"/>
                  <w:left w:val="single" w:sz="4" w:space="0" w:color="auto"/>
                  <w:bottom w:val="single" w:sz="4" w:space="0" w:color="auto"/>
                  <w:right w:val="single" w:sz="4" w:space="0" w:color="auto"/>
                </w:tcBorders>
                <w:shd w:val="clear" w:color="000000" w:fill="D9D9D9"/>
                <w:vAlign w:val="center"/>
                <w:hideMark/>
              </w:tcPr>
            </w:tcPrChange>
          </w:tcPr>
          <w:p w14:paraId="5B2E438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As Top Level Filter</w:t>
            </w:r>
          </w:p>
        </w:tc>
        <w:tc>
          <w:tcPr>
            <w:tcW w:w="1479" w:type="dxa"/>
            <w:tcBorders>
              <w:top w:val="nil"/>
              <w:left w:val="nil"/>
              <w:bottom w:val="single" w:sz="4" w:space="0" w:color="auto"/>
              <w:right w:val="single" w:sz="4" w:space="0" w:color="auto"/>
            </w:tcBorders>
            <w:shd w:val="clear" w:color="auto" w:fill="auto"/>
            <w:vAlign w:val="center"/>
            <w:hideMark/>
            <w:tcPrChange w:id="304"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18E1AE1F"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305"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24E19C74"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306"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7E3BC2A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307"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55A7DA4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308"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236D0266"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10CE23F5" w14:textId="61F1CF13" w:rsidTr="00216359">
        <w:trPr>
          <w:trHeight w:val="20"/>
          <w:trPrChange w:id="309" w:author="Shiv Mangal Rahi" w:date="2019-12-05T15:41:00Z">
            <w:trPr>
              <w:trHeight w:val="20"/>
            </w:trPr>
          </w:trPrChange>
        </w:trPr>
        <w:tc>
          <w:tcPr>
            <w:tcW w:w="1480" w:type="dxa"/>
            <w:tcBorders>
              <w:top w:val="nil"/>
              <w:left w:val="single" w:sz="4" w:space="0" w:color="auto"/>
              <w:bottom w:val="single" w:sz="4" w:space="0" w:color="auto"/>
              <w:right w:val="single" w:sz="4" w:space="0" w:color="auto"/>
            </w:tcBorders>
            <w:shd w:val="clear" w:color="000000" w:fill="D9D9D9"/>
            <w:vAlign w:val="center"/>
            <w:hideMark/>
            <w:tcPrChange w:id="310" w:author="Shiv Mangal Rahi" w:date="2019-12-05T15:41:00Z">
              <w:tcPr>
                <w:tcW w:w="1480" w:type="dxa"/>
                <w:tcBorders>
                  <w:top w:val="nil"/>
                  <w:left w:val="single" w:sz="4" w:space="0" w:color="auto"/>
                  <w:bottom w:val="single" w:sz="4" w:space="0" w:color="auto"/>
                  <w:right w:val="single" w:sz="4" w:space="0" w:color="auto"/>
                </w:tcBorders>
                <w:shd w:val="clear" w:color="000000" w:fill="D9D9D9"/>
                <w:vAlign w:val="center"/>
                <w:hideMark/>
              </w:tcPr>
            </w:tcPrChange>
          </w:tcPr>
          <w:p w14:paraId="49D9E4F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Allow Multiple Items</w:t>
            </w:r>
          </w:p>
        </w:tc>
        <w:tc>
          <w:tcPr>
            <w:tcW w:w="1479" w:type="dxa"/>
            <w:tcBorders>
              <w:top w:val="nil"/>
              <w:left w:val="nil"/>
              <w:bottom w:val="single" w:sz="4" w:space="0" w:color="auto"/>
              <w:right w:val="single" w:sz="4" w:space="0" w:color="auto"/>
            </w:tcBorders>
            <w:shd w:val="clear" w:color="auto" w:fill="auto"/>
            <w:vAlign w:val="center"/>
            <w:hideMark/>
            <w:tcPrChange w:id="311"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4731D2D6"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312"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5D72464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Change w:id="313"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03FF69F7"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314"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7890DD7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Change w:id="315"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688D8CB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2F045949" w14:textId="2444C12F" w:rsidTr="00216359">
        <w:trPr>
          <w:trHeight w:val="20"/>
          <w:trPrChange w:id="316" w:author="Shiv Mangal Rahi" w:date="2019-12-05T15:41:00Z">
            <w:trPr>
              <w:trHeight w:val="20"/>
            </w:trPr>
          </w:trPrChange>
        </w:trPr>
        <w:tc>
          <w:tcPr>
            <w:tcW w:w="1480" w:type="dxa"/>
            <w:tcBorders>
              <w:top w:val="nil"/>
              <w:left w:val="single" w:sz="4" w:space="0" w:color="auto"/>
              <w:bottom w:val="single" w:sz="4" w:space="0" w:color="auto"/>
              <w:right w:val="single" w:sz="4" w:space="0" w:color="auto"/>
            </w:tcBorders>
            <w:shd w:val="clear" w:color="000000" w:fill="D9D9D9"/>
            <w:vAlign w:val="center"/>
            <w:hideMark/>
            <w:tcPrChange w:id="317" w:author="Shiv Mangal Rahi" w:date="2019-12-05T15:41:00Z">
              <w:tcPr>
                <w:tcW w:w="1480" w:type="dxa"/>
                <w:tcBorders>
                  <w:top w:val="nil"/>
                  <w:left w:val="single" w:sz="4" w:space="0" w:color="auto"/>
                  <w:bottom w:val="single" w:sz="4" w:space="0" w:color="auto"/>
                  <w:right w:val="single" w:sz="4" w:space="0" w:color="auto"/>
                </w:tcBorders>
                <w:shd w:val="clear" w:color="000000" w:fill="D9D9D9"/>
                <w:vAlign w:val="center"/>
                <w:hideMark/>
              </w:tcPr>
            </w:tcPrChange>
          </w:tcPr>
          <w:p w14:paraId="4F46202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if Empty</w:t>
            </w:r>
          </w:p>
        </w:tc>
        <w:tc>
          <w:tcPr>
            <w:tcW w:w="1479" w:type="dxa"/>
            <w:tcBorders>
              <w:top w:val="nil"/>
              <w:left w:val="nil"/>
              <w:bottom w:val="single" w:sz="4" w:space="0" w:color="auto"/>
              <w:right w:val="single" w:sz="4" w:space="0" w:color="auto"/>
            </w:tcBorders>
            <w:shd w:val="clear" w:color="auto" w:fill="auto"/>
            <w:vAlign w:val="center"/>
            <w:hideMark/>
            <w:tcPrChange w:id="318"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504B7FAF"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Change w:id="319"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7B6E336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Change w:id="320"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4DB7575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Change w:id="321"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0D9EFCA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Change w:id="322"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274E534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216359" w:rsidRPr="003C02F8" w14:paraId="1A08F7DA" w14:textId="208961E1" w:rsidTr="00216359">
        <w:trPr>
          <w:trHeight w:val="20"/>
          <w:trPrChange w:id="323" w:author="Shiv Mangal Rahi" w:date="2019-12-05T15:41:00Z">
            <w:trPr>
              <w:trHeight w:val="20"/>
            </w:trPr>
          </w:trPrChange>
        </w:trPr>
        <w:tc>
          <w:tcPr>
            <w:tcW w:w="1480" w:type="dxa"/>
            <w:tcBorders>
              <w:top w:val="nil"/>
              <w:left w:val="single" w:sz="4" w:space="0" w:color="auto"/>
              <w:bottom w:val="single" w:sz="4" w:space="0" w:color="auto"/>
              <w:right w:val="single" w:sz="4" w:space="0" w:color="auto"/>
            </w:tcBorders>
            <w:shd w:val="clear" w:color="000000" w:fill="D9D9D9"/>
            <w:vAlign w:val="center"/>
            <w:hideMark/>
            <w:tcPrChange w:id="324" w:author="Shiv Mangal Rahi" w:date="2019-12-05T15:41:00Z">
              <w:tcPr>
                <w:tcW w:w="1480" w:type="dxa"/>
                <w:tcBorders>
                  <w:top w:val="nil"/>
                  <w:left w:val="single" w:sz="4" w:space="0" w:color="auto"/>
                  <w:bottom w:val="single" w:sz="4" w:space="0" w:color="auto"/>
                  <w:right w:val="single" w:sz="4" w:space="0" w:color="auto"/>
                </w:tcBorders>
                <w:shd w:val="clear" w:color="000000" w:fill="D9D9D9"/>
                <w:vAlign w:val="center"/>
                <w:hideMark/>
              </w:tcPr>
            </w:tcPrChange>
          </w:tcPr>
          <w:p w14:paraId="54E2212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Lookup Type</w:t>
            </w:r>
          </w:p>
        </w:tc>
        <w:tc>
          <w:tcPr>
            <w:tcW w:w="1479" w:type="dxa"/>
            <w:tcBorders>
              <w:top w:val="nil"/>
              <w:left w:val="nil"/>
              <w:bottom w:val="single" w:sz="4" w:space="0" w:color="auto"/>
              <w:right w:val="single" w:sz="4" w:space="0" w:color="auto"/>
            </w:tcBorders>
            <w:shd w:val="clear" w:color="auto" w:fill="auto"/>
            <w:vAlign w:val="center"/>
            <w:hideMark/>
            <w:tcPrChange w:id="325"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021EF1FF"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326"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78367DC7"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327"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5D8439B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328"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34A662EB"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329"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6E2D918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3ED57A9F" w14:textId="3AFFA198" w:rsidTr="00216359">
        <w:trPr>
          <w:trHeight w:val="20"/>
          <w:trPrChange w:id="330" w:author="Shiv Mangal Rahi" w:date="2019-12-05T15:41:00Z">
            <w:trPr>
              <w:trHeight w:val="20"/>
            </w:trPr>
          </w:trPrChange>
        </w:trPr>
        <w:tc>
          <w:tcPr>
            <w:tcW w:w="1480" w:type="dxa"/>
            <w:tcBorders>
              <w:top w:val="nil"/>
              <w:left w:val="single" w:sz="4" w:space="0" w:color="auto"/>
              <w:bottom w:val="single" w:sz="4" w:space="0" w:color="auto"/>
              <w:right w:val="single" w:sz="4" w:space="0" w:color="auto"/>
            </w:tcBorders>
            <w:shd w:val="clear" w:color="000000" w:fill="D9D9D9"/>
            <w:vAlign w:val="center"/>
            <w:hideMark/>
            <w:tcPrChange w:id="331" w:author="Shiv Mangal Rahi" w:date="2019-12-05T15:41:00Z">
              <w:tcPr>
                <w:tcW w:w="1480" w:type="dxa"/>
                <w:tcBorders>
                  <w:top w:val="nil"/>
                  <w:left w:val="single" w:sz="4" w:space="0" w:color="auto"/>
                  <w:bottom w:val="single" w:sz="4" w:space="0" w:color="auto"/>
                  <w:right w:val="single" w:sz="4" w:space="0" w:color="auto"/>
                </w:tcBorders>
                <w:shd w:val="clear" w:color="000000" w:fill="D9D9D9"/>
                <w:vAlign w:val="center"/>
                <w:hideMark/>
              </w:tcPr>
            </w:tcPrChange>
          </w:tcPr>
          <w:p w14:paraId="65192DF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Relationship Type</w:t>
            </w:r>
          </w:p>
        </w:tc>
        <w:tc>
          <w:tcPr>
            <w:tcW w:w="1479" w:type="dxa"/>
            <w:tcBorders>
              <w:top w:val="nil"/>
              <w:left w:val="nil"/>
              <w:bottom w:val="single" w:sz="4" w:space="0" w:color="auto"/>
              <w:right w:val="single" w:sz="4" w:space="0" w:color="auto"/>
            </w:tcBorders>
            <w:shd w:val="clear" w:color="auto" w:fill="auto"/>
            <w:vAlign w:val="center"/>
            <w:hideMark/>
            <w:tcPrChange w:id="332"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1205AA1D"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333"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7E5BC94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334"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224602E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335"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72EA753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336"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279EBCC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6FBE2EC5" w14:textId="6CF7716E" w:rsidTr="00216359">
        <w:trPr>
          <w:trHeight w:val="20"/>
          <w:trPrChange w:id="337" w:author="Shiv Mangal Rahi" w:date="2019-12-05T15:41:00Z">
            <w:trPr>
              <w:trHeight w:val="20"/>
            </w:trPr>
          </w:trPrChange>
        </w:trPr>
        <w:tc>
          <w:tcPr>
            <w:tcW w:w="1480" w:type="dxa"/>
            <w:tcBorders>
              <w:top w:val="nil"/>
              <w:left w:val="single" w:sz="4" w:space="0" w:color="auto"/>
              <w:bottom w:val="single" w:sz="4" w:space="0" w:color="auto"/>
              <w:right w:val="single" w:sz="4" w:space="0" w:color="auto"/>
            </w:tcBorders>
            <w:shd w:val="clear" w:color="000000" w:fill="D9D9D9"/>
            <w:vAlign w:val="center"/>
            <w:hideMark/>
            <w:tcPrChange w:id="338" w:author="Shiv Mangal Rahi" w:date="2019-12-05T15:41:00Z">
              <w:tcPr>
                <w:tcW w:w="1480" w:type="dxa"/>
                <w:tcBorders>
                  <w:top w:val="nil"/>
                  <w:left w:val="single" w:sz="4" w:space="0" w:color="auto"/>
                  <w:bottom w:val="single" w:sz="4" w:space="0" w:color="auto"/>
                  <w:right w:val="single" w:sz="4" w:space="0" w:color="auto"/>
                </w:tcBorders>
                <w:shd w:val="clear" w:color="000000" w:fill="D9D9D9"/>
                <w:vAlign w:val="center"/>
                <w:hideMark/>
              </w:tcPr>
            </w:tcPrChange>
          </w:tcPr>
          <w:p w14:paraId="1ECDF7F6"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Table Settings</w:t>
            </w:r>
          </w:p>
        </w:tc>
        <w:tc>
          <w:tcPr>
            <w:tcW w:w="1479" w:type="dxa"/>
            <w:tcBorders>
              <w:top w:val="nil"/>
              <w:left w:val="nil"/>
              <w:bottom w:val="single" w:sz="4" w:space="0" w:color="auto"/>
              <w:right w:val="single" w:sz="4" w:space="0" w:color="auto"/>
            </w:tcBorders>
            <w:shd w:val="clear" w:color="auto" w:fill="auto"/>
            <w:vAlign w:val="center"/>
            <w:hideMark/>
            <w:tcPrChange w:id="339"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5EAE55CF"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340"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611EBDF0"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341"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736994EC"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342"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348321C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Change w:id="343" w:author="Shiv Mangal Rahi" w:date="2019-12-05T15:41:00Z">
              <w:tcPr>
                <w:tcW w:w="1479" w:type="dxa"/>
                <w:tcBorders>
                  <w:top w:val="nil"/>
                  <w:left w:val="nil"/>
                  <w:bottom w:val="single" w:sz="4" w:space="0" w:color="auto"/>
                  <w:right w:val="single" w:sz="4" w:space="0" w:color="auto"/>
                </w:tcBorders>
                <w:shd w:val="clear" w:color="auto" w:fill="auto"/>
                <w:vAlign w:val="center"/>
                <w:hideMark/>
              </w:tcPr>
            </w:tcPrChange>
          </w:tcPr>
          <w:p w14:paraId="25B4063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bl>
    <w:p w14:paraId="6592D8BC" w14:textId="49DDBE7A" w:rsidR="008113BD" w:rsidRDefault="008113BD" w:rsidP="008113BD">
      <w:pPr>
        <w:jc w:val="both"/>
        <w:rPr>
          <w:rFonts w:eastAsia="Times New Roman" w:cs="Times New Roman"/>
          <w:sz w:val="22"/>
          <w:szCs w:val="20"/>
          <w:lang w:val="en-US"/>
        </w:rPr>
      </w:pPr>
    </w:p>
    <w:p w14:paraId="4FC28651" w14:textId="77777777" w:rsidR="00E26DC1" w:rsidRDefault="00E26DC1" w:rsidP="00E26DC1">
      <w:pPr>
        <w:jc w:val="both"/>
        <w:rPr>
          <w:rFonts w:eastAsia="Times New Roman" w:cs="Times New Roman"/>
          <w:sz w:val="22"/>
          <w:szCs w:val="20"/>
          <w:lang w:val="en-US"/>
        </w:rPr>
      </w:pPr>
    </w:p>
    <w:tbl>
      <w:tblPr>
        <w:tblpPr w:leftFromText="180" w:rightFromText="180" w:vertAnchor="text" w:tblpY="1"/>
        <w:tblOverlap w:val="never"/>
        <w:tblW w:w="8658" w:type="dxa"/>
        <w:tblLayout w:type="fixed"/>
        <w:tblLook w:val="04A0" w:firstRow="1" w:lastRow="0" w:firstColumn="1" w:lastColumn="0" w:noHBand="0" w:noVBand="1"/>
        <w:tblPrChange w:id="344" w:author="Shiv Mangal Rahi" w:date="2019-12-05T15:49:00Z">
          <w:tblPr>
            <w:tblpPr w:leftFromText="180" w:rightFromText="180" w:vertAnchor="text" w:tblpY="1"/>
            <w:tblOverlap w:val="never"/>
            <w:tblW w:w="6768" w:type="dxa"/>
            <w:tblLayout w:type="fixed"/>
            <w:tblLook w:val="04A0" w:firstRow="1" w:lastRow="0" w:firstColumn="1" w:lastColumn="0" w:noHBand="0" w:noVBand="1"/>
          </w:tblPr>
        </w:tblPrChange>
      </w:tblPr>
      <w:tblGrid>
        <w:gridCol w:w="1458"/>
        <w:gridCol w:w="1620"/>
        <w:gridCol w:w="1800"/>
        <w:gridCol w:w="1890"/>
        <w:gridCol w:w="1890"/>
        <w:tblGridChange w:id="345">
          <w:tblGrid>
            <w:gridCol w:w="1458"/>
            <w:gridCol w:w="1620"/>
            <w:gridCol w:w="1800"/>
            <w:gridCol w:w="1890"/>
            <w:gridCol w:w="1890"/>
          </w:tblGrid>
        </w:tblGridChange>
      </w:tblGrid>
      <w:tr w:rsidR="00A81D3D" w:rsidRPr="003C02F8" w14:paraId="1CF7CD89" w14:textId="1864E7B7" w:rsidTr="00A81D3D">
        <w:trPr>
          <w:trHeight w:val="20"/>
          <w:ins w:id="346" w:author="Shiv Mangal Rahi" w:date="2019-12-05T15:39:00Z"/>
          <w:trPrChange w:id="347" w:author="Shiv Mangal Rahi" w:date="2019-12-05T15:49:00Z">
            <w:trPr>
              <w:trHeight w:val="20"/>
            </w:trPr>
          </w:trPrChange>
        </w:trPr>
        <w:tc>
          <w:tcPr>
            <w:tcW w:w="145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Change w:id="348" w:author="Shiv Mangal Rahi" w:date="2019-12-05T15:49:00Z">
              <w:tcPr>
                <w:tcW w:w="145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tcPrChange>
          </w:tcPr>
          <w:p w14:paraId="085A38F6" w14:textId="77777777" w:rsidR="00A81D3D" w:rsidRPr="003C02F8" w:rsidRDefault="00A81D3D">
            <w:pPr>
              <w:jc w:val="center"/>
              <w:rPr>
                <w:ins w:id="349" w:author="Shiv Mangal Rahi" w:date="2019-12-05T15:39:00Z"/>
                <w:rFonts w:ascii="Calibri" w:eastAsia="Times New Roman" w:hAnsi="Calibri" w:cs="Calibri"/>
                <w:b/>
                <w:bCs/>
                <w:color w:val="000000"/>
                <w:sz w:val="20"/>
                <w:szCs w:val="20"/>
                <w:lang w:val="en-US"/>
              </w:rPr>
            </w:pPr>
            <w:ins w:id="350" w:author="Shiv Mangal Rahi" w:date="2019-12-05T15:39:00Z">
              <w:r w:rsidRPr="003C02F8">
                <w:rPr>
                  <w:rFonts w:ascii="Calibri" w:eastAsia="Times New Roman" w:hAnsi="Calibri" w:cs="Calibri"/>
                  <w:b/>
                  <w:bCs/>
                  <w:color w:val="000000"/>
                  <w:sz w:val="20"/>
                  <w:szCs w:val="20"/>
                  <w:lang w:val="en-US"/>
                </w:rPr>
                <w:t>Field Attribute</w:t>
              </w:r>
            </w:ins>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Change w:id="351" w:author="Shiv Mangal Rahi" w:date="2019-12-05T15:49:00Z">
              <w:tcPr>
                <w:tcW w:w="1620" w:type="dxa"/>
                <w:tcBorders>
                  <w:top w:val="single" w:sz="4" w:space="0" w:color="auto"/>
                  <w:left w:val="nil"/>
                  <w:bottom w:val="single" w:sz="4" w:space="0" w:color="auto"/>
                  <w:right w:val="single" w:sz="4" w:space="0" w:color="auto"/>
                </w:tcBorders>
                <w:shd w:val="clear" w:color="000000" w:fill="BFBFBF"/>
                <w:noWrap/>
                <w:vAlign w:val="center"/>
                <w:hideMark/>
              </w:tcPr>
            </w:tcPrChange>
          </w:tcPr>
          <w:p w14:paraId="0847F6C9" w14:textId="49A6BD3A" w:rsidR="00A81D3D" w:rsidRPr="003C02F8" w:rsidRDefault="00A81D3D">
            <w:pPr>
              <w:rPr>
                <w:ins w:id="352" w:author="Shiv Mangal Rahi" w:date="2019-12-05T15:39:00Z"/>
                <w:rFonts w:ascii="Calibri" w:eastAsia="Times New Roman" w:hAnsi="Calibri" w:cs="Calibri"/>
                <w:b/>
                <w:bCs/>
                <w:color w:val="000000"/>
                <w:sz w:val="20"/>
                <w:szCs w:val="20"/>
                <w:lang w:val="en-US"/>
              </w:rPr>
            </w:pPr>
            <w:ins w:id="353" w:author="Shiv Mangal Rahi" w:date="2019-12-05T15:39:00Z">
              <w:r>
                <w:rPr>
                  <w:rFonts w:ascii="Calibri" w:eastAsia="Times New Roman" w:hAnsi="Calibri" w:cs="Calibri"/>
                  <w:b/>
                  <w:bCs/>
                  <w:color w:val="000000"/>
                  <w:sz w:val="20"/>
                  <w:szCs w:val="20"/>
                  <w:lang w:val="en-US"/>
                </w:rPr>
                <w:t>Field-</w:t>
              </w:r>
            </w:ins>
            <w:ins w:id="354" w:author="Shiv Mangal Rahi" w:date="2019-12-05T15:41:00Z">
              <w:r>
                <w:rPr>
                  <w:rFonts w:ascii="Calibri" w:eastAsia="Times New Roman" w:hAnsi="Calibri" w:cs="Calibri"/>
                  <w:b/>
                  <w:bCs/>
                  <w:color w:val="000000"/>
                  <w:sz w:val="20"/>
                  <w:szCs w:val="20"/>
                  <w:lang w:val="en-US"/>
                </w:rPr>
                <w:t>6</w:t>
              </w:r>
            </w:ins>
          </w:p>
        </w:tc>
        <w:tc>
          <w:tcPr>
            <w:tcW w:w="1800" w:type="dxa"/>
            <w:tcBorders>
              <w:top w:val="single" w:sz="4" w:space="0" w:color="auto"/>
              <w:left w:val="nil"/>
              <w:bottom w:val="single" w:sz="4" w:space="0" w:color="auto"/>
              <w:right w:val="single" w:sz="4" w:space="0" w:color="auto"/>
            </w:tcBorders>
            <w:shd w:val="clear" w:color="000000" w:fill="BFBFBF"/>
            <w:noWrap/>
            <w:vAlign w:val="center"/>
            <w:hideMark/>
            <w:tcPrChange w:id="355" w:author="Shiv Mangal Rahi" w:date="2019-12-05T15:49:00Z">
              <w:tcPr>
                <w:tcW w:w="1800" w:type="dxa"/>
                <w:tcBorders>
                  <w:top w:val="single" w:sz="4" w:space="0" w:color="auto"/>
                  <w:left w:val="nil"/>
                  <w:bottom w:val="single" w:sz="4" w:space="0" w:color="auto"/>
                  <w:right w:val="single" w:sz="4" w:space="0" w:color="auto"/>
                </w:tcBorders>
                <w:shd w:val="clear" w:color="000000" w:fill="BFBFBF"/>
                <w:noWrap/>
                <w:vAlign w:val="center"/>
                <w:hideMark/>
              </w:tcPr>
            </w:tcPrChange>
          </w:tcPr>
          <w:p w14:paraId="4BD32016" w14:textId="309CE1BB" w:rsidR="00A81D3D" w:rsidRPr="003C02F8" w:rsidRDefault="00A81D3D">
            <w:pPr>
              <w:rPr>
                <w:ins w:id="356" w:author="Shiv Mangal Rahi" w:date="2019-12-05T15:39:00Z"/>
                <w:rFonts w:ascii="Calibri" w:eastAsia="Times New Roman" w:hAnsi="Calibri" w:cs="Calibri"/>
                <w:b/>
                <w:bCs/>
                <w:color w:val="000000"/>
                <w:sz w:val="20"/>
                <w:szCs w:val="20"/>
                <w:lang w:val="en-US"/>
              </w:rPr>
            </w:pPr>
            <w:ins w:id="357" w:author="Shiv Mangal Rahi" w:date="2019-12-05T15:39:00Z">
              <w:r>
                <w:rPr>
                  <w:rFonts w:ascii="Calibri" w:eastAsia="Times New Roman" w:hAnsi="Calibri" w:cs="Calibri"/>
                  <w:b/>
                  <w:bCs/>
                  <w:color w:val="000000"/>
                  <w:sz w:val="20"/>
                  <w:szCs w:val="20"/>
                  <w:lang w:val="en-US"/>
                </w:rPr>
                <w:t>Field-</w:t>
              </w:r>
            </w:ins>
            <w:ins w:id="358" w:author="Shiv Mangal Rahi" w:date="2019-12-05T15:41:00Z">
              <w:r>
                <w:rPr>
                  <w:rFonts w:ascii="Calibri" w:eastAsia="Times New Roman" w:hAnsi="Calibri" w:cs="Calibri"/>
                  <w:b/>
                  <w:bCs/>
                  <w:color w:val="000000"/>
                  <w:sz w:val="20"/>
                  <w:szCs w:val="20"/>
                  <w:lang w:val="en-US"/>
                </w:rPr>
                <w:t>7</w:t>
              </w:r>
            </w:ins>
          </w:p>
        </w:tc>
        <w:tc>
          <w:tcPr>
            <w:tcW w:w="1890" w:type="dxa"/>
            <w:tcBorders>
              <w:top w:val="single" w:sz="4" w:space="0" w:color="auto"/>
              <w:left w:val="nil"/>
              <w:bottom w:val="single" w:sz="4" w:space="0" w:color="auto"/>
              <w:right w:val="single" w:sz="4" w:space="0" w:color="auto"/>
            </w:tcBorders>
            <w:shd w:val="clear" w:color="000000" w:fill="BFBFBF"/>
            <w:noWrap/>
            <w:vAlign w:val="center"/>
            <w:hideMark/>
            <w:tcPrChange w:id="359" w:author="Shiv Mangal Rahi" w:date="2019-12-05T15:49:00Z">
              <w:tcPr>
                <w:tcW w:w="1890" w:type="dxa"/>
                <w:tcBorders>
                  <w:top w:val="single" w:sz="4" w:space="0" w:color="auto"/>
                  <w:left w:val="nil"/>
                  <w:bottom w:val="single" w:sz="4" w:space="0" w:color="auto"/>
                  <w:right w:val="single" w:sz="4" w:space="0" w:color="auto"/>
                </w:tcBorders>
                <w:shd w:val="clear" w:color="000000" w:fill="BFBFBF"/>
                <w:noWrap/>
                <w:vAlign w:val="center"/>
                <w:hideMark/>
              </w:tcPr>
            </w:tcPrChange>
          </w:tcPr>
          <w:p w14:paraId="7D82C621" w14:textId="5237EAD0" w:rsidR="00A81D3D" w:rsidRPr="003C02F8" w:rsidRDefault="00A81D3D">
            <w:pPr>
              <w:rPr>
                <w:ins w:id="360" w:author="Shiv Mangal Rahi" w:date="2019-12-05T15:39:00Z"/>
                <w:rFonts w:ascii="Calibri" w:eastAsia="Times New Roman" w:hAnsi="Calibri" w:cs="Calibri"/>
                <w:b/>
                <w:bCs/>
                <w:color w:val="000000"/>
                <w:sz w:val="20"/>
                <w:szCs w:val="20"/>
                <w:lang w:val="en-US"/>
              </w:rPr>
            </w:pPr>
            <w:ins w:id="361" w:author="Shiv Mangal Rahi" w:date="2019-12-05T15:39:00Z">
              <w:r>
                <w:rPr>
                  <w:rFonts w:ascii="Calibri" w:eastAsia="Times New Roman" w:hAnsi="Calibri" w:cs="Calibri"/>
                  <w:b/>
                  <w:bCs/>
                  <w:color w:val="000000"/>
                  <w:sz w:val="20"/>
                  <w:szCs w:val="20"/>
                  <w:lang w:val="en-US"/>
                </w:rPr>
                <w:t>Field-</w:t>
              </w:r>
            </w:ins>
            <w:ins w:id="362" w:author="Shiv Mangal Rahi" w:date="2019-12-05T15:41:00Z">
              <w:r>
                <w:rPr>
                  <w:rFonts w:ascii="Calibri" w:eastAsia="Times New Roman" w:hAnsi="Calibri" w:cs="Calibri"/>
                  <w:b/>
                  <w:bCs/>
                  <w:color w:val="000000"/>
                  <w:sz w:val="20"/>
                  <w:szCs w:val="20"/>
                  <w:lang w:val="en-US"/>
                </w:rPr>
                <w:t>8</w:t>
              </w:r>
            </w:ins>
          </w:p>
        </w:tc>
        <w:tc>
          <w:tcPr>
            <w:tcW w:w="1890" w:type="dxa"/>
            <w:tcBorders>
              <w:top w:val="single" w:sz="4" w:space="0" w:color="auto"/>
              <w:left w:val="nil"/>
              <w:bottom w:val="single" w:sz="4" w:space="0" w:color="auto"/>
              <w:right w:val="single" w:sz="4" w:space="0" w:color="auto"/>
            </w:tcBorders>
            <w:shd w:val="clear" w:color="000000" w:fill="BFBFBF"/>
            <w:tcPrChange w:id="363" w:author="Shiv Mangal Rahi" w:date="2019-12-05T15:49:00Z">
              <w:tcPr>
                <w:tcW w:w="1890" w:type="dxa"/>
                <w:tcBorders>
                  <w:top w:val="single" w:sz="4" w:space="0" w:color="auto"/>
                  <w:left w:val="nil"/>
                  <w:bottom w:val="single" w:sz="4" w:space="0" w:color="auto"/>
                  <w:right w:val="single" w:sz="4" w:space="0" w:color="auto"/>
                </w:tcBorders>
                <w:shd w:val="clear" w:color="000000" w:fill="BFBFBF"/>
              </w:tcPr>
            </w:tcPrChange>
          </w:tcPr>
          <w:p w14:paraId="721A0D34" w14:textId="42BCEE62" w:rsidR="00A81D3D" w:rsidRDefault="00A81D3D" w:rsidP="00D00918">
            <w:pPr>
              <w:rPr>
                <w:ins w:id="364" w:author="Shiv Mangal Rahi" w:date="2019-12-05T15:49:00Z"/>
                <w:rFonts w:ascii="Calibri" w:eastAsia="Times New Roman" w:hAnsi="Calibri" w:cs="Calibri"/>
                <w:b/>
                <w:bCs/>
                <w:color w:val="000000"/>
                <w:sz w:val="20"/>
                <w:szCs w:val="20"/>
                <w:lang w:val="en-US"/>
              </w:rPr>
            </w:pPr>
            <w:ins w:id="365" w:author="Shiv Mangal Rahi" w:date="2019-12-05T15:49:00Z">
              <w:r>
                <w:rPr>
                  <w:rFonts w:ascii="Calibri" w:eastAsia="Times New Roman" w:hAnsi="Calibri" w:cs="Calibri"/>
                  <w:b/>
                  <w:bCs/>
                  <w:color w:val="000000"/>
                  <w:sz w:val="20"/>
                  <w:szCs w:val="20"/>
                  <w:lang w:val="en-US"/>
                </w:rPr>
                <w:t>Field-9</w:t>
              </w:r>
            </w:ins>
          </w:p>
        </w:tc>
      </w:tr>
      <w:tr w:rsidR="00E2152F" w:rsidRPr="003C02F8" w14:paraId="2B931967" w14:textId="6C7966CB" w:rsidTr="00BC14DE">
        <w:trPr>
          <w:trHeight w:val="20"/>
          <w:ins w:id="366" w:author="Shiv Mangal Rahi" w:date="2019-12-05T15:39:00Z"/>
          <w:trPrChange w:id="367" w:author="Shiv Mangal Rahi" w:date="2019-12-05T15:49:00Z">
            <w:trPr>
              <w:trHeight w:val="20"/>
            </w:trPr>
          </w:trPrChange>
        </w:trPr>
        <w:tc>
          <w:tcPr>
            <w:tcW w:w="1458" w:type="dxa"/>
            <w:tcBorders>
              <w:top w:val="nil"/>
              <w:left w:val="single" w:sz="4" w:space="0" w:color="auto"/>
              <w:bottom w:val="single" w:sz="4" w:space="0" w:color="auto"/>
              <w:right w:val="single" w:sz="4" w:space="0" w:color="auto"/>
            </w:tcBorders>
            <w:shd w:val="clear" w:color="000000" w:fill="D9D9D9"/>
            <w:vAlign w:val="center"/>
            <w:hideMark/>
            <w:tcPrChange w:id="368" w:author="Shiv Mangal Rahi" w:date="2019-12-05T15:49:00Z">
              <w:tcPr>
                <w:tcW w:w="1458" w:type="dxa"/>
                <w:tcBorders>
                  <w:top w:val="nil"/>
                  <w:left w:val="single" w:sz="4" w:space="0" w:color="auto"/>
                  <w:bottom w:val="single" w:sz="4" w:space="0" w:color="auto"/>
                  <w:right w:val="single" w:sz="4" w:space="0" w:color="auto"/>
                </w:tcBorders>
                <w:shd w:val="clear" w:color="000000" w:fill="D9D9D9"/>
                <w:vAlign w:val="center"/>
                <w:hideMark/>
              </w:tcPr>
            </w:tcPrChange>
          </w:tcPr>
          <w:p w14:paraId="6994C9D3" w14:textId="77777777" w:rsidR="00E2152F" w:rsidRPr="003C02F8" w:rsidRDefault="00E2152F">
            <w:pPr>
              <w:rPr>
                <w:ins w:id="369" w:author="Shiv Mangal Rahi" w:date="2019-12-05T15:39:00Z"/>
                <w:rFonts w:ascii="Calibri" w:eastAsia="Times New Roman" w:hAnsi="Calibri" w:cs="Calibri"/>
                <w:color w:val="000000"/>
                <w:sz w:val="20"/>
                <w:szCs w:val="20"/>
                <w:lang w:val="en-US"/>
              </w:rPr>
            </w:pPr>
            <w:ins w:id="370" w:author="Shiv Mangal Rahi" w:date="2019-12-05T15:39:00Z">
              <w:r w:rsidRPr="003C02F8">
                <w:rPr>
                  <w:rFonts w:ascii="Calibri" w:eastAsia="Times New Roman" w:hAnsi="Calibri" w:cs="Calibri"/>
                  <w:color w:val="000000"/>
                  <w:sz w:val="20"/>
                  <w:szCs w:val="20"/>
                  <w:lang w:val="en-US"/>
                </w:rPr>
                <w:t>Name</w:t>
              </w:r>
            </w:ins>
          </w:p>
        </w:tc>
        <w:tc>
          <w:tcPr>
            <w:tcW w:w="1620" w:type="dxa"/>
            <w:tcBorders>
              <w:top w:val="nil"/>
              <w:left w:val="nil"/>
              <w:bottom w:val="single" w:sz="4" w:space="0" w:color="auto"/>
              <w:right w:val="single" w:sz="4" w:space="0" w:color="auto"/>
            </w:tcBorders>
            <w:shd w:val="clear" w:color="auto" w:fill="auto"/>
            <w:vAlign w:val="center"/>
            <w:hideMark/>
            <w:tcPrChange w:id="371" w:author="Shiv Mangal Rahi" w:date="2019-12-05T15:49:00Z">
              <w:tcPr>
                <w:tcW w:w="1620" w:type="dxa"/>
                <w:tcBorders>
                  <w:top w:val="nil"/>
                  <w:left w:val="nil"/>
                  <w:bottom w:val="single" w:sz="4" w:space="0" w:color="auto"/>
                  <w:right w:val="single" w:sz="4" w:space="0" w:color="auto"/>
                </w:tcBorders>
                <w:shd w:val="clear" w:color="auto" w:fill="auto"/>
                <w:vAlign w:val="center"/>
                <w:hideMark/>
              </w:tcPr>
            </w:tcPrChange>
          </w:tcPr>
          <w:p w14:paraId="0C0F8151" w14:textId="750D6CDA" w:rsidR="00E2152F" w:rsidRPr="003C02F8" w:rsidRDefault="00E2152F">
            <w:pPr>
              <w:rPr>
                <w:ins w:id="372" w:author="Shiv Mangal Rahi" w:date="2019-12-05T15:39:00Z"/>
                <w:rFonts w:ascii="Calibri" w:eastAsia="Times New Roman" w:hAnsi="Calibri" w:cs="Calibri"/>
                <w:color w:val="000000"/>
                <w:sz w:val="20"/>
                <w:szCs w:val="20"/>
                <w:lang w:val="en-US"/>
              </w:rPr>
            </w:pPr>
            <w:ins w:id="373" w:author="Shiv Mangal Rahi" w:date="2019-12-05T15:41:00Z">
              <w:r w:rsidRPr="003C02F8">
                <w:rPr>
                  <w:rFonts w:ascii="Calibri" w:eastAsia="Times New Roman" w:hAnsi="Calibri" w:cs="Calibri"/>
                  <w:color w:val="000000"/>
                  <w:sz w:val="20"/>
                  <w:szCs w:val="20"/>
                  <w:lang w:val="en-US"/>
                </w:rPr>
                <w:t>Consider All Spaces As Blank</w:t>
              </w:r>
            </w:ins>
          </w:p>
        </w:tc>
        <w:tc>
          <w:tcPr>
            <w:tcW w:w="1800" w:type="dxa"/>
            <w:tcBorders>
              <w:top w:val="nil"/>
              <w:left w:val="nil"/>
              <w:bottom w:val="single" w:sz="4" w:space="0" w:color="auto"/>
              <w:right w:val="single" w:sz="4" w:space="0" w:color="auto"/>
            </w:tcBorders>
            <w:shd w:val="clear" w:color="auto" w:fill="auto"/>
            <w:vAlign w:val="center"/>
            <w:hideMark/>
            <w:tcPrChange w:id="374" w:author="Shiv Mangal Rahi" w:date="2019-12-05T15:49:00Z">
              <w:tcPr>
                <w:tcW w:w="1800" w:type="dxa"/>
                <w:tcBorders>
                  <w:top w:val="nil"/>
                  <w:left w:val="nil"/>
                  <w:bottom w:val="single" w:sz="4" w:space="0" w:color="auto"/>
                  <w:right w:val="single" w:sz="4" w:space="0" w:color="auto"/>
                </w:tcBorders>
                <w:shd w:val="clear" w:color="auto" w:fill="auto"/>
                <w:vAlign w:val="center"/>
                <w:hideMark/>
              </w:tcPr>
            </w:tcPrChange>
          </w:tcPr>
          <w:p w14:paraId="49E0B5D9" w14:textId="742FE0E5" w:rsidR="00E2152F" w:rsidRPr="003C02F8" w:rsidRDefault="00E2152F">
            <w:pPr>
              <w:rPr>
                <w:ins w:id="375" w:author="Shiv Mangal Rahi" w:date="2019-12-05T15:39:00Z"/>
                <w:rFonts w:ascii="Calibri" w:eastAsia="Times New Roman" w:hAnsi="Calibri" w:cs="Calibri"/>
                <w:color w:val="000000"/>
                <w:sz w:val="20"/>
                <w:szCs w:val="20"/>
                <w:lang w:val="en-US"/>
              </w:rPr>
            </w:pPr>
            <w:ins w:id="376" w:author="Shiv Mangal Rahi" w:date="2019-12-05T15:42:00Z">
              <w:r>
                <w:rPr>
                  <w:rFonts w:ascii="Calibri" w:eastAsia="Times New Roman" w:hAnsi="Calibri" w:cs="Calibri"/>
                  <w:color w:val="000000"/>
                  <w:sz w:val="20"/>
                  <w:szCs w:val="20"/>
                  <w:lang w:val="en-US"/>
                </w:rPr>
                <w:t>Reference List</w:t>
              </w:r>
            </w:ins>
          </w:p>
        </w:tc>
        <w:tc>
          <w:tcPr>
            <w:tcW w:w="1890" w:type="dxa"/>
            <w:tcBorders>
              <w:top w:val="nil"/>
              <w:left w:val="nil"/>
              <w:bottom w:val="single" w:sz="4" w:space="0" w:color="auto"/>
              <w:right w:val="single" w:sz="4" w:space="0" w:color="auto"/>
            </w:tcBorders>
            <w:shd w:val="clear" w:color="auto" w:fill="auto"/>
            <w:vAlign w:val="center"/>
            <w:hideMark/>
            <w:tcPrChange w:id="377" w:author="Shiv Mangal Rahi" w:date="2019-12-05T15:49:00Z">
              <w:tcPr>
                <w:tcW w:w="1890" w:type="dxa"/>
                <w:tcBorders>
                  <w:top w:val="nil"/>
                  <w:left w:val="nil"/>
                  <w:bottom w:val="single" w:sz="4" w:space="0" w:color="auto"/>
                  <w:right w:val="single" w:sz="4" w:space="0" w:color="auto"/>
                </w:tcBorders>
                <w:shd w:val="clear" w:color="auto" w:fill="auto"/>
                <w:vAlign w:val="center"/>
                <w:hideMark/>
              </w:tcPr>
            </w:tcPrChange>
          </w:tcPr>
          <w:p w14:paraId="4CAD333A" w14:textId="246DBE60" w:rsidR="00E2152F" w:rsidRPr="003C02F8" w:rsidRDefault="00E2152F">
            <w:pPr>
              <w:rPr>
                <w:ins w:id="378" w:author="Shiv Mangal Rahi" w:date="2019-12-05T15:39:00Z"/>
                <w:rFonts w:ascii="Calibri" w:eastAsia="Times New Roman" w:hAnsi="Calibri" w:cs="Calibri"/>
                <w:color w:val="000000"/>
                <w:sz w:val="20"/>
                <w:szCs w:val="20"/>
                <w:lang w:val="en-US"/>
              </w:rPr>
            </w:pPr>
            <w:ins w:id="379" w:author="Shiv Mangal Rahi" w:date="2019-12-05T15:46:00Z">
              <w:r w:rsidRPr="00893710">
                <w:rPr>
                  <w:rFonts w:ascii="Calibri" w:eastAsia="Times New Roman" w:hAnsi="Calibri" w:cs="Calibri"/>
                  <w:color w:val="000000"/>
                  <w:sz w:val="20"/>
                  <w:szCs w:val="20"/>
                  <w:lang w:val="en-US"/>
                </w:rPr>
                <w:t>Match Reference List</w:t>
              </w:r>
            </w:ins>
          </w:p>
        </w:tc>
        <w:tc>
          <w:tcPr>
            <w:tcW w:w="1890" w:type="dxa"/>
            <w:tcBorders>
              <w:top w:val="nil"/>
              <w:left w:val="nil"/>
              <w:bottom w:val="single" w:sz="4" w:space="0" w:color="auto"/>
              <w:right w:val="single" w:sz="4" w:space="0" w:color="auto"/>
            </w:tcBorders>
            <w:vAlign w:val="center"/>
            <w:tcPrChange w:id="380" w:author="Shiv Mangal Rahi" w:date="2019-12-05T15:49:00Z">
              <w:tcPr>
                <w:tcW w:w="1890" w:type="dxa"/>
                <w:tcBorders>
                  <w:top w:val="nil"/>
                  <w:left w:val="nil"/>
                  <w:bottom w:val="single" w:sz="4" w:space="0" w:color="auto"/>
                  <w:right w:val="single" w:sz="4" w:space="0" w:color="auto"/>
                </w:tcBorders>
              </w:tcPr>
            </w:tcPrChange>
          </w:tcPr>
          <w:p w14:paraId="086970F6" w14:textId="44250C5B" w:rsidR="00E2152F" w:rsidRPr="00893710" w:rsidRDefault="00E2152F" w:rsidP="00D00918">
            <w:pPr>
              <w:rPr>
                <w:ins w:id="381" w:author="Shiv Mangal Rahi" w:date="2019-12-05T15:49:00Z"/>
                <w:rFonts w:ascii="Calibri" w:eastAsia="Times New Roman" w:hAnsi="Calibri" w:cs="Calibri"/>
                <w:color w:val="000000"/>
                <w:sz w:val="20"/>
                <w:szCs w:val="20"/>
                <w:lang w:val="en-US"/>
              </w:rPr>
            </w:pPr>
            <w:ins w:id="382" w:author="Shiv Mangal Rahi" w:date="2019-12-05T15:49:00Z">
              <w:r w:rsidRPr="003C02F8">
                <w:rPr>
                  <w:rFonts w:ascii="Calibri" w:eastAsia="Times New Roman" w:hAnsi="Calibri" w:cs="Calibri"/>
                  <w:color w:val="000000"/>
                  <w:sz w:val="20"/>
                  <w:szCs w:val="20"/>
                  <w:lang w:val="en-US"/>
                </w:rPr>
                <w:t>Treat Blank or Null As</w:t>
              </w:r>
            </w:ins>
          </w:p>
        </w:tc>
      </w:tr>
      <w:tr w:rsidR="00E2152F" w:rsidRPr="003C02F8" w14:paraId="52FAC85B" w14:textId="501F408B" w:rsidTr="00BC14DE">
        <w:trPr>
          <w:trHeight w:val="20"/>
          <w:ins w:id="383" w:author="Shiv Mangal Rahi" w:date="2019-12-05T15:39:00Z"/>
          <w:trPrChange w:id="384" w:author="Shiv Mangal Rahi" w:date="2019-12-05T15:49:00Z">
            <w:trPr>
              <w:trHeight w:val="20"/>
            </w:trPr>
          </w:trPrChange>
        </w:trPr>
        <w:tc>
          <w:tcPr>
            <w:tcW w:w="1458" w:type="dxa"/>
            <w:tcBorders>
              <w:top w:val="nil"/>
              <w:left w:val="single" w:sz="4" w:space="0" w:color="auto"/>
              <w:bottom w:val="single" w:sz="4" w:space="0" w:color="auto"/>
              <w:right w:val="single" w:sz="4" w:space="0" w:color="auto"/>
            </w:tcBorders>
            <w:shd w:val="clear" w:color="000000" w:fill="D9D9D9"/>
            <w:vAlign w:val="center"/>
            <w:hideMark/>
            <w:tcPrChange w:id="385" w:author="Shiv Mangal Rahi" w:date="2019-12-05T15:49:00Z">
              <w:tcPr>
                <w:tcW w:w="1458" w:type="dxa"/>
                <w:tcBorders>
                  <w:top w:val="nil"/>
                  <w:left w:val="single" w:sz="4" w:space="0" w:color="auto"/>
                  <w:bottom w:val="single" w:sz="4" w:space="0" w:color="auto"/>
                  <w:right w:val="single" w:sz="4" w:space="0" w:color="auto"/>
                </w:tcBorders>
                <w:shd w:val="clear" w:color="000000" w:fill="D9D9D9"/>
                <w:vAlign w:val="center"/>
                <w:hideMark/>
              </w:tcPr>
            </w:tcPrChange>
          </w:tcPr>
          <w:p w14:paraId="45425C62" w14:textId="77777777" w:rsidR="00E2152F" w:rsidRPr="003C02F8" w:rsidRDefault="00E2152F">
            <w:pPr>
              <w:rPr>
                <w:ins w:id="386" w:author="Shiv Mangal Rahi" w:date="2019-12-05T15:39:00Z"/>
                <w:rFonts w:ascii="Calibri" w:eastAsia="Times New Roman" w:hAnsi="Calibri" w:cs="Calibri"/>
                <w:color w:val="000000"/>
                <w:sz w:val="20"/>
                <w:szCs w:val="20"/>
                <w:lang w:val="en-US"/>
              </w:rPr>
            </w:pPr>
            <w:ins w:id="387" w:author="Shiv Mangal Rahi" w:date="2019-12-05T15:39:00Z">
              <w:r w:rsidRPr="003C02F8">
                <w:rPr>
                  <w:rFonts w:ascii="Calibri" w:eastAsia="Times New Roman" w:hAnsi="Calibri" w:cs="Calibri"/>
                  <w:color w:val="000000"/>
                  <w:sz w:val="20"/>
                  <w:szCs w:val="20"/>
                  <w:lang w:val="en-US"/>
                </w:rPr>
                <w:t>API Name</w:t>
              </w:r>
            </w:ins>
          </w:p>
        </w:tc>
        <w:tc>
          <w:tcPr>
            <w:tcW w:w="1620" w:type="dxa"/>
            <w:tcBorders>
              <w:top w:val="nil"/>
              <w:left w:val="nil"/>
              <w:bottom w:val="single" w:sz="4" w:space="0" w:color="auto"/>
              <w:right w:val="single" w:sz="4" w:space="0" w:color="auto"/>
            </w:tcBorders>
            <w:shd w:val="clear" w:color="auto" w:fill="auto"/>
            <w:vAlign w:val="center"/>
            <w:hideMark/>
            <w:tcPrChange w:id="388" w:author="Shiv Mangal Rahi" w:date="2019-12-05T15:49:00Z">
              <w:tcPr>
                <w:tcW w:w="1620" w:type="dxa"/>
                <w:tcBorders>
                  <w:top w:val="nil"/>
                  <w:left w:val="nil"/>
                  <w:bottom w:val="single" w:sz="4" w:space="0" w:color="auto"/>
                  <w:right w:val="single" w:sz="4" w:space="0" w:color="auto"/>
                </w:tcBorders>
                <w:shd w:val="clear" w:color="auto" w:fill="auto"/>
                <w:vAlign w:val="center"/>
                <w:hideMark/>
              </w:tcPr>
            </w:tcPrChange>
          </w:tcPr>
          <w:p w14:paraId="1DDEFEE2" w14:textId="26E4FF98" w:rsidR="00E2152F" w:rsidRPr="003C02F8" w:rsidRDefault="00E2152F">
            <w:pPr>
              <w:rPr>
                <w:ins w:id="389" w:author="Shiv Mangal Rahi" w:date="2019-12-05T15:39:00Z"/>
                <w:rFonts w:ascii="Calibri" w:eastAsia="Times New Roman" w:hAnsi="Calibri" w:cs="Calibri"/>
                <w:color w:val="000000"/>
                <w:sz w:val="20"/>
                <w:szCs w:val="20"/>
                <w:lang w:val="en-US"/>
              </w:rPr>
            </w:pPr>
            <w:proofErr w:type="spellStart"/>
            <w:ins w:id="390" w:author="Shiv Mangal Rahi" w:date="2019-12-05T15:41:00Z">
              <w:r w:rsidRPr="003C02F8">
                <w:rPr>
                  <w:rFonts w:ascii="Calibri" w:eastAsia="Times New Roman" w:hAnsi="Calibri" w:cs="Calibri"/>
                  <w:color w:val="000000"/>
                  <w:sz w:val="20"/>
                  <w:szCs w:val="20"/>
                  <w:lang w:val="en-US"/>
                </w:rPr>
                <w:t>ConsiderAllSpacesAsBlank</w:t>
              </w:r>
            </w:ins>
            <w:proofErr w:type="spellEnd"/>
          </w:p>
        </w:tc>
        <w:tc>
          <w:tcPr>
            <w:tcW w:w="1800" w:type="dxa"/>
            <w:tcBorders>
              <w:top w:val="nil"/>
              <w:left w:val="nil"/>
              <w:bottom w:val="single" w:sz="4" w:space="0" w:color="auto"/>
              <w:right w:val="single" w:sz="4" w:space="0" w:color="auto"/>
            </w:tcBorders>
            <w:shd w:val="clear" w:color="auto" w:fill="auto"/>
            <w:vAlign w:val="center"/>
            <w:hideMark/>
            <w:tcPrChange w:id="391" w:author="Shiv Mangal Rahi" w:date="2019-12-05T15:49:00Z">
              <w:tcPr>
                <w:tcW w:w="1800" w:type="dxa"/>
                <w:tcBorders>
                  <w:top w:val="nil"/>
                  <w:left w:val="nil"/>
                  <w:bottom w:val="single" w:sz="4" w:space="0" w:color="auto"/>
                  <w:right w:val="single" w:sz="4" w:space="0" w:color="auto"/>
                </w:tcBorders>
                <w:shd w:val="clear" w:color="auto" w:fill="auto"/>
                <w:vAlign w:val="center"/>
                <w:hideMark/>
              </w:tcPr>
            </w:tcPrChange>
          </w:tcPr>
          <w:p w14:paraId="0EE4F16E" w14:textId="4EC15381" w:rsidR="00E2152F" w:rsidRPr="003C02F8" w:rsidRDefault="00E2152F">
            <w:pPr>
              <w:rPr>
                <w:ins w:id="392" w:author="Shiv Mangal Rahi" w:date="2019-12-05T15:39:00Z"/>
                <w:rFonts w:ascii="Calibri" w:eastAsia="Times New Roman" w:hAnsi="Calibri" w:cs="Calibri"/>
                <w:color w:val="000000"/>
                <w:sz w:val="20"/>
                <w:szCs w:val="20"/>
                <w:lang w:val="en-US"/>
              </w:rPr>
            </w:pPr>
            <w:proofErr w:type="spellStart"/>
            <w:ins w:id="393" w:author="Shiv Mangal Rahi" w:date="2019-12-05T15:42:00Z">
              <w:r>
                <w:rPr>
                  <w:rFonts w:ascii="Calibri" w:eastAsia="Times New Roman" w:hAnsi="Calibri" w:cs="Calibri"/>
                  <w:color w:val="000000"/>
                  <w:sz w:val="20"/>
                  <w:szCs w:val="20"/>
                  <w:lang w:val="en-US"/>
                </w:rPr>
                <w:t>ReferenceList</w:t>
              </w:r>
            </w:ins>
            <w:proofErr w:type="spellEnd"/>
          </w:p>
        </w:tc>
        <w:tc>
          <w:tcPr>
            <w:tcW w:w="1890" w:type="dxa"/>
            <w:tcBorders>
              <w:top w:val="nil"/>
              <w:left w:val="nil"/>
              <w:bottom w:val="single" w:sz="4" w:space="0" w:color="auto"/>
              <w:right w:val="single" w:sz="4" w:space="0" w:color="auto"/>
            </w:tcBorders>
            <w:shd w:val="clear" w:color="auto" w:fill="auto"/>
            <w:vAlign w:val="center"/>
            <w:hideMark/>
            <w:tcPrChange w:id="394" w:author="Shiv Mangal Rahi" w:date="2019-12-05T15:49:00Z">
              <w:tcPr>
                <w:tcW w:w="1890" w:type="dxa"/>
                <w:tcBorders>
                  <w:top w:val="nil"/>
                  <w:left w:val="nil"/>
                  <w:bottom w:val="single" w:sz="4" w:space="0" w:color="auto"/>
                  <w:right w:val="single" w:sz="4" w:space="0" w:color="auto"/>
                </w:tcBorders>
                <w:shd w:val="clear" w:color="auto" w:fill="auto"/>
                <w:vAlign w:val="center"/>
                <w:hideMark/>
              </w:tcPr>
            </w:tcPrChange>
          </w:tcPr>
          <w:p w14:paraId="000ECDD3" w14:textId="751F8AD4" w:rsidR="00E2152F" w:rsidRPr="003C02F8" w:rsidRDefault="00E2152F">
            <w:pPr>
              <w:rPr>
                <w:ins w:id="395" w:author="Shiv Mangal Rahi" w:date="2019-12-05T15:39:00Z"/>
                <w:rFonts w:ascii="Calibri" w:eastAsia="Times New Roman" w:hAnsi="Calibri" w:cs="Calibri"/>
                <w:color w:val="000000"/>
                <w:sz w:val="20"/>
                <w:szCs w:val="20"/>
                <w:lang w:val="en-US"/>
              </w:rPr>
            </w:pPr>
            <w:proofErr w:type="spellStart"/>
            <w:ins w:id="396" w:author="Shiv Mangal Rahi" w:date="2019-12-05T15:47:00Z">
              <w:r w:rsidRPr="00893710">
                <w:rPr>
                  <w:rFonts w:ascii="Calibri" w:eastAsia="Times New Roman" w:hAnsi="Calibri" w:cs="Calibri"/>
                  <w:color w:val="000000"/>
                  <w:sz w:val="20"/>
                  <w:szCs w:val="20"/>
                  <w:lang w:val="en-US"/>
                </w:rPr>
                <w:t>MatchReferenceList</w:t>
              </w:r>
            </w:ins>
            <w:proofErr w:type="spellEnd"/>
          </w:p>
        </w:tc>
        <w:tc>
          <w:tcPr>
            <w:tcW w:w="1890" w:type="dxa"/>
            <w:tcBorders>
              <w:top w:val="nil"/>
              <w:left w:val="nil"/>
              <w:bottom w:val="single" w:sz="4" w:space="0" w:color="auto"/>
              <w:right w:val="single" w:sz="4" w:space="0" w:color="auto"/>
            </w:tcBorders>
            <w:vAlign w:val="center"/>
            <w:tcPrChange w:id="397" w:author="Shiv Mangal Rahi" w:date="2019-12-05T15:49:00Z">
              <w:tcPr>
                <w:tcW w:w="1890" w:type="dxa"/>
                <w:tcBorders>
                  <w:top w:val="nil"/>
                  <w:left w:val="nil"/>
                  <w:bottom w:val="single" w:sz="4" w:space="0" w:color="auto"/>
                  <w:right w:val="single" w:sz="4" w:space="0" w:color="auto"/>
                </w:tcBorders>
              </w:tcPr>
            </w:tcPrChange>
          </w:tcPr>
          <w:p w14:paraId="59FBF0A8" w14:textId="5C57DAFF" w:rsidR="00E2152F" w:rsidRPr="00893710" w:rsidRDefault="00E2152F" w:rsidP="00D00918">
            <w:pPr>
              <w:rPr>
                <w:ins w:id="398" w:author="Shiv Mangal Rahi" w:date="2019-12-05T15:49:00Z"/>
                <w:rFonts w:ascii="Calibri" w:eastAsia="Times New Roman" w:hAnsi="Calibri" w:cs="Calibri"/>
                <w:color w:val="000000"/>
                <w:sz w:val="20"/>
                <w:szCs w:val="20"/>
                <w:lang w:val="en-US"/>
              </w:rPr>
            </w:pPr>
            <w:proofErr w:type="spellStart"/>
            <w:ins w:id="399" w:author="Shiv Mangal Rahi" w:date="2019-12-05T15:49:00Z">
              <w:r w:rsidRPr="003C02F8">
                <w:rPr>
                  <w:rFonts w:ascii="Calibri" w:eastAsia="Times New Roman" w:hAnsi="Calibri" w:cs="Calibri"/>
                  <w:color w:val="000000"/>
                  <w:sz w:val="20"/>
                  <w:szCs w:val="20"/>
                  <w:lang w:val="en-US"/>
                </w:rPr>
                <w:t>TreatBlankorNullAs</w:t>
              </w:r>
              <w:proofErr w:type="spellEnd"/>
            </w:ins>
          </w:p>
        </w:tc>
      </w:tr>
      <w:tr w:rsidR="00E2152F" w:rsidRPr="003C02F8" w14:paraId="0C2A6BB5" w14:textId="314C46E8" w:rsidTr="00BC14DE">
        <w:trPr>
          <w:trHeight w:val="20"/>
          <w:ins w:id="400" w:author="Shiv Mangal Rahi" w:date="2019-12-05T15:39:00Z"/>
          <w:trPrChange w:id="401" w:author="Shiv Mangal Rahi" w:date="2019-12-05T15:49:00Z">
            <w:trPr>
              <w:trHeight w:val="20"/>
            </w:trPr>
          </w:trPrChange>
        </w:trPr>
        <w:tc>
          <w:tcPr>
            <w:tcW w:w="1458" w:type="dxa"/>
            <w:tcBorders>
              <w:top w:val="nil"/>
              <w:left w:val="single" w:sz="4" w:space="0" w:color="auto"/>
              <w:bottom w:val="single" w:sz="4" w:space="0" w:color="auto"/>
              <w:right w:val="single" w:sz="4" w:space="0" w:color="auto"/>
            </w:tcBorders>
            <w:shd w:val="clear" w:color="000000" w:fill="D9D9D9"/>
            <w:vAlign w:val="center"/>
            <w:hideMark/>
            <w:tcPrChange w:id="402" w:author="Shiv Mangal Rahi" w:date="2019-12-05T15:49:00Z">
              <w:tcPr>
                <w:tcW w:w="1458" w:type="dxa"/>
                <w:tcBorders>
                  <w:top w:val="nil"/>
                  <w:left w:val="single" w:sz="4" w:space="0" w:color="auto"/>
                  <w:bottom w:val="single" w:sz="4" w:space="0" w:color="auto"/>
                  <w:right w:val="single" w:sz="4" w:space="0" w:color="auto"/>
                </w:tcBorders>
                <w:shd w:val="clear" w:color="000000" w:fill="D9D9D9"/>
                <w:vAlign w:val="center"/>
                <w:hideMark/>
              </w:tcPr>
            </w:tcPrChange>
          </w:tcPr>
          <w:p w14:paraId="79E52771" w14:textId="77777777" w:rsidR="00E2152F" w:rsidRPr="003C02F8" w:rsidRDefault="00E2152F">
            <w:pPr>
              <w:rPr>
                <w:ins w:id="403" w:author="Shiv Mangal Rahi" w:date="2019-12-05T15:39:00Z"/>
                <w:rFonts w:ascii="Calibri" w:eastAsia="Times New Roman" w:hAnsi="Calibri" w:cs="Calibri"/>
                <w:color w:val="000000"/>
                <w:sz w:val="20"/>
                <w:szCs w:val="20"/>
                <w:lang w:val="en-US"/>
              </w:rPr>
            </w:pPr>
            <w:ins w:id="404" w:author="Shiv Mangal Rahi" w:date="2019-12-05T15:39:00Z">
              <w:r w:rsidRPr="003C02F8">
                <w:rPr>
                  <w:rFonts w:ascii="Calibri" w:eastAsia="Times New Roman" w:hAnsi="Calibri" w:cs="Calibri"/>
                  <w:color w:val="000000"/>
                  <w:sz w:val="20"/>
                  <w:szCs w:val="20"/>
                  <w:lang w:val="en-US"/>
                </w:rPr>
                <w:t>Input Type</w:t>
              </w:r>
            </w:ins>
          </w:p>
        </w:tc>
        <w:tc>
          <w:tcPr>
            <w:tcW w:w="1620" w:type="dxa"/>
            <w:tcBorders>
              <w:top w:val="nil"/>
              <w:left w:val="nil"/>
              <w:bottom w:val="single" w:sz="4" w:space="0" w:color="auto"/>
              <w:right w:val="single" w:sz="4" w:space="0" w:color="auto"/>
            </w:tcBorders>
            <w:shd w:val="clear" w:color="auto" w:fill="auto"/>
            <w:vAlign w:val="center"/>
            <w:hideMark/>
            <w:tcPrChange w:id="405" w:author="Shiv Mangal Rahi" w:date="2019-12-05T15:49:00Z">
              <w:tcPr>
                <w:tcW w:w="1620" w:type="dxa"/>
                <w:tcBorders>
                  <w:top w:val="nil"/>
                  <w:left w:val="nil"/>
                  <w:bottom w:val="single" w:sz="4" w:space="0" w:color="auto"/>
                  <w:right w:val="single" w:sz="4" w:space="0" w:color="auto"/>
                </w:tcBorders>
                <w:shd w:val="clear" w:color="auto" w:fill="auto"/>
                <w:vAlign w:val="center"/>
                <w:hideMark/>
              </w:tcPr>
            </w:tcPrChange>
          </w:tcPr>
          <w:p w14:paraId="67272677" w14:textId="1C09E438" w:rsidR="00E2152F" w:rsidRPr="003C02F8" w:rsidRDefault="00E2152F">
            <w:pPr>
              <w:rPr>
                <w:ins w:id="406" w:author="Shiv Mangal Rahi" w:date="2019-12-05T15:39:00Z"/>
                <w:rFonts w:ascii="Calibri" w:eastAsia="Times New Roman" w:hAnsi="Calibri" w:cs="Calibri"/>
                <w:color w:val="000000"/>
                <w:sz w:val="20"/>
                <w:szCs w:val="20"/>
                <w:lang w:val="en-US"/>
              </w:rPr>
            </w:pPr>
            <w:ins w:id="407" w:author="Shiv Mangal Rahi" w:date="2019-12-05T15:41:00Z">
              <w:r w:rsidRPr="003C02F8">
                <w:rPr>
                  <w:rFonts w:ascii="Calibri" w:eastAsia="Times New Roman" w:hAnsi="Calibri" w:cs="Calibri"/>
                  <w:color w:val="000000"/>
                  <w:sz w:val="20"/>
                  <w:szCs w:val="20"/>
                  <w:lang w:val="en-US"/>
                </w:rPr>
                <w:t>TRUE/FALSE</w:t>
              </w:r>
            </w:ins>
          </w:p>
        </w:tc>
        <w:tc>
          <w:tcPr>
            <w:tcW w:w="1800" w:type="dxa"/>
            <w:tcBorders>
              <w:top w:val="nil"/>
              <w:left w:val="nil"/>
              <w:bottom w:val="single" w:sz="4" w:space="0" w:color="auto"/>
              <w:right w:val="single" w:sz="4" w:space="0" w:color="auto"/>
            </w:tcBorders>
            <w:shd w:val="clear" w:color="auto" w:fill="auto"/>
            <w:vAlign w:val="center"/>
            <w:hideMark/>
            <w:tcPrChange w:id="408" w:author="Shiv Mangal Rahi" w:date="2019-12-05T15:49:00Z">
              <w:tcPr>
                <w:tcW w:w="1800" w:type="dxa"/>
                <w:tcBorders>
                  <w:top w:val="nil"/>
                  <w:left w:val="nil"/>
                  <w:bottom w:val="single" w:sz="4" w:space="0" w:color="auto"/>
                  <w:right w:val="single" w:sz="4" w:space="0" w:color="auto"/>
                </w:tcBorders>
                <w:shd w:val="clear" w:color="auto" w:fill="auto"/>
                <w:vAlign w:val="center"/>
                <w:hideMark/>
              </w:tcPr>
            </w:tcPrChange>
          </w:tcPr>
          <w:p w14:paraId="63FB8C5A" w14:textId="77777777" w:rsidR="00E2152F" w:rsidRPr="003C02F8" w:rsidRDefault="00E2152F">
            <w:pPr>
              <w:rPr>
                <w:ins w:id="409" w:author="Shiv Mangal Rahi" w:date="2019-12-05T15:39:00Z"/>
                <w:rFonts w:ascii="Calibri" w:eastAsia="Times New Roman" w:hAnsi="Calibri" w:cs="Calibri"/>
                <w:color w:val="000000"/>
                <w:sz w:val="20"/>
                <w:szCs w:val="20"/>
                <w:lang w:val="en-US"/>
              </w:rPr>
            </w:pPr>
            <w:ins w:id="410" w:author="Shiv Mangal Rahi" w:date="2019-12-05T15:39:00Z">
              <w:r w:rsidRPr="003C02F8">
                <w:rPr>
                  <w:rFonts w:ascii="Calibri" w:eastAsia="Times New Roman" w:hAnsi="Calibri" w:cs="Calibri"/>
                  <w:color w:val="000000"/>
                  <w:sz w:val="20"/>
                  <w:szCs w:val="20"/>
                  <w:lang w:val="en-US"/>
                </w:rPr>
                <w:t>List</w:t>
              </w:r>
            </w:ins>
          </w:p>
        </w:tc>
        <w:tc>
          <w:tcPr>
            <w:tcW w:w="1890" w:type="dxa"/>
            <w:tcBorders>
              <w:top w:val="nil"/>
              <w:left w:val="nil"/>
              <w:bottom w:val="single" w:sz="4" w:space="0" w:color="auto"/>
              <w:right w:val="single" w:sz="4" w:space="0" w:color="auto"/>
            </w:tcBorders>
            <w:shd w:val="clear" w:color="auto" w:fill="auto"/>
            <w:vAlign w:val="center"/>
            <w:hideMark/>
            <w:tcPrChange w:id="411" w:author="Shiv Mangal Rahi" w:date="2019-12-05T15:49:00Z">
              <w:tcPr>
                <w:tcW w:w="1890" w:type="dxa"/>
                <w:tcBorders>
                  <w:top w:val="nil"/>
                  <w:left w:val="nil"/>
                  <w:bottom w:val="single" w:sz="4" w:space="0" w:color="auto"/>
                  <w:right w:val="single" w:sz="4" w:space="0" w:color="auto"/>
                </w:tcBorders>
                <w:shd w:val="clear" w:color="auto" w:fill="auto"/>
                <w:vAlign w:val="center"/>
                <w:hideMark/>
              </w:tcPr>
            </w:tcPrChange>
          </w:tcPr>
          <w:p w14:paraId="444452D4" w14:textId="2746B6CC" w:rsidR="00E2152F" w:rsidRPr="003C02F8" w:rsidRDefault="00E2152F">
            <w:pPr>
              <w:rPr>
                <w:ins w:id="412" w:author="Shiv Mangal Rahi" w:date="2019-12-05T15:39:00Z"/>
                <w:rFonts w:ascii="Calibri" w:eastAsia="Times New Roman" w:hAnsi="Calibri" w:cs="Calibri"/>
                <w:color w:val="000000"/>
                <w:sz w:val="20"/>
                <w:szCs w:val="20"/>
                <w:lang w:val="en-US"/>
              </w:rPr>
            </w:pPr>
            <w:ins w:id="413" w:author="Shiv Mangal Rahi" w:date="2019-12-05T15:47:00Z">
              <w:r>
                <w:rPr>
                  <w:rFonts w:ascii="Calibri" w:eastAsia="Times New Roman" w:hAnsi="Calibri" w:cs="Calibri"/>
                  <w:color w:val="000000"/>
                  <w:sz w:val="20"/>
                  <w:szCs w:val="20"/>
                  <w:lang w:val="en-US"/>
                </w:rPr>
                <w:t>True/False</w:t>
              </w:r>
            </w:ins>
          </w:p>
        </w:tc>
        <w:tc>
          <w:tcPr>
            <w:tcW w:w="1890" w:type="dxa"/>
            <w:tcBorders>
              <w:top w:val="nil"/>
              <w:left w:val="nil"/>
              <w:bottom w:val="single" w:sz="4" w:space="0" w:color="auto"/>
              <w:right w:val="single" w:sz="4" w:space="0" w:color="auto"/>
            </w:tcBorders>
            <w:vAlign w:val="center"/>
            <w:tcPrChange w:id="414" w:author="Shiv Mangal Rahi" w:date="2019-12-05T15:49:00Z">
              <w:tcPr>
                <w:tcW w:w="1890" w:type="dxa"/>
                <w:tcBorders>
                  <w:top w:val="nil"/>
                  <w:left w:val="nil"/>
                  <w:bottom w:val="single" w:sz="4" w:space="0" w:color="auto"/>
                  <w:right w:val="single" w:sz="4" w:space="0" w:color="auto"/>
                </w:tcBorders>
              </w:tcPr>
            </w:tcPrChange>
          </w:tcPr>
          <w:p w14:paraId="5648FF02" w14:textId="31793D9B" w:rsidR="00E2152F" w:rsidRDefault="00E2152F" w:rsidP="00D00918">
            <w:pPr>
              <w:rPr>
                <w:ins w:id="415" w:author="Shiv Mangal Rahi" w:date="2019-12-05T15:49:00Z"/>
                <w:rFonts w:ascii="Calibri" w:eastAsia="Times New Roman" w:hAnsi="Calibri" w:cs="Calibri"/>
                <w:color w:val="000000"/>
                <w:sz w:val="20"/>
                <w:szCs w:val="20"/>
                <w:lang w:val="en-US"/>
              </w:rPr>
            </w:pPr>
            <w:ins w:id="416" w:author="Shiv Mangal Rahi" w:date="2019-12-05T15:49:00Z">
              <w:r w:rsidRPr="003C02F8">
                <w:rPr>
                  <w:rFonts w:ascii="Calibri" w:eastAsia="Times New Roman" w:hAnsi="Calibri" w:cs="Calibri"/>
                  <w:color w:val="000000"/>
                  <w:sz w:val="20"/>
                  <w:szCs w:val="20"/>
                  <w:lang w:val="en-US"/>
                </w:rPr>
                <w:t>List</w:t>
              </w:r>
            </w:ins>
          </w:p>
        </w:tc>
      </w:tr>
      <w:tr w:rsidR="00E2152F" w:rsidRPr="003C02F8" w14:paraId="64A7CA32" w14:textId="496BC991" w:rsidTr="00BC14DE">
        <w:trPr>
          <w:trHeight w:val="20"/>
          <w:ins w:id="417" w:author="Shiv Mangal Rahi" w:date="2019-12-05T15:39:00Z"/>
          <w:trPrChange w:id="418" w:author="Shiv Mangal Rahi" w:date="2019-12-05T15:49:00Z">
            <w:trPr>
              <w:trHeight w:val="20"/>
            </w:trPr>
          </w:trPrChange>
        </w:trPr>
        <w:tc>
          <w:tcPr>
            <w:tcW w:w="1458" w:type="dxa"/>
            <w:tcBorders>
              <w:top w:val="nil"/>
              <w:left w:val="single" w:sz="4" w:space="0" w:color="auto"/>
              <w:bottom w:val="single" w:sz="4" w:space="0" w:color="auto"/>
              <w:right w:val="single" w:sz="4" w:space="0" w:color="auto"/>
            </w:tcBorders>
            <w:shd w:val="clear" w:color="000000" w:fill="D9D9D9"/>
            <w:vAlign w:val="center"/>
            <w:hideMark/>
            <w:tcPrChange w:id="419" w:author="Shiv Mangal Rahi" w:date="2019-12-05T15:49:00Z">
              <w:tcPr>
                <w:tcW w:w="1458" w:type="dxa"/>
                <w:tcBorders>
                  <w:top w:val="nil"/>
                  <w:left w:val="single" w:sz="4" w:space="0" w:color="auto"/>
                  <w:bottom w:val="single" w:sz="4" w:space="0" w:color="auto"/>
                  <w:right w:val="single" w:sz="4" w:space="0" w:color="auto"/>
                </w:tcBorders>
                <w:shd w:val="clear" w:color="000000" w:fill="D9D9D9"/>
                <w:vAlign w:val="center"/>
                <w:hideMark/>
              </w:tcPr>
            </w:tcPrChange>
          </w:tcPr>
          <w:p w14:paraId="5272A651" w14:textId="77777777" w:rsidR="00E2152F" w:rsidRPr="003C02F8" w:rsidRDefault="00E2152F">
            <w:pPr>
              <w:rPr>
                <w:ins w:id="420" w:author="Shiv Mangal Rahi" w:date="2019-12-05T15:39:00Z"/>
                <w:rFonts w:ascii="Calibri" w:eastAsia="Times New Roman" w:hAnsi="Calibri" w:cs="Calibri"/>
                <w:color w:val="000000"/>
                <w:sz w:val="20"/>
                <w:szCs w:val="20"/>
                <w:lang w:val="en-US"/>
              </w:rPr>
            </w:pPr>
            <w:ins w:id="421" w:author="Shiv Mangal Rahi" w:date="2019-12-05T15:39:00Z">
              <w:r w:rsidRPr="003C02F8">
                <w:rPr>
                  <w:rFonts w:ascii="Calibri" w:eastAsia="Times New Roman" w:hAnsi="Calibri" w:cs="Calibri"/>
                  <w:color w:val="000000"/>
                  <w:sz w:val="20"/>
                  <w:szCs w:val="20"/>
                  <w:lang w:val="en-US"/>
                </w:rPr>
                <w:t>Category</w:t>
              </w:r>
            </w:ins>
          </w:p>
        </w:tc>
        <w:tc>
          <w:tcPr>
            <w:tcW w:w="1620" w:type="dxa"/>
            <w:tcBorders>
              <w:top w:val="nil"/>
              <w:left w:val="nil"/>
              <w:bottom w:val="single" w:sz="4" w:space="0" w:color="auto"/>
              <w:right w:val="single" w:sz="4" w:space="0" w:color="auto"/>
            </w:tcBorders>
            <w:shd w:val="clear" w:color="auto" w:fill="auto"/>
            <w:vAlign w:val="center"/>
            <w:hideMark/>
            <w:tcPrChange w:id="422" w:author="Shiv Mangal Rahi" w:date="2019-12-05T15:49:00Z">
              <w:tcPr>
                <w:tcW w:w="1620" w:type="dxa"/>
                <w:tcBorders>
                  <w:top w:val="nil"/>
                  <w:left w:val="nil"/>
                  <w:bottom w:val="single" w:sz="4" w:space="0" w:color="auto"/>
                  <w:right w:val="single" w:sz="4" w:space="0" w:color="auto"/>
                </w:tcBorders>
                <w:shd w:val="clear" w:color="auto" w:fill="auto"/>
                <w:vAlign w:val="center"/>
                <w:hideMark/>
              </w:tcPr>
            </w:tcPrChange>
          </w:tcPr>
          <w:p w14:paraId="136347AC" w14:textId="01B37951" w:rsidR="00E2152F" w:rsidRPr="003C02F8" w:rsidRDefault="00E2152F">
            <w:pPr>
              <w:rPr>
                <w:ins w:id="423" w:author="Shiv Mangal Rahi" w:date="2019-12-05T15:39:00Z"/>
                <w:rFonts w:ascii="Calibri" w:eastAsia="Times New Roman" w:hAnsi="Calibri" w:cs="Calibri"/>
                <w:color w:val="000000"/>
                <w:sz w:val="20"/>
                <w:szCs w:val="20"/>
                <w:lang w:val="en-US"/>
              </w:rPr>
            </w:pPr>
            <w:ins w:id="424" w:author="Shiv Mangal Rahi" w:date="2019-12-05T15:41:00Z">
              <w:r w:rsidRPr="003C02F8">
                <w:rPr>
                  <w:rFonts w:ascii="Calibri" w:eastAsia="Times New Roman" w:hAnsi="Calibri" w:cs="Calibri"/>
                  <w:color w:val="000000"/>
                  <w:sz w:val="20"/>
                  <w:szCs w:val="20"/>
                  <w:lang w:val="en-US"/>
                </w:rPr>
                <w:t>N/A</w:t>
              </w:r>
            </w:ins>
          </w:p>
        </w:tc>
        <w:tc>
          <w:tcPr>
            <w:tcW w:w="1800" w:type="dxa"/>
            <w:tcBorders>
              <w:top w:val="nil"/>
              <w:left w:val="nil"/>
              <w:bottom w:val="single" w:sz="4" w:space="0" w:color="auto"/>
              <w:right w:val="single" w:sz="4" w:space="0" w:color="auto"/>
            </w:tcBorders>
            <w:shd w:val="clear" w:color="auto" w:fill="auto"/>
            <w:vAlign w:val="center"/>
            <w:hideMark/>
            <w:tcPrChange w:id="425" w:author="Shiv Mangal Rahi" w:date="2019-12-05T15:49:00Z">
              <w:tcPr>
                <w:tcW w:w="1800" w:type="dxa"/>
                <w:tcBorders>
                  <w:top w:val="nil"/>
                  <w:left w:val="nil"/>
                  <w:bottom w:val="single" w:sz="4" w:space="0" w:color="auto"/>
                  <w:right w:val="single" w:sz="4" w:space="0" w:color="auto"/>
                </w:tcBorders>
                <w:shd w:val="clear" w:color="auto" w:fill="auto"/>
                <w:vAlign w:val="center"/>
                <w:hideMark/>
              </w:tcPr>
            </w:tcPrChange>
          </w:tcPr>
          <w:p w14:paraId="62C14795" w14:textId="77777777" w:rsidR="00E2152F" w:rsidRPr="003C02F8" w:rsidRDefault="00E2152F">
            <w:pPr>
              <w:rPr>
                <w:ins w:id="426" w:author="Shiv Mangal Rahi" w:date="2019-12-05T15:39:00Z"/>
                <w:rFonts w:ascii="Calibri" w:eastAsia="Times New Roman" w:hAnsi="Calibri" w:cs="Calibri"/>
                <w:color w:val="000000"/>
                <w:sz w:val="20"/>
                <w:szCs w:val="20"/>
                <w:lang w:val="en-US"/>
              </w:rPr>
            </w:pPr>
            <w:ins w:id="427" w:author="Shiv Mangal Rahi" w:date="2019-12-05T15:39:00Z">
              <w:r w:rsidRPr="003C02F8">
                <w:rPr>
                  <w:rFonts w:ascii="Calibri" w:eastAsia="Times New Roman" w:hAnsi="Calibri" w:cs="Calibri"/>
                  <w:color w:val="000000"/>
                  <w:sz w:val="20"/>
                  <w:szCs w:val="20"/>
                  <w:lang w:val="en-US"/>
                </w:rPr>
                <w:t>NA</w:t>
              </w:r>
            </w:ins>
          </w:p>
        </w:tc>
        <w:tc>
          <w:tcPr>
            <w:tcW w:w="1890" w:type="dxa"/>
            <w:tcBorders>
              <w:top w:val="nil"/>
              <w:left w:val="nil"/>
              <w:bottom w:val="single" w:sz="4" w:space="0" w:color="auto"/>
              <w:right w:val="single" w:sz="4" w:space="0" w:color="auto"/>
            </w:tcBorders>
            <w:shd w:val="clear" w:color="auto" w:fill="auto"/>
            <w:vAlign w:val="center"/>
            <w:hideMark/>
            <w:tcPrChange w:id="428" w:author="Shiv Mangal Rahi" w:date="2019-12-05T15:49:00Z">
              <w:tcPr>
                <w:tcW w:w="1890" w:type="dxa"/>
                <w:tcBorders>
                  <w:top w:val="nil"/>
                  <w:left w:val="nil"/>
                  <w:bottom w:val="single" w:sz="4" w:space="0" w:color="auto"/>
                  <w:right w:val="single" w:sz="4" w:space="0" w:color="auto"/>
                </w:tcBorders>
                <w:shd w:val="clear" w:color="auto" w:fill="auto"/>
                <w:vAlign w:val="center"/>
                <w:hideMark/>
              </w:tcPr>
            </w:tcPrChange>
          </w:tcPr>
          <w:p w14:paraId="2BE3FE84" w14:textId="77777777" w:rsidR="00E2152F" w:rsidRPr="003C02F8" w:rsidRDefault="00E2152F">
            <w:pPr>
              <w:rPr>
                <w:ins w:id="429" w:author="Shiv Mangal Rahi" w:date="2019-12-05T15:39:00Z"/>
                <w:rFonts w:ascii="Calibri" w:eastAsia="Times New Roman" w:hAnsi="Calibri" w:cs="Calibri"/>
                <w:color w:val="000000"/>
                <w:sz w:val="20"/>
                <w:szCs w:val="20"/>
                <w:lang w:val="en-US"/>
              </w:rPr>
            </w:pPr>
            <w:ins w:id="430" w:author="Shiv Mangal Rahi" w:date="2019-12-05T15:39:00Z">
              <w:r w:rsidRPr="003C02F8">
                <w:rPr>
                  <w:rFonts w:ascii="Calibri" w:eastAsia="Times New Roman" w:hAnsi="Calibri" w:cs="Calibri"/>
                  <w:color w:val="000000"/>
                  <w:sz w:val="20"/>
                  <w:szCs w:val="20"/>
                  <w:lang w:val="en-US"/>
                </w:rPr>
                <w:t>NA</w:t>
              </w:r>
            </w:ins>
          </w:p>
        </w:tc>
        <w:tc>
          <w:tcPr>
            <w:tcW w:w="1890" w:type="dxa"/>
            <w:tcBorders>
              <w:top w:val="nil"/>
              <w:left w:val="nil"/>
              <w:bottom w:val="single" w:sz="4" w:space="0" w:color="auto"/>
              <w:right w:val="single" w:sz="4" w:space="0" w:color="auto"/>
            </w:tcBorders>
            <w:vAlign w:val="center"/>
            <w:tcPrChange w:id="431" w:author="Shiv Mangal Rahi" w:date="2019-12-05T15:49:00Z">
              <w:tcPr>
                <w:tcW w:w="1890" w:type="dxa"/>
                <w:tcBorders>
                  <w:top w:val="nil"/>
                  <w:left w:val="nil"/>
                  <w:bottom w:val="single" w:sz="4" w:space="0" w:color="auto"/>
                  <w:right w:val="single" w:sz="4" w:space="0" w:color="auto"/>
                </w:tcBorders>
              </w:tcPr>
            </w:tcPrChange>
          </w:tcPr>
          <w:p w14:paraId="47209159" w14:textId="133D3C67" w:rsidR="00E2152F" w:rsidRPr="003C02F8" w:rsidRDefault="00E2152F" w:rsidP="00D00918">
            <w:pPr>
              <w:rPr>
                <w:ins w:id="432" w:author="Shiv Mangal Rahi" w:date="2019-12-05T15:49:00Z"/>
                <w:rFonts w:ascii="Calibri" w:eastAsia="Times New Roman" w:hAnsi="Calibri" w:cs="Calibri"/>
                <w:color w:val="000000"/>
                <w:sz w:val="20"/>
                <w:szCs w:val="20"/>
                <w:lang w:val="en-US"/>
              </w:rPr>
            </w:pPr>
            <w:ins w:id="433" w:author="Shiv Mangal Rahi" w:date="2019-12-05T15:49:00Z">
              <w:r w:rsidRPr="003C02F8">
                <w:rPr>
                  <w:rFonts w:ascii="Calibri" w:eastAsia="Times New Roman" w:hAnsi="Calibri" w:cs="Calibri"/>
                  <w:color w:val="000000"/>
                  <w:sz w:val="20"/>
                  <w:szCs w:val="20"/>
                  <w:lang w:val="en-US"/>
                </w:rPr>
                <w:t>NA</w:t>
              </w:r>
            </w:ins>
          </w:p>
        </w:tc>
      </w:tr>
      <w:tr w:rsidR="00E2152F" w:rsidRPr="003C02F8" w14:paraId="3C3763E5" w14:textId="4774DCB9" w:rsidTr="00BC14DE">
        <w:trPr>
          <w:trHeight w:val="20"/>
          <w:ins w:id="434" w:author="Shiv Mangal Rahi" w:date="2019-12-05T15:39:00Z"/>
          <w:trPrChange w:id="435" w:author="Shiv Mangal Rahi" w:date="2019-12-05T15:49:00Z">
            <w:trPr>
              <w:trHeight w:val="20"/>
            </w:trPr>
          </w:trPrChange>
        </w:trPr>
        <w:tc>
          <w:tcPr>
            <w:tcW w:w="1458" w:type="dxa"/>
            <w:tcBorders>
              <w:top w:val="nil"/>
              <w:left w:val="single" w:sz="4" w:space="0" w:color="auto"/>
              <w:bottom w:val="single" w:sz="4" w:space="0" w:color="auto"/>
              <w:right w:val="single" w:sz="4" w:space="0" w:color="auto"/>
            </w:tcBorders>
            <w:shd w:val="clear" w:color="000000" w:fill="D9D9D9"/>
            <w:vAlign w:val="center"/>
            <w:hideMark/>
            <w:tcPrChange w:id="436" w:author="Shiv Mangal Rahi" w:date="2019-12-05T15:49:00Z">
              <w:tcPr>
                <w:tcW w:w="1458" w:type="dxa"/>
                <w:tcBorders>
                  <w:top w:val="nil"/>
                  <w:left w:val="single" w:sz="4" w:space="0" w:color="auto"/>
                  <w:bottom w:val="single" w:sz="4" w:space="0" w:color="auto"/>
                  <w:right w:val="single" w:sz="4" w:space="0" w:color="auto"/>
                </w:tcBorders>
                <w:shd w:val="clear" w:color="000000" w:fill="D9D9D9"/>
                <w:vAlign w:val="center"/>
                <w:hideMark/>
              </w:tcPr>
            </w:tcPrChange>
          </w:tcPr>
          <w:p w14:paraId="1404BB81" w14:textId="77777777" w:rsidR="00E2152F" w:rsidRPr="003C02F8" w:rsidRDefault="00E2152F">
            <w:pPr>
              <w:rPr>
                <w:ins w:id="437" w:author="Shiv Mangal Rahi" w:date="2019-12-05T15:39:00Z"/>
                <w:rFonts w:ascii="Calibri" w:eastAsia="Times New Roman" w:hAnsi="Calibri" w:cs="Calibri"/>
                <w:color w:val="000000"/>
                <w:sz w:val="20"/>
                <w:szCs w:val="20"/>
                <w:lang w:val="en-US"/>
              </w:rPr>
            </w:pPr>
            <w:ins w:id="438" w:author="Shiv Mangal Rahi" w:date="2019-12-05T15:39:00Z">
              <w:r w:rsidRPr="003C02F8">
                <w:rPr>
                  <w:rFonts w:ascii="Calibri" w:eastAsia="Times New Roman" w:hAnsi="Calibri" w:cs="Calibri"/>
                  <w:color w:val="000000"/>
                  <w:sz w:val="20"/>
                  <w:szCs w:val="20"/>
                  <w:lang w:val="en-US"/>
                </w:rPr>
                <w:t>Minimum Value</w:t>
              </w:r>
            </w:ins>
          </w:p>
        </w:tc>
        <w:tc>
          <w:tcPr>
            <w:tcW w:w="1620" w:type="dxa"/>
            <w:tcBorders>
              <w:top w:val="nil"/>
              <w:left w:val="nil"/>
              <w:bottom w:val="single" w:sz="4" w:space="0" w:color="auto"/>
              <w:right w:val="single" w:sz="4" w:space="0" w:color="auto"/>
            </w:tcBorders>
            <w:shd w:val="clear" w:color="auto" w:fill="auto"/>
            <w:vAlign w:val="center"/>
            <w:hideMark/>
            <w:tcPrChange w:id="439" w:author="Shiv Mangal Rahi" w:date="2019-12-05T15:49:00Z">
              <w:tcPr>
                <w:tcW w:w="1620" w:type="dxa"/>
                <w:tcBorders>
                  <w:top w:val="nil"/>
                  <w:left w:val="nil"/>
                  <w:bottom w:val="single" w:sz="4" w:space="0" w:color="auto"/>
                  <w:right w:val="single" w:sz="4" w:space="0" w:color="auto"/>
                </w:tcBorders>
                <w:shd w:val="clear" w:color="auto" w:fill="auto"/>
                <w:vAlign w:val="center"/>
                <w:hideMark/>
              </w:tcPr>
            </w:tcPrChange>
          </w:tcPr>
          <w:p w14:paraId="149A0774" w14:textId="4029CF3D" w:rsidR="00E2152F" w:rsidRPr="003C02F8" w:rsidRDefault="00E2152F">
            <w:pPr>
              <w:rPr>
                <w:ins w:id="440" w:author="Shiv Mangal Rahi" w:date="2019-12-05T15:39:00Z"/>
                <w:rFonts w:ascii="Calibri" w:eastAsia="Times New Roman" w:hAnsi="Calibri" w:cs="Calibri"/>
                <w:color w:val="000000"/>
                <w:sz w:val="20"/>
                <w:szCs w:val="20"/>
                <w:lang w:val="en-US"/>
              </w:rPr>
            </w:pPr>
            <w:ins w:id="441" w:author="Shiv Mangal Rahi" w:date="2019-12-05T15:41:00Z">
              <w:r w:rsidRPr="003C02F8">
                <w:rPr>
                  <w:rFonts w:ascii="Calibri" w:eastAsia="Times New Roman" w:hAnsi="Calibri" w:cs="Calibri"/>
                  <w:color w:val="000000"/>
                  <w:sz w:val="20"/>
                  <w:szCs w:val="20"/>
                  <w:lang w:val="en-US"/>
                </w:rPr>
                <w:t>N/A</w:t>
              </w:r>
            </w:ins>
          </w:p>
        </w:tc>
        <w:tc>
          <w:tcPr>
            <w:tcW w:w="1800" w:type="dxa"/>
            <w:tcBorders>
              <w:top w:val="nil"/>
              <w:left w:val="nil"/>
              <w:bottom w:val="single" w:sz="4" w:space="0" w:color="auto"/>
              <w:right w:val="single" w:sz="4" w:space="0" w:color="auto"/>
            </w:tcBorders>
            <w:shd w:val="clear" w:color="auto" w:fill="auto"/>
            <w:vAlign w:val="center"/>
            <w:hideMark/>
            <w:tcPrChange w:id="442" w:author="Shiv Mangal Rahi" w:date="2019-12-05T15:49:00Z">
              <w:tcPr>
                <w:tcW w:w="1800" w:type="dxa"/>
                <w:tcBorders>
                  <w:top w:val="nil"/>
                  <w:left w:val="nil"/>
                  <w:bottom w:val="single" w:sz="4" w:space="0" w:color="auto"/>
                  <w:right w:val="single" w:sz="4" w:space="0" w:color="auto"/>
                </w:tcBorders>
                <w:shd w:val="clear" w:color="auto" w:fill="auto"/>
                <w:vAlign w:val="center"/>
                <w:hideMark/>
              </w:tcPr>
            </w:tcPrChange>
          </w:tcPr>
          <w:p w14:paraId="741C9A78" w14:textId="77777777" w:rsidR="00E2152F" w:rsidRPr="003C02F8" w:rsidRDefault="00E2152F">
            <w:pPr>
              <w:rPr>
                <w:ins w:id="443" w:author="Shiv Mangal Rahi" w:date="2019-12-05T15:39:00Z"/>
                <w:rFonts w:ascii="Calibri" w:eastAsia="Times New Roman" w:hAnsi="Calibri" w:cs="Calibri"/>
                <w:color w:val="000000"/>
                <w:sz w:val="20"/>
                <w:szCs w:val="20"/>
                <w:lang w:val="en-US"/>
              </w:rPr>
            </w:pPr>
            <w:ins w:id="444" w:author="Shiv Mangal Rahi" w:date="2019-12-05T15:39:00Z">
              <w:r w:rsidRPr="003C02F8">
                <w:rPr>
                  <w:rFonts w:ascii="Calibri" w:eastAsia="Times New Roman" w:hAnsi="Calibri" w:cs="Calibri"/>
                  <w:color w:val="000000"/>
                  <w:sz w:val="20"/>
                  <w:szCs w:val="20"/>
                  <w:lang w:val="en-US"/>
                </w:rPr>
                <w:t>N/A</w:t>
              </w:r>
            </w:ins>
          </w:p>
        </w:tc>
        <w:tc>
          <w:tcPr>
            <w:tcW w:w="1890" w:type="dxa"/>
            <w:tcBorders>
              <w:top w:val="nil"/>
              <w:left w:val="nil"/>
              <w:bottom w:val="single" w:sz="4" w:space="0" w:color="auto"/>
              <w:right w:val="single" w:sz="4" w:space="0" w:color="auto"/>
            </w:tcBorders>
            <w:shd w:val="clear" w:color="auto" w:fill="auto"/>
            <w:vAlign w:val="center"/>
            <w:hideMark/>
            <w:tcPrChange w:id="445" w:author="Shiv Mangal Rahi" w:date="2019-12-05T15:49:00Z">
              <w:tcPr>
                <w:tcW w:w="1890" w:type="dxa"/>
                <w:tcBorders>
                  <w:top w:val="nil"/>
                  <w:left w:val="nil"/>
                  <w:bottom w:val="single" w:sz="4" w:space="0" w:color="auto"/>
                  <w:right w:val="single" w:sz="4" w:space="0" w:color="auto"/>
                </w:tcBorders>
                <w:shd w:val="clear" w:color="auto" w:fill="auto"/>
                <w:vAlign w:val="center"/>
                <w:hideMark/>
              </w:tcPr>
            </w:tcPrChange>
          </w:tcPr>
          <w:p w14:paraId="085EE9AE" w14:textId="77777777" w:rsidR="00E2152F" w:rsidRPr="003C02F8" w:rsidRDefault="00E2152F">
            <w:pPr>
              <w:rPr>
                <w:ins w:id="446" w:author="Shiv Mangal Rahi" w:date="2019-12-05T15:39:00Z"/>
                <w:rFonts w:ascii="Calibri" w:eastAsia="Times New Roman" w:hAnsi="Calibri" w:cs="Calibri"/>
                <w:color w:val="000000"/>
                <w:sz w:val="20"/>
                <w:szCs w:val="20"/>
                <w:lang w:val="en-US"/>
              </w:rPr>
            </w:pPr>
            <w:ins w:id="447" w:author="Shiv Mangal Rahi" w:date="2019-12-05T15:39:00Z">
              <w:r w:rsidRPr="003C02F8">
                <w:rPr>
                  <w:rFonts w:ascii="Calibri" w:eastAsia="Times New Roman" w:hAnsi="Calibri" w:cs="Calibri"/>
                  <w:color w:val="000000"/>
                  <w:sz w:val="20"/>
                  <w:szCs w:val="20"/>
                  <w:lang w:val="en-US"/>
                </w:rPr>
                <w:t>NA</w:t>
              </w:r>
            </w:ins>
          </w:p>
        </w:tc>
        <w:tc>
          <w:tcPr>
            <w:tcW w:w="1890" w:type="dxa"/>
            <w:tcBorders>
              <w:top w:val="nil"/>
              <w:left w:val="nil"/>
              <w:bottom w:val="single" w:sz="4" w:space="0" w:color="auto"/>
              <w:right w:val="single" w:sz="4" w:space="0" w:color="auto"/>
            </w:tcBorders>
            <w:vAlign w:val="center"/>
            <w:tcPrChange w:id="448" w:author="Shiv Mangal Rahi" w:date="2019-12-05T15:49:00Z">
              <w:tcPr>
                <w:tcW w:w="1890" w:type="dxa"/>
                <w:tcBorders>
                  <w:top w:val="nil"/>
                  <w:left w:val="nil"/>
                  <w:bottom w:val="single" w:sz="4" w:space="0" w:color="auto"/>
                  <w:right w:val="single" w:sz="4" w:space="0" w:color="auto"/>
                </w:tcBorders>
              </w:tcPr>
            </w:tcPrChange>
          </w:tcPr>
          <w:p w14:paraId="6944736E" w14:textId="2F42EDC5" w:rsidR="00E2152F" w:rsidRPr="003C02F8" w:rsidRDefault="00E2152F" w:rsidP="00D00918">
            <w:pPr>
              <w:rPr>
                <w:ins w:id="449" w:author="Shiv Mangal Rahi" w:date="2019-12-05T15:49:00Z"/>
                <w:rFonts w:ascii="Calibri" w:eastAsia="Times New Roman" w:hAnsi="Calibri" w:cs="Calibri"/>
                <w:color w:val="000000"/>
                <w:sz w:val="20"/>
                <w:szCs w:val="20"/>
                <w:lang w:val="en-US"/>
              </w:rPr>
            </w:pPr>
            <w:ins w:id="450" w:author="Shiv Mangal Rahi" w:date="2019-12-05T15:49:00Z">
              <w:r w:rsidRPr="003C02F8">
                <w:rPr>
                  <w:rFonts w:ascii="Calibri" w:eastAsia="Times New Roman" w:hAnsi="Calibri" w:cs="Calibri"/>
                  <w:color w:val="000000"/>
                  <w:sz w:val="20"/>
                  <w:szCs w:val="20"/>
                  <w:lang w:val="en-US"/>
                </w:rPr>
                <w:t>NA</w:t>
              </w:r>
            </w:ins>
          </w:p>
        </w:tc>
      </w:tr>
      <w:tr w:rsidR="00E2152F" w:rsidRPr="003C02F8" w14:paraId="47D4B8BF" w14:textId="020D3515" w:rsidTr="00BC14DE">
        <w:trPr>
          <w:trHeight w:val="20"/>
          <w:ins w:id="451" w:author="Shiv Mangal Rahi" w:date="2019-12-05T15:39:00Z"/>
          <w:trPrChange w:id="452" w:author="Shiv Mangal Rahi" w:date="2019-12-05T15:49:00Z">
            <w:trPr>
              <w:trHeight w:val="20"/>
            </w:trPr>
          </w:trPrChange>
        </w:trPr>
        <w:tc>
          <w:tcPr>
            <w:tcW w:w="1458" w:type="dxa"/>
            <w:tcBorders>
              <w:top w:val="nil"/>
              <w:left w:val="single" w:sz="4" w:space="0" w:color="auto"/>
              <w:bottom w:val="single" w:sz="4" w:space="0" w:color="auto"/>
              <w:right w:val="single" w:sz="4" w:space="0" w:color="auto"/>
            </w:tcBorders>
            <w:shd w:val="clear" w:color="000000" w:fill="D9D9D9"/>
            <w:vAlign w:val="center"/>
            <w:hideMark/>
            <w:tcPrChange w:id="453" w:author="Shiv Mangal Rahi" w:date="2019-12-05T15:49:00Z">
              <w:tcPr>
                <w:tcW w:w="1458" w:type="dxa"/>
                <w:tcBorders>
                  <w:top w:val="nil"/>
                  <w:left w:val="single" w:sz="4" w:space="0" w:color="auto"/>
                  <w:bottom w:val="single" w:sz="4" w:space="0" w:color="auto"/>
                  <w:right w:val="single" w:sz="4" w:space="0" w:color="auto"/>
                </w:tcBorders>
                <w:shd w:val="clear" w:color="000000" w:fill="D9D9D9"/>
                <w:vAlign w:val="center"/>
                <w:hideMark/>
              </w:tcPr>
            </w:tcPrChange>
          </w:tcPr>
          <w:p w14:paraId="34001E0F" w14:textId="77777777" w:rsidR="00E2152F" w:rsidRPr="003C02F8" w:rsidRDefault="00E2152F">
            <w:pPr>
              <w:rPr>
                <w:ins w:id="454" w:author="Shiv Mangal Rahi" w:date="2019-12-05T15:39:00Z"/>
                <w:rFonts w:ascii="Calibri" w:eastAsia="Times New Roman" w:hAnsi="Calibri" w:cs="Calibri"/>
                <w:color w:val="000000"/>
                <w:sz w:val="20"/>
                <w:szCs w:val="20"/>
                <w:lang w:val="en-US"/>
              </w:rPr>
            </w:pPr>
            <w:ins w:id="455" w:author="Shiv Mangal Rahi" w:date="2019-12-05T15:39:00Z">
              <w:r w:rsidRPr="003C02F8">
                <w:rPr>
                  <w:rFonts w:ascii="Calibri" w:eastAsia="Times New Roman" w:hAnsi="Calibri" w:cs="Calibri"/>
                  <w:color w:val="000000"/>
                  <w:sz w:val="20"/>
                  <w:szCs w:val="20"/>
                  <w:lang w:val="en-US"/>
                </w:rPr>
                <w:t>Maximum Value</w:t>
              </w:r>
            </w:ins>
          </w:p>
        </w:tc>
        <w:tc>
          <w:tcPr>
            <w:tcW w:w="1620" w:type="dxa"/>
            <w:tcBorders>
              <w:top w:val="nil"/>
              <w:left w:val="nil"/>
              <w:bottom w:val="single" w:sz="4" w:space="0" w:color="auto"/>
              <w:right w:val="single" w:sz="4" w:space="0" w:color="auto"/>
            </w:tcBorders>
            <w:shd w:val="clear" w:color="auto" w:fill="auto"/>
            <w:vAlign w:val="center"/>
            <w:hideMark/>
            <w:tcPrChange w:id="456" w:author="Shiv Mangal Rahi" w:date="2019-12-05T15:49:00Z">
              <w:tcPr>
                <w:tcW w:w="1620" w:type="dxa"/>
                <w:tcBorders>
                  <w:top w:val="nil"/>
                  <w:left w:val="nil"/>
                  <w:bottom w:val="single" w:sz="4" w:space="0" w:color="auto"/>
                  <w:right w:val="single" w:sz="4" w:space="0" w:color="auto"/>
                </w:tcBorders>
                <w:shd w:val="clear" w:color="auto" w:fill="auto"/>
                <w:vAlign w:val="center"/>
                <w:hideMark/>
              </w:tcPr>
            </w:tcPrChange>
          </w:tcPr>
          <w:p w14:paraId="038E0570" w14:textId="661C9665" w:rsidR="00E2152F" w:rsidRPr="003C02F8" w:rsidRDefault="00E2152F">
            <w:pPr>
              <w:rPr>
                <w:ins w:id="457" w:author="Shiv Mangal Rahi" w:date="2019-12-05T15:39:00Z"/>
                <w:rFonts w:ascii="Calibri" w:eastAsia="Times New Roman" w:hAnsi="Calibri" w:cs="Calibri"/>
                <w:color w:val="000000"/>
                <w:sz w:val="20"/>
                <w:szCs w:val="20"/>
                <w:lang w:val="en-US"/>
              </w:rPr>
            </w:pPr>
            <w:ins w:id="458" w:author="Shiv Mangal Rahi" w:date="2019-12-05T15:41:00Z">
              <w:r w:rsidRPr="003C02F8">
                <w:rPr>
                  <w:rFonts w:ascii="Calibri" w:eastAsia="Times New Roman" w:hAnsi="Calibri" w:cs="Calibri"/>
                  <w:color w:val="000000"/>
                  <w:sz w:val="20"/>
                  <w:szCs w:val="20"/>
                  <w:lang w:val="en-US"/>
                </w:rPr>
                <w:t>N/A</w:t>
              </w:r>
            </w:ins>
          </w:p>
        </w:tc>
        <w:tc>
          <w:tcPr>
            <w:tcW w:w="1800" w:type="dxa"/>
            <w:tcBorders>
              <w:top w:val="nil"/>
              <w:left w:val="nil"/>
              <w:bottom w:val="single" w:sz="4" w:space="0" w:color="auto"/>
              <w:right w:val="single" w:sz="4" w:space="0" w:color="auto"/>
            </w:tcBorders>
            <w:shd w:val="clear" w:color="auto" w:fill="auto"/>
            <w:vAlign w:val="center"/>
            <w:hideMark/>
            <w:tcPrChange w:id="459" w:author="Shiv Mangal Rahi" w:date="2019-12-05T15:49:00Z">
              <w:tcPr>
                <w:tcW w:w="1800" w:type="dxa"/>
                <w:tcBorders>
                  <w:top w:val="nil"/>
                  <w:left w:val="nil"/>
                  <w:bottom w:val="single" w:sz="4" w:space="0" w:color="auto"/>
                  <w:right w:val="single" w:sz="4" w:space="0" w:color="auto"/>
                </w:tcBorders>
                <w:shd w:val="clear" w:color="auto" w:fill="auto"/>
                <w:vAlign w:val="center"/>
                <w:hideMark/>
              </w:tcPr>
            </w:tcPrChange>
          </w:tcPr>
          <w:p w14:paraId="7A7340F2" w14:textId="77777777" w:rsidR="00E2152F" w:rsidRPr="003C02F8" w:rsidRDefault="00E2152F">
            <w:pPr>
              <w:rPr>
                <w:ins w:id="460" w:author="Shiv Mangal Rahi" w:date="2019-12-05T15:39:00Z"/>
                <w:rFonts w:ascii="Calibri" w:eastAsia="Times New Roman" w:hAnsi="Calibri" w:cs="Calibri"/>
                <w:color w:val="000000"/>
                <w:sz w:val="20"/>
                <w:szCs w:val="20"/>
                <w:lang w:val="en-US"/>
              </w:rPr>
            </w:pPr>
            <w:ins w:id="461" w:author="Shiv Mangal Rahi" w:date="2019-12-05T15:39:00Z">
              <w:r w:rsidRPr="003C02F8">
                <w:rPr>
                  <w:rFonts w:ascii="Calibri" w:eastAsia="Times New Roman" w:hAnsi="Calibri" w:cs="Calibri"/>
                  <w:color w:val="000000"/>
                  <w:sz w:val="20"/>
                  <w:szCs w:val="20"/>
                  <w:lang w:val="en-US"/>
                </w:rPr>
                <w:t>N/A</w:t>
              </w:r>
            </w:ins>
          </w:p>
        </w:tc>
        <w:tc>
          <w:tcPr>
            <w:tcW w:w="1890" w:type="dxa"/>
            <w:tcBorders>
              <w:top w:val="nil"/>
              <w:left w:val="nil"/>
              <w:bottom w:val="single" w:sz="4" w:space="0" w:color="auto"/>
              <w:right w:val="single" w:sz="4" w:space="0" w:color="auto"/>
            </w:tcBorders>
            <w:shd w:val="clear" w:color="auto" w:fill="auto"/>
            <w:vAlign w:val="center"/>
            <w:hideMark/>
            <w:tcPrChange w:id="462" w:author="Shiv Mangal Rahi" w:date="2019-12-05T15:49:00Z">
              <w:tcPr>
                <w:tcW w:w="1890" w:type="dxa"/>
                <w:tcBorders>
                  <w:top w:val="nil"/>
                  <w:left w:val="nil"/>
                  <w:bottom w:val="single" w:sz="4" w:space="0" w:color="auto"/>
                  <w:right w:val="single" w:sz="4" w:space="0" w:color="auto"/>
                </w:tcBorders>
                <w:shd w:val="clear" w:color="auto" w:fill="auto"/>
                <w:vAlign w:val="center"/>
                <w:hideMark/>
              </w:tcPr>
            </w:tcPrChange>
          </w:tcPr>
          <w:p w14:paraId="328F8B03" w14:textId="77777777" w:rsidR="00E2152F" w:rsidRPr="003C02F8" w:rsidRDefault="00E2152F">
            <w:pPr>
              <w:rPr>
                <w:ins w:id="463" w:author="Shiv Mangal Rahi" w:date="2019-12-05T15:39:00Z"/>
                <w:rFonts w:ascii="Calibri" w:eastAsia="Times New Roman" w:hAnsi="Calibri" w:cs="Calibri"/>
                <w:color w:val="000000"/>
                <w:sz w:val="20"/>
                <w:szCs w:val="20"/>
                <w:lang w:val="en-US"/>
              </w:rPr>
            </w:pPr>
            <w:ins w:id="464" w:author="Shiv Mangal Rahi" w:date="2019-12-05T15:39:00Z">
              <w:r w:rsidRPr="003C02F8">
                <w:rPr>
                  <w:rFonts w:ascii="Calibri" w:eastAsia="Times New Roman" w:hAnsi="Calibri" w:cs="Calibri"/>
                  <w:color w:val="000000"/>
                  <w:sz w:val="20"/>
                  <w:szCs w:val="20"/>
                  <w:lang w:val="en-US"/>
                </w:rPr>
                <w:t>NA</w:t>
              </w:r>
            </w:ins>
          </w:p>
        </w:tc>
        <w:tc>
          <w:tcPr>
            <w:tcW w:w="1890" w:type="dxa"/>
            <w:tcBorders>
              <w:top w:val="nil"/>
              <w:left w:val="nil"/>
              <w:bottom w:val="single" w:sz="4" w:space="0" w:color="auto"/>
              <w:right w:val="single" w:sz="4" w:space="0" w:color="auto"/>
            </w:tcBorders>
            <w:vAlign w:val="center"/>
            <w:tcPrChange w:id="465" w:author="Shiv Mangal Rahi" w:date="2019-12-05T15:49:00Z">
              <w:tcPr>
                <w:tcW w:w="1890" w:type="dxa"/>
                <w:tcBorders>
                  <w:top w:val="nil"/>
                  <w:left w:val="nil"/>
                  <w:bottom w:val="single" w:sz="4" w:space="0" w:color="auto"/>
                  <w:right w:val="single" w:sz="4" w:space="0" w:color="auto"/>
                </w:tcBorders>
              </w:tcPr>
            </w:tcPrChange>
          </w:tcPr>
          <w:p w14:paraId="4FBA0C3E" w14:textId="35A87ACE" w:rsidR="00E2152F" w:rsidRPr="003C02F8" w:rsidRDefault="00E2152F" w:rsidP="00D00918">
            <w:pPr>
              <w:rPr>
                <w:ins w:id="466" w:author="Shiv Mangal Rahi" w:date="2019-12-05T15:49:00Z"/>
                <w:rFonts w:ascii="Calibri" w:eastAsia="Times New Roman" w:hAnsi="Calibri" w:cs="Calibri"/>
                <w:color w:val="000000"/>
                <w:sz w:val="20"/>
                <w:szCs w:val="20"/>
                <w:lang w:val="en-US"/>
              </w:rPr>
            </w:pPr>
            <w:ins w:id="467" w:author="Shiv Mangal Rahi" w:date="2019-12-05T15:49:00Z">
              <w:r w:rsidRPr="003C02F8">
                <w:rPr>
                  <w:rFonts w:ascii="Calibri" w:eastAsia="Times New Roman" w:hAnsi="Calibri" w:cs="Calibri"/>
                  <w:color w:val="000000"/>
                  <w:sz w:val="20"/>
                  <w:szCs w:val="20"/>
                  <w:lang w:val="en-US"/>
                </w:rPr>
                <w:t>NA</w:t>
              </w:r>
            </w:ins>
          </w:p>
        </w:tc>
      </w:tr>
      <w:tr w:rsidR="00E2152F" w:rsidRPr="003C02F8" w14:paraId="46A0A05E" w14:textId="2F748769" w:rsidTr="00BC14DE">
        <w:trPr>
          <w:trHeight w:val="20"/>
          <w:ins w:id="468" w:author="Shiv Mangal Rahi" w:date="2019-12-05T15:39:00Z"/>
          <w:trPrChange w:id="469" w:author="Shiv Mangal Rahi" w:date="2019-12-05T15:49:00Z">
            <w:trPr>
              <w:trHeight w:val="20"/>
            </w:trPr>
          </w:trPrChange>
        </w:trPr>
        <w:tc>
          <w:tcPr>
            <w:tcW w:w="1458" w:type="dxa"/>
            <w:tcBorders>
              <w:top w:val="nil"/>
              <w:left w:val="single" w:sz="4" w:space="0" w:color="auto"/>
              <w:bottom w:val="single" w:sz="4" w:space="0" w:color="auto"/>
              <w:right w:val="single" w:sz="4" w:space="0" w:color="auto"/>
            </w:tcBorders>
            <w:shd w:val="clear" w:color="000000" w:fill="D9D9D9"/>
            <w:vAlign w:val="center"/>
            <w:hideMark/>
            <w:tcPrChange w:id="470" w:author="Shiv Mangal Rahi" w:date="2019-12-05T15:49:00Z">
              <w:tcPr>
                <w:tcW w:w="1458" w:type="dxa"/>
                <w:tcBorders>
                  <w:top w:val="nil"/>
                  <w:left w:val="single" w:sz="4" w:space="0" w:color="auto"/>
                  <w:bottom w:val="single" w:sz="4" w:space="0" w:color="auto"/>
                  <w:right w:val="single" w:sz="4" w:space="0" w:color="auto"/>
                </w:tcBorders>
                <w:shd w:val="clear" w:color="000000" w:fill="D9D9D9"/>
                <w:vAlign w:val="center"/>
                <w:hideMark/>
              </w:tcPr>
            </w:tcPrChange>
          </w:tcPr>
          <w:p w14:paraId="46C05C3D" w14:textId="77777777" w:rsidR="00E2152F" w:rsidRPr="003C02F8" w:rsidRDefault="00E2152F">
            <w:pPr>
              <w:rPr>
                <w:ins w:id="471" w:author="Shiv Mangal Rahi" w:date="2019-12-05T15:39:00Z"/>
                <w:rFonts w:ascii="Calibri" w:eastAsia="Times New Roman" w:hAnsi="Calibri" w:cs="Calibri"/>
                <w:color w:val="000000"/>
                <w:sz w:val="20"/>
                <w:szCs w:val="20"/>
                <w:lang w:val="en-US"/>
              </w:rPr>
            </w:pPr>
            <w:ins w:id="472" w:author="Shiv Mangal Rahi" w:date="2019-12-05T15:39:00Z">
              <w:r w:rsidRPr="003C02F8">
                <w:rPr>
                  <w:rFonts w:ascii="Calibri" w:eastAsia="Times New Roman" w:hAnsi="Calibri" w:cs="Calibri"/>
                  <w:color w:val="000000"/>
                  <w:sz w:val="20"/>
                  <w:szCs w:val="20"/>
                  <w:lang w:val="en-US"/>
                </w:rPr>
                <w:t>Type of List</w:t>
              </w:r>
            </w:ins>
          </w:p>
        </w:tc>
        <w:tc>
          <w:tcPr>
            <w:tcW w:w="1620" w:type="dxa"/>
            <w:tcBorders>
              <w:top w:val="nil"/>
              <w:left w:val="nil"/>
              <w:bottom w:val="single" w:sz="4" w:space="0" w:color="auto"/>
              <w:right w:val="single" w:sz="4" w:space="0" w:color="auto"/>
            </w:tcBorders>
            <w:shd w:val="clear" w:color="auto" w:fill="auto"/>
            <w:vAlign w:val="center"/>
            <w:hideMark/>
            <w:tcPrChange w:id="473" w:author="Shiv Mangal Rahi" w:date="2019-12-05T15:49:00Z">
              <w:tcPr>
                <w:tcW w:w="1620" w:type="dxa"/>
                <w:tcBorders>
                  <w:top w:val="nil"/>
                  <w:left w:val="nil"/>
                  <w:bottom w:val="single" w:sz="4" w:space="0" w:color="auto"/>
                  <w:right w:val="single" w:sz="4" w:space="0" w:color="auto"/>
                </w:tcBorders>
                <w:shd w:val="clear" w:color="auto" w:fill="auto"/>
                <w:vAlign w:val="center"/>
                <w:hideMark/>
              </w:tcPr>
            </w:tcPrChange>
          </w:tcPr>
          <w:p w14:paraId="5C9F7CBB" w14:textId="4D8A3D94" w:rsidR="00E2152F" w:rsidRPr="003C02F8" w:rsidRDefault="00E2152F">
            <w:pPr>
              <w:rPr>
                <w:ins w:id="474" w:author="Shiv Mangal Rahi" w:date="2019-12-05T15:39:00Z"/>
                <w:rFonts w:ascii="Calibri" w:eastAsia="Times New Roman" w:hAnsi="Calibri" w:cs="Calibri"/>
                <w:color w:val="000000"/>
                <w:sz w:val="20"/>
                <w:szCs w:val="20"/>
                <w:lang w:val="en-US"/>
              </w:rPr>
            </w:pPr>
            <w:ins w:id="475" w:author="Shiv Mangal Rahi" w:date="2019-12-05T15:41:00Z">
              <w:r w:rsidRPr="003C02F8">
                <w:rPr>
                  <w:rFonts w:ascii="Calibri" w:eastAsia="Times New Roman" w:hAnsi="Calibri" w:cs="Calibri"/>
                  <w:color w:val="000000"/>
                  <w:sz w:val="20"/>
                  <w:szCs w:val="20"/>
                  <w:lang w:val="en-US"/>
                </w:rPr>
                <w:t>N/A</w:t>
              </w:r>
            </w:ins>
          </w:p>
        </w:tc>
        <w:tc>
          <w:tcPr>
            <w:tcW w:w="1800" w:type="dxa"/>
            <w:tcBorders>
              <w:top w:val="nil"/>
              <w:left w:val="nil"/>
              <w:bottom w:val="single" w:sz="4" w:space="0" w:color="auto"/>
              <w:right w:val="single" w:sz="4" w:space="0" w:color="auto"/>
            </w:tcBorders>
            <w:shd w:val="clear" w:color="auto" w:fill="auto"/>
            <w:vAlign w:val="center"/>
            <w:hideMark/>
            <w:tcPrChange w:id="476" w:author="Shiv Mangal Rahi" w:date="2019-12-05T15:49:00Z">
              <w:tcPr>
                <w:tcW w:w="1800" w:type="dxa"/>
                <w:tcBorders>
                  <w:top w:val="nil"/>
                  <w:left w:val="nil"/>
                  <w:bottom w:val="single" w:sz="4" w:space="0" w:color="auto"/>
                  <w:right w:val="single" w:sz="4" w:space="0" w:color="auto"/>
                </w:tcBorders>
                <w:shd w:val="clear" w:color="auto" w:fill="auto"/>
                <w:vAlign w:val="center"/>
                <w:hideMark/>
              </w:tcPr>
            </w:tcPrChange>
          </w:tcPr>
          <w:p w14:paraId="6D80F357" w14:textId="5E42BB32" w:rsidR="00E2152F" w:rsidRPr="003C02F8" w:rsidRDefault="00E2152F">
            <w:pPr>
              <w:rPr>
                <w:ins w:id="477" w:author="Shiv Mangal Rahi" w:date="2019-12-05T15:39:00Z"/>
                <w:rFonts w:ascii="Calibri" w:eastAsia="Times New Roman" w:hAnsi="Calibri" w:cs="Calibri"/>
                <w:color w:val="000000"/>
                <w:sz w:val="20"/>
                <w:szCs w:val="20"/>
                <w:lang w:val="en-US"/>
              </w:rPr>
            </w:pPr>
            <w:ins w:id="478" w:author="Shiv Mangal Rahi" w:date="2019-12-05T15:45:00Z">
              <w:r>
                <w:rPr>
                  <w:rFonts w:ascii="Calibri" w:eastAsia="Times New Roman" w:hAnsi="Calibri" w:cs="Calibri"/>
                  <w:color w:val="000000"/>
                  <w:sz w:val="20"/>
                  <w:szCs w:val="20"/>
                  <w:lang w:val="en-US"/>
                </w:rPr>
                <w:t>Reference List</w:t>
              </w:r>
            </w:ins>
          </w:p>
        </w:tc>
        <w:tc>
          <w:tcPr>
            <w:tcW w:w="1890" w:type="dxa"/>
            <w:tcBorders>
              <w:top w:val="nil"/>
              <w:left w:val="nil"/>
              <w:bottom w:val="single" w:sz="4" w:space="0" w:color="auto"/>
              <w:right w:val="single" w:sz="4" w:space="0" w:color="auto"/>
            </w:tcBorders>
            <w:shd w:val="clear" w:color="auto" w:fill="auto"/>
            <w:vAlign w:val="center"/>
            <w:hideMark/>
            <w:tcPrChange w:id="479" w:author="Shiv Mangal Rahi" w:date="2019-12-05T15:49:00Z">
              <w:tcPr>
                <w:tcW w:w="1890" w:type="dxa"/>
                <w:tcBorders>
                  <w:top w:val="nil"/>
                  <w:left w:val="nil"/>
                  <w:bottom w:val="single" w:sz="4" w:space="0" w:color="auto"/>
                  <w:right w:val="single" w:sz="4" w:space="0" w:color="auto"/>
                </w:tcBorders>
                <w:shd w:val="clear" w:color="auto" w:fill="auto"/>
                <w:vAlign w:val="center"/>
                <w:hideMark/>
              </w:tcPr>
            </w:tcPrChange>
          </w:tcPr>
          <w:p w14:paraId="07042F8B" w14:textId="4DF028A8" w:rsidR="00E2152F" w:rsidRPr="003C02F8" w:rsidRDefault="00E2152F">
            <w:pPr>
              <w:rPr>
                <w:ins w:id="480" w:author="Shiv Mangal Rahi" w:date="2019-12-05T15:39:00Z"/>
                <w:rFonts w:ascii="Calibri" w:eastAsia="Times New Roman" w:hAnsi="Calibri" w:cs="Calibri"/>
                <w:color w:val="000000"/>
                <w:sz w:val="20"/>
                <w:szCs w:val="20"/>
                <w:lang w:val="en-US"/>
              </w:rPr>
            </w:pPr>
            <w:ins w:id="481" w:author="Shiv Mangal Rahi" w:date="2019-12-05T15:47:00Z">
              <w:r w:rsidRPr="003C02F8">
                <w:rPr>
                  <w:rFonts w:ascii="Calibri" w:eastAsia="Times New Roman" w:hAnsi="Calibri" w:cs="Calibri"/>
                  <w:color w:val="000000"/>
                  <w:sz w:val="20"/>
                  <w:szCs w:val="20"/>
                  <w:lang w:val="en-US"/>
                </w:rPr>
                <w:t>NA</w:t>
              </w:r>
            </w:ins>
          </w:p>
        </w:tc>
        <w:tc>
          <w:tcPr>
            <w:tcW w:w="1890" w:type="dxa"/>
            <w:tcBorders>
              <w:top w:val="nil"/>
              <w:left w:val="nil"/>
              <w:bottom w:val="single" w:sz="4" w:space="0" w:color="auto"/>
              <w:right w:val="single" w:sz="4" w:space="0" w:color="auto"/>
            </w:tcBorders>
            <w:vAlign w:val="center"/>
            <w:tcPrChange w:id="482" w:author="Shiv Mangal Rahi" w:date="2019-12-05T15:49:00Z">
              <w:tcPr>
                <w:tcW w:w="1890" w:type="dxa"/>
                <w:tcBorders>
                  <w:top w:val="nil"/>
                  <w:left w:val="nil"/>
                  <w:bottom w:val="single" w:sz="4" w:space="0" w:color="auto"/>
                  <w:right w:val="single" w:sz="4" w:space="0" w:color="auto"/>
                </w:tcBorders>
              </w:tcPr>
            </w:tcPrChange>
          </w:tcPr>
          <w:p w14:paraId="247B8C4E" w14:textId="1B7BFB51" w:rsidR="00E2152F" w:rsidRPr="003C02F8" w:rsidRDefault="00E2152F" w:rsidP="00D00918">
            <w:pPr>
              <w:rPr>
                <w:ins w:id="483" w:author="Shiv Mangal Rahi" w:date="2019-12-05T15:49:00Z"/>
                <w:rFonts w:ascii="Calibri" w:eastAsia="Times New Roman" w:hAnsi="Calibri" w:cs="Calibri"/>
                <w:color w:val="000000"/>
                <w:sz w:val="20"/>
                <w:szCs w:val="20"/>
                <w:lang w:val="en-US"/>
              </w:rPr>
            </w:pPr>
            <w:ins w:id="484" w:author="Shiv Mangal Rahi" w:date="2019-12-05T15:49:00Z">
              <w:r w:rsidRPr="003C02F8">
                <w:rPr>
                  <w:rFonts w:ascii="Calibri" w:eastAsia="Times New Roman" w:hAnsi="Calibri" w:cs="Calibri"/>
                  <w:color w:val="000000"/>
                  <w:sz w:val="20"/>
                  <w:szCs w:val="20"/>
                  <w:lang w:val="en-US"/>
                </w:rPr>
                <w:t>Reference List Item : IGX Pass Skip List</w:t>
              </w:r>
            </w:ins>
          </w:p>
        </w:tc>
      </w:tr>
      <w:tr w:rsidR="00E2152F" w:rsidRPr="003C02F8" w14:paraId="1CDB1ACA" w14:textId="32C258EA" w:rsidTr="00BC14DE">
        <w:trPr>
          <w:trHeight w:val="20"/>
          <w:ins w:id="485" w:author="Shiv Mangal Rahi" w:date="2019-12-05T15:39:00Z"/>
          <w:trPrChange w:id="486" w:author="Shiv Mangal Rahi" w:date="2019-12-05T15:49:00Z">
            <w:trPr>
              <w:trHeight w:val="20"/>
            </w:trPr>
          </w:trPrChange>
        </w:trPr>
        <w:tc>
          <w:tcPr>
            <w:tcW w:w="1458" w:type="dxa"/>
            <w:tcBorders>
              <w:top w:val="nil"/>
              <w:left w:val="single" w:sz="4" w:space="0" w:color="auto"/>
              <w:bottom w:val="single" w:sz="4" w:space="0" w:color="auto"/>
              <w:right w:val="single" w:sz="4" w:space="0" w:color="auto"/>
            </w:tcBorders>
            <w:shd w:val="clear" w:color="000000" w:fill="D9D9D9"/>
            <w:vAlign w:val="center"/>
            <w:hideMark/>
            <w:tcPrChange w:id="487" w:author="Shiv Mangal Rahi" w:date="2019-12-05T15:49:00Z">
              <w:tcPr>
                <w:tcW w:w="1458" w:type="dxa"/>
                <w:tcBorders>
                  <w:top w:val="nil"/>
                  <w:left w:val="single" w:sz="4" w:space="0" w:color="auto"/>
                  <w:bottom w:val="single" w:sz="4" w:space="0" w:color="auto"/>
                  <w:right w:val="single" w:sz="4" w:space="0" w:color="auto"/>
                </w:tcBorders>
                <w:shd w:val="clear" w:color="000000" w:fill="D9D9D9"/>
                <w:vAlign w:val="center"/>
                <w:hideMark/>
              </w:tcPr>
            </w:tcPrChange>
          </w:tcPr>
          <w:p w14:paraId="1B350AD2" w14:textId="77777777" w:rsidR="00E2152F" w:rsidRPr="003C02F8" w:rsidRDefault="00E2152F">
            <w:pPr>
              <w:rPr>
                <w:ins w:id="488" w:author="Shiv Mangal Rahi" w:date="2019-12-05T15:39:00Z"/>
                <w:rFonts w:ascii="Calibri" w:eastAsia="Times New Roman" w:hAnsi="Calibri" w:cs="Calibri"/>
                <w:color w:val="000000"/>
                <w:sz w:val="20"/>
                <w:szCs w:val="20"/>
                <w:lang w:val="en-US"/>
              </w:rPr>
            </w:pPr>
            <w:ins w:id="489" w:author="Shiv Mangal Rahi" w:date="2019-12-05T15:39:00Z">
              <w:r w:rsidRPr="003C02F8">
                <w:rPr>
                  <w:rFonts w:ascii="Calibri" w:eastAsia="Times New Roman" w:hAnsi="Calibri" w:cs="Calibri"/>
                  <w:color w:val="000000"/>
                  <w:sz w:val="20"/>
                  <w:szCs w:val="20"/>
                  <w:lang w:val="en-US"/>
                </w:rPr>
                <w:lastRenderedPageBreak/>
                <w:t>List Display Format</w:t>
              </w:r>
            </w:ins>
          </w:p>
        </w:tc>
        <w:tc>
          <w:tcPr>
            <w:tcW w:w="1620" w:type="dxa"/>
            <w:tcBorders>
              <w:top w:val="nil"/>
              <w:left w:val="nil"/>
              <w:bottom w:val="single" w:sz="4" w:space="0" w:color="auto"/>
              <w:right w:val="single" w:sz="4" w:space="0" w:color="auto"/>
            </w:tcBorders>
            <w:shd w:val="clear" w:color="auto" w:fill="auto"/>
            <w:vAlign w:val="center"/>
            <w:hideMark/>
            <w:tcPrChange w:id="490" w:author="Shiv Mangal Rahi" w:date="2019-12-05T15:49:00Z">
              <w:tcPr>
                <w:tcW w:w="1620" w:type="dxa"/>
                <w:tcBorders>
                  <w:top w:val="nil"/>
                  <w:left w:val="nil"/>
                  <w:bottom w:val="single" w:sz="4" w:space="0" w:color="auto"/>
                  <w:right w:val="single" w:sz="4" w:space="0" w:color="auto"/>
                </w:tcBorders>
                <w:shd w:val="clear" w:color="auto" w:fill="auto"/>
                <w:vAlign w:val="center"/>
                <w:hideMark/>
              </w:tcPr>
            </w:tcPrChange>
          </w:tcPr>
          <w:p w14:paraId="5CECD781" w14:textId="1C160C05" w:rsidR="00E2152F" w:rsidRPr="003C02F8" w:rsidRDefault="00E2152F">
            <w:pPr>
              <w:rPr>
                <w:ins w:id="491" w:author="Shiv Mangal Rahi" w:date="2019-12-05T15:39:00Z"/>
                <w:rFonts w:ascii="Calibri" w:eastAsia="Times New Roman" w:hAnsi="Calibri" w:cs="Calibri"/>
                <w:color w:val="000000"/>
                <w:sz w:val="20"/>
                <w:szCs w:val="20"/>
                <w:lang w:val="en-US"/>
              </w:rPr>
            </w:pPr>
            <w:ins w:id="492" w:author="Shiv Mangal Rahi" w:date="2019-12-05T15:41:00Z">
              <w:r w:rsidRPr="003C02F8">
                <w:rPr>
                  <w:rFonts w:ascii="Calibri" w:eastAsia="Times New Roman" w:hAnsi="Calibri" w:cs="Calibri"/>
                  <w:color w:val="000000"/>
                  <w:sz w:val="20"/>
                  <w:szCs w:val="20"/>
                  <w:lang w:val="en-US"/>
                </w:rPr>
                <w:t>N/A</w:t>
              </w:r>
            </w:ins>
          </w:p>
        </w:tc>
        <w:tc>
          <w:tcPr>
            <w:tcW w:w="1800" w:type="dxa"/>
            <w:tcBorders>
              <w:top w:val="nil"/>
              <w:left w:val="nil"/>
              <w:bottom w:val="single" w:sz="4" w:space="0" w:color="auto"/>
              <w:right w:val="single" w:sz="4" w:space="0" w:color="auto"/>
            </w:tcBorders>
            <w:shd w:val="clear" w:color="auto" w:fill="auto"/>
            <w:vAlign w:val="center"/>
            <w:hideMark/>
            <w:tcPrChange w:id="493" w:author="Shiv Mangal Rahi" w:date="2019-12-05T15:49:00Z">
              <w:tcPr>
                <w:tcW w:w="1800" w:type="dxa"/>
                <w:tcBorders>
                  <w:top w:val="nil"/>
                  <w:left w:val="nil"/>
                  <w:bottom w:val="single" w:sz="4" w:space="0" w:color="auto"/>
                  <w:right w:val="single" w:sz="4" w:space="0" w:color="auto"/>
                </w:tcBorders>
                <w:shd w:val="clear" w:color="auto" w:fill="auto"/>
                <w:vAlign w:val="center"/>
                <w:hideMark/>
              </w:tcPr>
            </w:tcPrChange>
          </w:tcPr>
          <w:p w14:paraId="05145911" w14:textId="77777777" w:rsidR="00E2152F" w:rsidRPr="003C02F8" w:rsidRDefault="00E2152F">
            <w:pPr>
              <w:rPr>
                <w:ins w:id="494" w:author="Shiv Mangal Rahi" w:date="2019-12-05T15:39:00Z"/>
                <w:rFonts w:ascii="Calibri" w:eastAsia="Times New Roman" w:hAnsi="Calibri" w:cs="Calibri"/>
                <w:color w:val="000000"/>
                <w:sz w:val="20"/>
                <w:szCs w:val="20"/>
                <w:lang w:val="en-US"/>
              </w:rPr>
            </w:pPr>
            <w:ins w:id="495" w:author="Shiv Mangal Rahi" w:date="2019-12-05T15:39:00Z">
              <w:r w:rsidRPr="003C02F8">
                <w:rPr>
                  <w:rFonts w:ascii="Calibri" w:eastAsia="Times New Roman" w:hAnsi="Calibri" w:cs="Calibri"/>
                  <w:color w:val="000000"/>
                  <w:sz w:val="20"/>
                  <w:szCs w:val="20"/>
                  <w:lang w:val="en-US"/>
                </w:rPr>
                <w:t>{Code}</w:t>
              </w:r>
            </w:ins>
          </w:p>
        </w:tc>
        <w:tc>
          <w:tcPr>
            <w:tcW w:w="1890" w:type="dxa"/>
            <w:tcBorders>
              <w:top w:val="nil"/>
              <w:left w:val="nil"/>
              <w:bottom w:val="single" w:sz="4" w:space="0" w:color="auto"/>
              <w:right w:val="single" w:sz="4" w:space="0" w:color="auto"/>
            </w:tcBorders>
            <w:shd w:val="clear" w:color="auto" w:fill="auto"/>
            <w:vAlign w:val="center"/>
            <w:hideMark/>
            <w:tcPrChange w:id="496" w:author="Shiv Mangal Rahi" w:date="2019-12-05T15:49:00Z">
              <w:tcPr>
                <w:tcW w:w="1890" w:type="dxa"/>
                <w:tcBorders>
                  <w:top w:val="nil"/>
                  <w:left w:val="nil"/>
                  <w:bottom w:val="single" w:sz="4" w:space="0" w:color="auto"/>
                  <w:right w:val="single" w:sz="4" w:space="0" w:color="auto"/>
                </w:tcBorders>
                <w:shd w:val="clear" w:color="auto" w:fill="auto"/>
                <w:vAlign w:val="center"/>
                <w:hideMark/>
              </w:tcPr>
            </w:tcPrChange>
          </w:tcPr>
          <w:p w14:paraId="78A9958C" w14:textId="77777777" w:rsidR="00E2152F" w:rsidRPr="003C02F8" w:rsidRDefault="00E2152F">
            <w:pPr>
              <w:rPr>
                <w:ins w:id="497" w:author="Shiv Mangal Rahi" w:date="2019-12-05T15:39:00Z"/>
                <w:rFonts w:ascii="Calibri" w:eastAsia="Times New Roman" w:hAnsi="Calibri" w:cs="Calibri"/>
                <w:color w:val="000000"/>
                <w:sz w:val="20"/>
                <w:szCs w:val="20"/>
                <w:lang w:val="en-US"/>
              </w:rPr>
            </w:pPr>
            <w:ins w:id="498" w:author="Shiv Mangal Rahi" w:date="2019-12-05T15:39:00Z">
              <w:r w:rsidRPr="003C02F8">
                <w:rPr>
                  <w:rFonts w:ascii="Calibri" w:eastAsia="Times New Roman" w:hAnsi="Calibri" w:cs="Calibri"/>
                  <w:color w:val="000000"/>
                  <w:sz w:val="20"/>
                  <w:szCs w:val="20"/>
                  <w:lang w:val="en-US"/>
                </w:rPr>
                <w:t>N/A</w:t>
              </w:r>
            </w:ins>
          </w:p>
        </w:tc>
        <w:tc>
          <w:tcPr>
            <w:tcW w:w="1890" w:type="dxa"/>
            <w:tcBorders>
              <w:top w:val="nil"/>
              <w:left w:val="nil"/>
              <w:bottom w:val="single" w:sz="4" w:space="0" w:color="auto"/>
              <w:right w:val="single" w:sz="4" w:space="0" w:color="auto"/>
            </w:tcBorders>
            <w:vAlign w:val="center"/>
            <w:tcPrChange w:id="499" w:author="Shiv Mangal Rahi" w:date="2019-12-05T15:49:00Z">
              <w:tcPr>
                <w:tcW w:w="1890" w:type="dxa"/>
                <w:tcBorders>
                  <w:top w:val="nil"/>
                  <w:left w:val="nil"/>
                  <w:bottom w:val="single" w:sz="4" w:space="0" w:color="auto"/>
                  <w:right w:val="single" w:sz="4" w:space="0" w:color="auto"/>
                </w:tcBorders>
              </w:tcPr>
            </w:tcPrChange>
          </w:tcPr>
          <w:p w14:paraId="64D9D4E9" w14:textId="7E651B07" w:rsidR="00E2152F" w:rsidRPr="003C02F8" w:rsidRDefault="00E2152F" w:rsidP="00D00918">
            <w:pPr>
              <w:rPr>
                <w:ins w:id="500" w:author="Shiv Mangal Rahi" w:date="2019-12-05T15:49:00Z"/>
                <w:rFonts w:ascii="Calibri" w:eastAsia="Times New Roman" w:hAnsi="Calibri" w:cs="Calibri"/>
                <w:color w:val="000000"/>
                <w:sz w:val="20"/>
                <w:szCs w:val="20"/>
                <w:lang w:val="en-US"/>
              </w:rPr>
            </w:pPr>
            <w:ins w:id="501" w:author="Shiv Mangal Rahi" w:date="2019-12-05T15:49:00Z">
              <w:r w:rsidRPr="003C02F8">
                <w:rPr>
                  <w:rFonts w:ascii="Calibri" w:eastAsia="Times New Roman" w:hAnsi="Calibri" w:cs="Calibri"/>
                  <w:color w:val="000000"/>
                  <w:sz w:val="20"/>
                  <w:szCs w:val="20"/>
                  <w:lang w:val="en-US"/>
                </w:rPr>
                <w:t>{Description}</w:t>
              </w:r>
            </w:ins>
          </w:p>
        </w:tc>
      </w:tr>
      <w:tr w:rsidR="00E2152F" w:rsidRPr="003C02F8" w14:paraId="5E27ED25" w14:textId="13C9C890" w:rsidTr="00BC14DE">
        <w:trPr>
          <w:trHeight w:val="20"/>
          <w:ins w:id="502" w:author="Shiv Mangal Rahi" w:date="2019-12-05T15:39:00Z"/>
          <w:trPrChange w:id="503" w:author="Shiv Mangal Rahi" w:date="2019-12-05T15:49:00Z">
            <w:trPr>
              <w:trHeight w:val="20"/>
            </w:trPr>
          </w:trPrChange>
        </w:trPr>
        <w:tc>
          <w:tcPr>
            <w:tcW w:w="1458" w:type="dxa"/>
            <w:tcBorders>
              <w:top w:val="nil"/>
              <w:left w:val="single" w:sz="4" w:space="0" w:color="auto"/>
              <w:bottom w:val="single" w:sz="4" w:space="0" w:color="auto"/>
              <w:right w:val="single" w:sz="4" w:space="0" w:color="auto"/>
            </w:tcBorders>
            <w:shd w:val="clear" w:color="000000" w:fill="D9D9D9"/>
            <w:vAlign w:val="center"/>
            <w:hideMark/>
            <w:tcPrChange w:id="504" w:author="Shiv Mangal Rahi" w:date="2019-12-05T15:49:00Z">
              <w:tcPr>
                <w:tcW w:w="1458" w:type="dxa"/>
                <w:tcBorders>
                  <w:top w:val="nil"/>
                  <w:left w:val="single" w:sz="4" w:space="0" w:color="auto"/>
                  <w:bottom w:val="single" w:sz="4" w:space="0" w:color="auto"/>
                  <w:right w:val="single" w:sz="4" w:space="0" w:color="auto"/>
                </w:tcBorders>
                <w:shd w:val="clear" w:color="000000" w:fill="D9D9D9"/>
                <w:vAlign w:val="center"/>
                <w:hideMark/>
              </w:tcPr>
            </w:tcPrChange>
          </w:tcPr>
          <w:p w14:paraId="1C9F85D6" w14:textId="77777777" w:rsidR="00E2152F" w:rsidRPr="003C02F8" w:rsidRDefault="00E2152F">
            <w:pPr>
              <w:rPr>
                <w:ins w:id="505" w:author="Shiv Mangal Rahi" w:date="2019-12-05T15:39:00Z"/>
                <w:rFonts w:ascii="Calibri" w:eastAsia="Times New Roman" w:hAnsi="Calibri" w:cs="Calibri"/>
                <w:color w:val="000000"/>
                <w:sz w:val="20"/>
                <w:szCs w:val="20"/>
                <w:lang w:val="en-US"/>
              </w:rPr>
            </w:pPr>
            <w:ins w:id="506" w:author="Shiv Mangal Rahi" w:date="2019-12-05T15:39:00Z">
              <w:r w:rsidRPr="003C02F8">
                <w:rPr>
                  <w:rFonts w:ascii="Calibri" w:eastAsia="Times New Roman" w:hAnsi="Calibri" w:cs="Calibri"/>
                  <w:color w:val="000000"/>
                  <w:sz w:val="20"/>
                  <w:szCs w:val="20"/>
                  <w:lang w:val="en-US"/>
                </w:rPr>
                <w:t>Show In Detail Tile</w:t>
              </w:r>
            </w:ins>
          </w:p>
        </w:tc>
        <w:tc>
          <w:tcPr>
            <w:tcW w:w="1620" w:type="dxa"/>
            <w:tcBorders>
              <w:top w:val="nil"/>
              <w:left w:val="nil"/>
              <w:bottom w:val="single" w:sz="4" w:space="0" w:color="auto"/>
              <w:right w:val="single" w:sz="4" w:space="0" w:color="auto"/>
            </w:tcBorders>
            <w:shd w:val="clear" w:color="auto" w:fill="auto"/>
            <w:vAlign w:val="center"/>
            <w:hideMark/>
            <w:tcPrChange w:id="507" w:author="Shiv Mangal Rahi" w:date="2019-12-05T15:49:00Z">
              <w:tcPr>
                <w:tcW w:w="1620" w:type="dxa"/>
                <w:tcBorders>
                  <w:top w:val="nil"/>
                  <w:left w:val="nil"/>
                  <w:bottom w:val="single" w:sz="4" w:space="0" w:color="auto"/>
                  <w:right w:val="single" w:sz="4" w:space="0" w:color="auto"/>
                </w:tcBorders>
                <w:shd w:val="clear" w:color="auto" w:fill="auto"/>
                <w:vAlign w:val="center"/>
                <w:hideMark/>
              </w:tcPr>
            </w:tcPrChange>
          </w:tcPr>
          <w:p w14:paraId="2EDE1D0A" w14:textId="37FE6D7C" w:rsidR="00E2152F" w:rsidRPr="003C02F8" w:rsidRDefault="00E2152F">
            <w:pPr>
              <w:rPr>
                <w:ins w:id="508" w:author="Shiv Mangal Rahi" w:date="2019-12-05T15:39:00Z"/>
                <w:rFonts w:ascii="Calibri" w:eastAsia="Times New Roman" w:hAnsi="Calibri" w:cs="Calibri"/>
                <w:color w:val="000000"/>
                <w:sz w:val="20"/>
                <w:szCs w:val="20"/>
                <w:lang w:val="en-US"/>
              </w:rPr>
            </w:pPr>
            <w:ins w:id="509" w:author="Shiv Mangal Rahi" w:date="2019-12-05T15:41:00Z">
              <w:r w:rsidRPr="003C02F8">
                <w:rPr>
                  <w:rFonts w:ascii="Calibri" w:eastAsia="Times New Roman" w:hAnsi="Calibri" w:cs="Calibri"/>
                  <w:color w:val="000000"/>
                  <w:sz w:val="20"/>
                  <w:szCs w:val="20"/>
                  <w:lang w:val="en-US"/>
                </w:rPr>
                <w:t>TRUE</w:t>
              </w:r>
            </w:ins>
          </w:p>
        </w:tc>
        <w:tc>
          <w:tcPr>
            <w:tcW w:w="1800" w:type="dxa"/>
            <w:tcBorders>
              <w:top w:val="nil"/>
              <w:left w:val="nil"/>
              <w:bottom w:val="single" w:sz="4" w:space="0" w:color="auto"/>
              <w:right w:val="single" w:sz="4" w:space="0" w:color="auto"/>
            </w:tcBorders>
            <w:shd w:val="clear" w:color="auto" w:fill="auto"/>
            <w:vAlign w:val="center"/>
            <w:hideMark/>
            <w:tcPrChange w:id="510" w:author="Shiv Mangal Rahi" w:date="2019-12-05T15:49:00Z">
              <w:tcPr>
                <w:tcW w:w="1800" w:type="dxa"/>
                <w:tcBorders>
                  <w:top w:val="nil"/>
                  <w:left w:val="nil"/>
                  <w:bottom w:val="single" w:sz="4" w:space="0" w:color="auto"/>
                  <w:right w:val="single" w:sz="4" w:space="0" w:color="auto"/>
                </w:tcBorders>
                <w:shd w:val="clear" w:color="auto" w:fill="auto"/>
                <w:vAlign w:val="center"/>
                <w:hideMark/>
              </w:tcPr>
            </w:tcPrChange>
          </w:tcPr>
          <w:p w14:paraId="1A0CC840" w14:textId="77777777" w:rsidR="00E2152F" w:rsidRPr="003C02F8" w:rsidRDefault="00E2152F">
            <w:pPr>
              <w:rPr>
                <w:ins w:id="511" w:author="Shiv Mangal Rahi" w:date="2019-12-05T15:39:00Z"/>
                <w:rFonts w:ascii="Calibri" w:eastAsia="Times New Roman" w:hAnsi="Calibri" w:cs="Calibri"/>
                <w:color w:val="000000"/>
                <w:sz w:val="20"/>
                <w:szCs w:val="20"/>
                <w:lang w:val="en-US"/>
              </w:rPr>
            </w:pPr>
            <w:ins w:id="512" w:author="Shiv Mangal Rahi" w:date="2019-12-05T15:39:00Z">
              <w:r w:rsidRPr="003C02F8">
                <w:rPr>
                  <w:rFonts w:ascii="Calibri" w:eastAsia="Times New Roman" w:hAnsi="Calibri" w:cs="Calibri"/>
                  <w:color w:val="000000"/>
                  <w:sz w:val="20"/>
                  <w:szCs w:val="20"/>
                  <w:lang w:val="en-US"/>
                </w:rPr>
                <w:t>TRUE</w:t>
              </w:r>
            </w:ins>
          </w:p>
        </w:tc>
        <w:tc>
          <w:tcPr>
            <w:tcW w:w="1890" w:type="dxa"/>
            <w:tcBorders>
              <w:top w:val="nil"/>
              <w:left w:val="nil"/>
              <w:bottom w:val="single" w:sz="4" w:space="0" w:color="auto"/>
              <w:right w:val="single" w:sz="4" w:space="0" w:color="auto"/>
            </w:tcBorders>
            <w:shd w:val="clear" w:color="auto" w:fill="auto"/>
            <w:vAlign w:val="center"/>
            <w:hideMark/>
            <w:tcPrChange w:id="513" w:author="Shiv Mangal Rahi" w:date="2019-12-05T15:49:00Z">
              <w:tcPr>
                <w:tcW w:w="1890" w:type="dxa"/>
                <w:tcBorders>
                  <w:top w:val="nil"/>
                  <w:left w:val="nil"/>
                  <w:bottom w:val="single" w:sz="4" w:space="0" w:color="auto"/>
                  <w:right w:val="single" w:sz="4" w:space="0" w:color="auto"/>
                </w:tcBorders>
                <w:shd w:val="clear" w:color="auto" w:fill="auto"/>
                <w:vAlign w:val="center"/>
                <w:hideMark/>
              </w:tcPr>
            </w:tcPrChange>
          </w:tcPr>
          <w:p w14:paraId="776AFAE4" w14:textId="77777777" w:rsidR="00E2152F" w:rsidRPr="003C02F8" w:rsidRDefault="00E2152F">
            <w:pPr>
              <w:rPr>
                <w:ins w:id="514" w:author="Shiv Mangal Rahi" w:date="2019-12-05T15:39:00Z"/>
                <w:rFonts w:ascii="Calibri" w:eastAsia="Times New Roman" w:hAnsi="Calibri" w:cs="Calibri"/>
                <w:color w:val="000000"/>
                <w:sz w:val="20"/>
                <w:szCs w:val="20"/>
                <w:lang w:val="en-US"/>
              </w:rPr>
            </w:pPr>
            <w:ins w:id="515" w:author="Shiv Mangal Rahi" w:date="2019-12-05T15:39:00Z">
              <w:r w:rsidRPr="003C02F8">
                <w:rPr>
                  <w:rFonts w:ascii="Calibri" w:eastAsia="Times New Roman" w:hAnsi="Calibri" w:cs="Calibri"/>
                  <w:color w:val="000000"/>
                  <w:sz w:val="20"/>
                  <w:szCs w:val="20"/>
                  <w:lang w:val="en-US"/>
                </w:rPr>
                <w:t>TRUE</w:t>
              </w:r>
            </w:ins>
          </w:p>
        </w:tc>
        <w:tc>
          <w:tcPr>
            <w:tcW w:w="1890" w:type="dxa"/>
            <w:tcBorders>
              <w:top w:val="nil"/>
              <w:left w:val="nil"/>
              <w:bottom w:val="single" w:sz="4" w:space="0" w:color="auto"/>
              <w:right w:val="single" w:sz="4" w:space="0" w:color="auto"/>
            </w:tcBorders>
            <w:vAlign w:val="center"/>
            <w:tcPrChange w:id="516" w:author="Shiv Mangal Rahi" w:date="2019-12-05T15:49:00Z">
              <w:tcPr>
                <w:tcW w:w="1890" w:type="dxa"/>
                <w:tcBorders>
                  <w:top w:val="nil"/>
                  <w:left w:val="nil"/>
                  <w:bottom w:val="single" w:sz="4" w:space="0" w:color="auto"/>
                  <w:right w:val="single" w:sz="4" w:space="0" w:color="auto"/>
                </w:tcBorders>
              </w:tcPr>
            </w:tcPrChange>
          </w:tcPr>
          <w:p w14:paraId="3F1FEE97" w14:textId="77777777" w:rsidR="00E2152F" w:rsidRPr="003C02F8" w:rsidRDefault="00E2152F" w:rsidP="00D00918">
            <w:pPr>
              <w:rPr>
                <w:ins w:id="517" w:author="Shiv Mangal Rahi" w:date="2019-12-05T15:49:00Z"/>
                <w:rFonts w:ascii="Calibri" w:eastAsia="Times New Roman" w:hAnsi="Calibri" w:cs="Calibri"/>
                <w:color w:val="000000"/>
                <w:sz w:val="20"/>
                <w:szCs w:val="20"/>
                <w:lang w:val="en-US"/>
              </w:rPr>
            </w:pPr>
          </w:p>
        </w:tc>
      </w:tr>
      <w:tr w:rsidR="00E2152F" w:rsidRPr="003C02F8" w14:paraId="7B94849C" w14:textId="4710EC20" w:rsidTr="00BC14DE">
        <w:trPr>
          <w:trHeight w:val="20"/>
          <w:ins w:id="518" w:author="Shiv Mangal Rahi" w:date="2019-12-05T15:39:00Z"/>
          <w:trPrChange w:id="519" w:author="Shiv Mangal Rahi" w:date="2019-12-05T15:49:00Z">
            <w:trPr>
              <w:trHeight w:val="20"/>
            </w:trPr>
          </w:trPrChange>
        </w:trPr>
        <w:tc>
          <w:tcPr>
            <w:tcW w:w="1458" w:type="dxa"/>
            <w:tcBorders>
              <w:top w:val="nil"/>
              <w:left w:val="single" w:sz="4" w:space="0" w:color="auto"/>
              <w:bottom w:val="single" w:sz="4" w:space="0" w:color="auto"/>
              <w:right w:val="single" w:sz="4" w:space="0" w:color="auto"/>
            </w:tcBorders>
            <w:shd w:val="clear" w:color="000000" w:fill="D9D9D9"/>
            <w:vAlign w:val="center"/>
            <w:hideMark/>
            <w:tcPrChange w:id="520" w:author="Shiv Mangal Rahi" w:date="2019-12-05T15:49:00Z">
              <w:tcPr>
                <w:tcW w:w="1458" w:type="dxa"/>
                <w:tcBorders>
                  <w:top w:val="nil"/>
                  <w:left w:val="single" w:sz="4" w:space="0" w:color="auto"/>
                  <w:bottom w:val="single" w:sz="4" w:space="0" w:color="auto"/>
                  <w:right w:val="single" w:sz="4" w:space="0" w:color="auto"/>
                </w:tcBorders>
                <w:shd w:val="clear" w:color="000000" w:fill="D9D9D9"/>
                <w:vAlign w:val="center"/>
                <w:hideMark/>
              </w:tcPr>
            </w:tcPrChange>
          </w:tcPr>
          <w:p w14:paraId="3CC18912" w14:textId="77777777" w:rsidR="00E2152F" w:rsidRPr="003C02F8" w:rsidRDefault="00E2152F">
            <w:pPr>
              <w:rPr>
                <w:ins w:id="521" w:author="Shiv Mangal Rahi" w:date="2019-12-05T15:39:00Z"/>
                <w:rFonts w:ascii="Calibri" w:eastAsia="Times New Roman" w:hAnsi="Calibri" w:cs="Calibri"/>
                <w:color w:val="000000"/>
                <w:sz w:val="20"/>
                <w:szCs w:val="20"/>
                <w:lang w:val="en-US"/>
              </w:rPr>
            </w:pPr>
            <w:ins w:id="522" w:author="Shiv Mangal Rahi" w:date="2019-12-05T15:39:00Z">
              <w:r w:rsidRPr="003C02F8">
                <w:rPr>
                  <w:rFonts w:ascii="Calibri" w:eastAsia="Times New Roman" w:hAnsi="Calibri" w:cs="Calibri"/>
                  <w:color w:val="000000"/>
                  <w:sz w:val="20"/>
                  <w:szCs w:val="20"/>
                  <w:lang w:val="en-US"/>
                </w:rPr>
                <w:t>Is Editable</w:t>
              </w:r>
            </w:ins>
          </w:p>
        </w:tc>
        <w:tc>
          <w:tcPr>
            <w:tcW w:w="1620" w:type="dxa"/>
            <w:tcBorders>
              <w:top w:val="nil"/>
              <w:left w:val="nil"/>
              <w:bottom w:val="single" w:sz="4" w:space="0" w:color="auto"/>
              <w:right w:val="single" w:sz="4" w:space="0" w:color="auto"/>
            </w:tcBorders>
            <w:shd w:val="clear" w:color="auto" w:fill="auto"/>
            <w:vAlign w:val="center"/>
            <w:hideMark/>
            <w:tcPrChange w:id="523" w:author="Shiv Mangal Rahi" w:date="2019-12-05T15:49:00Z">
              <w:tcPr>
                <w:tcW w:w="1620" w:type="dxa"/>
                <w:tcBorders>
                  <w:top w:val="nil"/>
                  <w:left w:val="nil"/>
                  <w:bottom w:val="single" w:sz="4" w:space="0" w:color="auto"/>
                  <w:right w:val="single" w:sz="4" w:space="0" w:color="auto"/>
                </w:tcBorders>
                <w:shd w:val="clear" w:color="auto" w:fill="auto"/>
                <w:vAlign w:val="center"/>
                <w:hideMark/>
              </w:tcPr>
            </w:tcPrChange>
          </w:tcPr>
          <w:p w14:paraId="67B44F34" w14:textId="4041601A" w:rsidR="00E2152F" w:rsidRPr="003C02F8" w:rsidRDefault="00E2152F">
            <w:pPr>
              <w:rPr>
                <w:ins w:id="524" w:author="Shiv Mangal Rahi" w:date="2019-12-05T15:39:00Z"/>
                <w:rFonts w:ascii="Calibri" w:eastAsia="Times New Roman" w:hAnsi="Calibri" w:cs="Calibri"/>
                <w:color w:val="000000"/>
                <w:sz w:val="20"/>
                <w:szCs w:val="20"/>
                <w:lang w:val="en-US"/>
              </w:rPr>
            </w:pPr>
            <w:ins w:id="525" w:author="Shiv Mangal Rahi" w:date="2019-12-05T15:41:00Z">
              <w:r w:rsidRPr="003C02F8">
                <w:rPr>
                  <w:rFonts w:ascii="Calibri" w:eastAsia="Times New Roman" w:hAnsi="Calibri" w:cs="Calibri"/>
                  <w:color w:val="000000"/>
                  <w:sz w:val="20"/>
                  <w:szCs w:val="20"/>
                  <w:lang w:val="en-US"/>
                </w:rPr>
                <w:t>TRUE</w:t>
              </w:r>
            </w:ins>
          </w:p>
        </w:tc>
        <w:tc>
          <w:tcPr>
            <w:tcW w:w="1800" w:type="dxa"/>
            <w:tcBorders>
              <w:top w:val="nil"/>
              <w:left w:val="nil"/>
              <w:bottom w:val="single" w:sz="4" w:space="0" w:color="auto"/>
              <w:right w:val="single" w:sz="4" w:space="0" w:color="auto"/>
            </w:tcBorders>
            <w:shd w:val="clear" w:color="auto" w:fill="auto"/>
            <w:vAlign w:val="center"/>
            <w:hideMark/>
            <w:tcPrChange w:id="526" w:author="Shiv Mangal Rahi" w:date="2019-12-05T15:49:00Z">
              <w:tcPr>
                <w:tcW w:w="1800" w:type="dxa"/>
                <w:tcBorders>
                  <w:top w:val="nil"/>
                  <w:left w:val="nil"/>
                  <w:bottom w:val="single" w:sz="4" w:space="0" w:color="auto"/>
                  <w:right w:val="single" w:sz="4" w:space="0" w:color="auto"/>
                </w:tcBorders>
                <w:shd w:val="clear" w:color="auto" w:fill="auto"/>
                <w:vAlign w:val="center"/>
                <w:hideMark/>
              </w:tcPr>
            </w:tcPrChange>
          </w:tcPr>
          <w:p w14:paraId="0B4F6BAA" w14:textId="77777777" w:rsidR="00E2152F" w:rsidRPr="003C02F8" w:rsidRDefault="00E2152F">
            <w:pPr>
              <w:rPr>
                <w:ins w:id="527" w:author="Shiv Mangal Rahi" w:date="2019-12-05T15:39:00Z"/>
                <w:rFonts w:ascii="Calibri" w:eastAsia="Times New Roman" w:hAnsi="Calibri" w:cs="Calibri"/>
                <w:color w:val="000000"/>
                <w:sz w:val="20"/>
                <w:szCs w:val="20"/>
                <w:lang w:val="en-US"/>
              </w:rPr>
            </w:pPr>
            <w:ins w:id="528" w:author="Shiv Mangal Rahi" w:date="2019-12-05T15:39:00Z">
              <w:r w:rsidRPr="003C02F8">
                <w:rPr>
                  <w:rFonts w:ascii="Calibri" w:eastAsia="Times New Roman" w:hAnsi="Calibri" w:cs="Calibri"/>
                  <w:color w:val="000000"/>
                  <w:sz w:val="20"/>
                  <w:szCs w:val="20"/>
                  <w:lang w:val="en-US"/>
                </w:rPr>
                <w:t>TRUE</w:t>
              </w:r>
            </w:ins>
          </w:p>
        </w:tc>
        <w:tc>
          <w:tcPr>
            <w:tcW w:w="1890" w:type="dxa"/>
            <w:tcBorders>
              <w:top w:val="nil"/>
              <w:left w:val="nil"/>
              <w:bottom w:val="single" w:sz="4" w:space="0" w:color="auto"/>
              <w:right w:val="single" w:sz="4" w:space="0" w:color="auto"/>
            </w:tcBorders>
            <w:shd w:val="clear" w:color="auto" w:fill="auto"/>
            <w:vAlign w:val="center"/>
            <w:hideMark/>
            <w:tcPrChange w:id="529" w:author="Shiv Mangal Rahi" w:date="2019-12-05T15:49:00Z">
              <w:tcPr>
                <w:tcW w:w="1890" w:type="dxa"/>
                <w:tcBorders>
                  <w:top w:val="nil"/>
                  <w:left w:val="nil"/>
                  <w:bottom w:val="single" w:sz="4" w:space="0" w:color="auto"/>
                  <w:right w:val="single" w:sz="4" w:space="0" w:color="auto"/>
                </w:tcBorders>
                <w:shd w:val="clear" w:color="auto" w:fill="auto"/>
                <w:vAlign w:val="center"/>
                <w:hideMark/>
              </w:tcPr>
            </w:tcPrChange>
          </w:tcPr>
          <w:p w14:paraId="00E21035" w14:textId="77777777" w:rsidR="00E2152F" w:rsidRPr="003C02F8" w:rsidRDefault="00E2152F">
            <w:pPr>
              <w:rPr>
                <w:ins w:id="530" w:author="Shiv Mangal Rahi" w:date="2019-12-05T15:39:00Z"/>
                <w:rFonts w:ascii="Calibri" w:eastAsia="Times New Roman" w:hAnsi="Calibri" w:cs="Calibri"/>
                <w:color w:val="000000"/>
                <w:sz w:val="20"/>
                <w:szCs w:val="20"/>
                <w:lang w:val="en-US"/>
              </w:rPr>
            </w:pPr>
            <w:ins w:id="531" w:author="Shiv Mangal Rahi" w:date="2019-12-05T15:39:00Z">
              <w:r w:rsidRPr="003C02F8">
                <w:rPr>
                  <w:rFonts w:ascii="Calibri" w:eastAsia="Times New Roman" w:hAnsi="Calibri" w:cs="Calibri"/>
                  <w:color w:val="000000"/>
                  <w:sz w:val="20"/>
                  <w:szCs w:val="20"/>
                  <w:lang w:val="en-US"/>
                </w:rPr>
                <w:t>TRUE</w:t>
              </w:r>
            </w:ins>
          </w:p>
        </w:tc>
        <w:tc>
          <w:tcPr>
            <w:tcW w:w="1890" w:type="dxa"/>
            <w:tcBorders>
              <w:top w:val="nil"/>
              <w:left w:val="nil"/>
              <w:bottom w:val="single" w:sz="4" w:space="0" w:color="auto"/>
              <w:right w:val="single" w:sz="4" w:space="0" w:color="auto"/>
            </w:tcBorders>
            <w:vAlign w:val="center"/>
            <w:tcPrChange w:id="532" w:author="Shiv Mangal Rahi" w:date="2019-12-05T15:49:00Z">
              <w:tcPr>
                <w:tcW w:w="1890" w:type="dxa"/>
                <w:tcBorders>
                  <w:top w:val="nil"/>
                  <w:left w:val="nil"/>
                  <w:bottom w:val="single" w:sz="4" w:space="0" w:color="auto"/>
                  <w:right w:val="single" w:sz="4" w:space="0" w:color="auto"/>
                </w:tcBorders>
              </w:tcPr>
            </w:tcPrChange>
          </w:tcPr>
          <w:p w14:paraId="6F3F5639" w14:textId="07CADC20" w:rsidR="00E2152F" w:rsidRPr="003C02F8" w:rsidRDefault="00E2152F" w:rsidP="00D00918">
            <w:pPr>
              <w:rPr>
                <w:ins w:id="533" w:author="Shiv Mangal Rahi" w:date="2019-12-05T15:49:00Z"/>
                <w:rFonts w:ascii="Calibri" w:eastAsia="Times New Roman" w:hAnsi="Calibri" w:cs="Calibri"/>
                <w:color w:val="000000"/>
                <w:sz w:val="20"/>
                <w:szCs w:val="20"/>
                <w:lang w:val="en-US"/>
              </w:rPr>
            </w:pPr>
            <w:ins w:id="534" w:author="Shiv Mangal Rahi" w:date="2019-12-05T15:49:00Z">
              <w:r w:rsidRPr="003C02F8">
                <w:rPr>
                  <w:rFonts w:ascii="Calibri" w:eastAsia="Times New Roman" w:hAnsi="Calibri" w:cs="Calibri"/>
                  <w:color w:val="000000"/>
                  <w:sz w:val="20"/>
                  <w:szCs w:val="20"/>
                  <w:lang w:val="en-US"/>
                </w:rPr>
                <w:t>TRUE</w:t>
              </w:r>
            </w:ins>
          </w:p>
        </w:tc>
      </w:tr>
      <w:tr w:rsidR="00E2152F" w:rsidRPr="003C02F8" w14:paraId="0E370198" w14:textId="6BDBB74D" w:rsidTr="00BC14DE">
        <w:trPr>
          <w:trHeight w:val="20"/>
          <w:ins w:id="535" w:author="Shiv Mangal Rahi" w:date="2019-12-05T15:39:00Z"/>
          <w:trPrChange w:id="536" w:author="Shiv Mangal Rahi" w:date="2019-12-05T15:49:00Z">
            <w:trPr>
              <w:trHeight w:val="20"/>
            </w:trPr>
          </w:trPrChange>
        </w:trPr>
        <w:tc>
          <w:tcPr>
            <w:tcW w:w="1458" w:type="dxa"/>
            <w:tcBorders>
              <w:top w:val="nil"/>
              <w:left w:val="single" w:sz="4" w:space="0" w:color="auto"/>
              <w:bottom w:val="single" w:sz="4" w:space="0" w:color="auto"/>
              <w:right w:val="single" w:sz="4" w:space="0" w:color="auto"/>
            </w:tcBorders>
            <w:shd w:val="clear" w:color="000000" w:fill="D9D9D9"/>
            <w:vAlign w:val="center"/>
            <w:hideMark/>
            <w:tcPrChange w:id="537" w:author="Shiv Mangal Rahi" w:date="2019-12-05T15:49:00Z">
              <w:tcPr>
                <w:tcW w:w="1458" w:type="dxa"/>
                <w:tcBorders>
                  <w:top w:val="nil"/>
                  <w:left w:val="single" w:sz="4" w:space="0" w:color="auto"/>
                  <w:bottom w:val="single" w:sz="4" w:space="0" w:color="auto"/>
                  <w:right w:val="single" w:sz="4" w:space="0" w:color="auto"/>
                </w:tcBorders>
                <w:shd w:val="clear" w:color="000000" w:fill="D9D9D9"/>
                <w:vAlign w:val="center"/>
                <w:hideMark/>
              </w:tcPr>
            </w:tcPrChange>
          </w:tcPr>
          <w:p w14:paraId="0BB06031" w14:textId="77777777" w:rsidR="00E2152F" w:rsidRPr="003C02F8" w:rsidRDefault="00E2152F">
            <w:pPr>
              <w:rPr>
                <w:ins w:id="538" w:author="Shiv Mangal Rahi" w:date="2019-12-05T15:39:00Z"/>
                <w:rFonts w:ascii="Calibri" w:eastAsia="Times New Roman" w:hAnsi="Calibri" w:cs="Calibri"/>
                <w:color w:val="000000"/>
                <w:sz w:val="20"/>
                <w:szCs w:val="20"/>
                <w:lang w:val="en-US"/>
              </w:rPr>
            </w:pPr>
            <w:ins w:id="539" w:author="Shiv Mangal Rahi" w:date="2019-12-05T15:39:00Z">
              <w:r w:rsidRPr="003C02F8">
                <w:rPr>
                  <w:rFonts w:ascii="Calibri" w:eastAsia="Times New Roman" w:hAnsi="Calibri" w:cs="Calibri"/>
                  <w:color w:val="000000"/>
                  <w:sz w:val="20"/>
                  <w:szCs w:val="20"/>
                  <w:lang w:val="en-US"/>
                </w:rPr>
                <w:t xml:space="preserve">Is </w:t>
              </w:r>
              <w:proofErr w:type="spellStart"/>
              <w:r w:rsidRPr="003C02F8">
                <w:rPr>
                  <w:rFonts w:ascii="Calibri" w:eastAsia="Times New Roman" w:hAnsi="Calibri" w:cs="Calibri"/>
                  <w:color w:val="000000"/>
                  <w:sz w:val="20"/>
                  <w:szCs w:val="20"/>
                  <w:lang w:val="en-US"/>
                </w:rPr>
                <w:t>Listable</w:t>
              </w:r>
              <w:proofErr w:type="spellEnd"/>
            </w:ins>
          </w:p>
        </w:tc>
        <w:tc>
          <w:tcPr>
            <w:tcW w:w="1620" w:type="dxa"/>
            <w:tcBorders>
              <w:top w:val="nil"/>
              <w:left w:val="nil"/>
              <w:bottom w:val="single" w:sz="4" w:space="0" w:color="auto"/>
              <w:right w:val="single" w:sz="4" w:space="0" w:color="auto"/>
            </w:tcBorders>
            <w:shd w:val="clear" w:color="auto" w:fill="auto"/>
            <w:vAlign w:val="center"/>
            <w:hideMark/>
            <w:tcPrChange w:id="540" w:author="Shiv Mangal Rahi" w:date="2019-12-05T15:49:00Z">
              <w:tcPr>
                <w:tcW w:w="1620" w:type="dxa"/>
                <w:tcBorders>
                  <w:top w:val="nil"/>
                  <w:left w:val="nil"/>
                  <w:bottom w:val="single" w:sz="4" w:space="0" w:color="auto"/>
                  <w:right w:val="single" w:sz="4" w:space="0" w:color="auto"/>
                </w:tcBorders>
                <w:shd w:val="clear" w:color="auto" w:fill="auto"/>
                <w:vAlign w:val="center"/>
                <w:hideMark/>
              </w:tcPr>
            </w:tcPrChange>
          </w:tcPr>
          <w:p w14:paraId="0866FF10" w14:textId="44793CA8" w:rsidR="00E2152F" w:rsidRPr="003C02F8" w:rsidRDefault="00E2152F">
            <w:pPr>
              <w:rPr>
                <w:ins w:id="541" w:author="Shiv Mangal Rahi" w:date="2019-12-05T15:39:00Z"/>
                <w:rFonts w:ascii="Calibri" w:eastAsia="Times New Roman" w:hAnsi="Calibri" w:cs="Calibri"/>
                <w:color w:val="000000"/>
                <w:sz w:val="20"/>
                <w:szCs w:val="20"/>
                <w:lang w:val="en-US"/>
              </w:rPr>
            </w:pPr>
            <w:ins w:id="542" w:author="Shiv Mangal Rahi" w:date="2019-12-05T15:41:00Z">
              <w:r w:rsidRPr="003C02F8">
                <w:rPr>
                  <w:rFonts w:ascii="Calibri" w:eastAsia="Times New Roman" w:hAnsi="Calibri" w:cs="Calibri"/>
                  <w:color w:val="000000"/>
                  <w:sz w:val="20"/>
                  <w:szCs w:val="20"/>
                  <w:lang w:val="en-US"/>
                </w:rPr>
                <w:t>TRUE</w:t>
              </w:r>
            </w:ins>
          </w:p>
        </w:tc>
        <w:tc>
          <w:tcPr>
            <w:tcW w:w="1800" w:type="dxa"/>
            <w:tcBorders>
              <w:top w:val="nil"/>
              <w:left w:val="nil"/>
              <w:bottom w:val="single" w:sz="4" w:space="0" w:color="auto"/>
              <w:right w:val="single" w:sz="4" w:space="0" w:color="auto"/>
            </w:tcBorders>
            <w:shd w:val="clear" w:color="auto" w:fill="auto"/>
            <w:vAlign w:val="center"/>
            <w:hideMark/>
            <w:tcPrChange w:id="543" w:author="Shiv Mangal Rahi" w:date="2019-12-05T15:49:00Z">
              <w:tcPr>
                <w:tcW w:w="1800" w:type="dxa"/>
                <w:tcBorders>
                  <w:top w:val="nil"/>
                  <w:left w:val="nil"/>
                  <w:bottom w:val="single" w:sz="4" w:space="0" w:color="auto"/>
                  <w:right w:val="single" w:sz="4" w:space="0" w:color="auto"/>
                </w:tcBorders>
                <w:shd w:val="clear" w:color="auto" w:fill="auto"/>
                <w:vAlign w:val="center"/>
                <w:hideMark/>
              </w:tcPr>
            </w:tcPrChange>
          </w:tcPr>
          <w:p w14:paraId="7253B252" w14:textId="77777777" w:rsidR="00E2152F" w:rsidRPr="003C02F8" w:rsidRDefault="00E2152F">
            <w:pPr>
              <w:rPr>
                <w:ins w:id="544" w:author="Shiv Mangal Rahi" w:date="2019-12-05T15:39:00Z"/>
                <w:rFonts w:ascii="Calibri" w:eastAsia="Times New Roman" w:hAnsi="Calibri" w:cs="Calibri"/>
                <w:color w:val="000000"/>
                <w:sz w:val="20"/>
                <w:szCs w:val="20"/>
                <w:lang w:val="en-US"/>
              </w:rPr>
            </w:pPr>
            <w:ins w:id="545" w:author="Shiv Mangal Rahi" w:date="2019-12-05T15:39:00Z">
              <w:r w:rsidRPr="003C02F8">
                <w:rPr>
                  <w:rFonts w:ascii="Calibri" w:eastAsia="Times New Roman" w:hAnsi="Calibri" w:cs="Calibri"/>
                  <w:color w:val="000000"/>
                  <w:sz w:val="20"/>
                  <w:szCs w:val="20"/>
                  <w:lang w:val="en-US"/>
                </w:rPr>
                <w:t>TRUE</w:t>
              </w:r>
            </w:ins>
          </w:p>
        </w:tc>
        <w:tc>
          <w:tcPr>
            <w:tcW w:w="1890" w:type="dxa"/>
            <w:tcBorders>
              <w:top w:val="nil"/>
              <w:left w:val="nil"/>
              <w:bottom w:val="single" w:sz="4" w:space="0" w:color="auto"/>
              <w:right w:val="single" w:sz="4" w:space="0" w:color="auto"/>
            </w:tcBorders>
            <w:shd w:val="clear" w:color="auto" w:fill="auto"/>
            <w:vAlign w:val="center"/>
            <w:hideMark/>
            <w:tcPrChange w:id="546" w:author="Shiv Mangal Rahi" w:date="2019-12-05T15:49:00Z">
              <w:tcPr>
                <w:tcW w:w="1890" w:type="dxa"/>
                <w:tcBorders>
                  <w:top w:val="nil"/>
                  <w:left w:val="nil"/>
                  <w:bottom w:val="single" w:sz="4" w:space="0" w:color="auto"/>
                  <w:right w:val="single" w:sz="4" w:space="0" w:color="auto"/>
                </w:tcBorders>
                <w:shd w:val="clear" w:color="auto" w:fill="auto"/>
                <w:vAlign w:val="center"/>
                <w:hideMark/>
              </w:tcPr>
            </w:tcPrChange>
          </w:tcPr>
          <w:p w14:paraId="0FECE5C2" w14:textId="77777777" w:rsidR="00E2152F" w:rsidRPr="003C02F8" w:rsidRDefault="00E2152F">
            <w:pPr>
              <w:rPr>
                <w:ins w:id="547" w:author="Shiv Mangal Rahi" w:date="2019-12-05T15:39:00Z"/>
                <w:rFonts w:ascii="Calibri" w:eastAsia="Times New Roman" w:hAnsi="Calibri" w:cs="Calibri"/>
                <w:color w:val="000000"/>
                <w:sz w:val="20"/>
                <w:szCs w:val="20"/>
                <w:lang w:val="en-US"/>
              </w:rPr>
            </w:pPr>
            <w:ins w:id="548" w:author="Shiv Mangal Rahi" w:date="2019-12-05T15:39:00Z">
              <w:r w:rsidRPr="003C02F8">
                <w:rPr>
                  <w:rFonts w:ascii="Calibri" w:eastAsia="Times New Roman" w:hAnsi="Calibri" w:cs="Calibri"/>
                  <w:color w:val="000000"/>
                  <w:sz w:val="20"/>
                  <w:szCs w:val="20"/>
                  <w:lang w:val="en-US"/>
                </w:rPr>
                <w:t>TRUE</w:t>
              </w:r>
            </w:ins>
          </w:p>
        </w:tc>
        <w:tc>
          <w:tcPr>
            <w:tcW w:w="1890" w:type="dxa"/>
            <w:tcBorders>
              <w:top w:val="nil"/>
              <w:left w:val="nil"/>
              <w:bottom w:val="single" w:sz="4" w:space="0" w:color="auto"/>
              <w:right w:val="single" w:sz="4" w:space="0" w:color="auto"/>
            </w:tcBorders>
            <w:vAlign w:val="center"/>
            <w:tcPrChange w:id="549" w:author="Shiv Mangal Rahi" w:date="2019-12-05T15:49:00Z">
              <w:tcPr>
                <w:tcW w:w="1890" w:type="dxa"/>
                <w:tcBorders>
                  <w:top w:val="nil"/>
                  <w:left w:val="nil"/>
                  <w:bottom w:val="single" w:sz="4" w:space="0" w:color="auto"/>
                  <w:right w:val="single" w:sz="4" w:space="0" w:color="auto"/>
                </w:tcBorders>
              </w:tcPr>
            </w:tcPrChange>
          </w:tcPr>
          <w:p w14:paraId="6713E2B5" w14:textId="0C6B5F6A" w:rsidR="00E2152F" w:rsidRPr="003C02F8" w:rsidRDefault="00E2152F" w:rsidP="00D00918">
            <w:pPr>
              <w:rPr>
                <w:ins w:id="550" w:author="Shiv Mangal Rahi" w:date="2019-12-05T15:49:00Z"/>
                <w:rFonts w:ascii="Calibri" w:eastAsia="Times New Roman" w:hAnsi="Calibri" w:cs="Calibri"/>
                <w:color w:val="000000"/>
                <w:sz w:val="20"/>
                <w:szCs w:val="20"/>
                <w:lang w:val="en-US"/>
              </w:rPr>
            </w:pPr>
            <w:ins w:id="551" w:author="Shiv Mangal Rahi" w:date="2019-12-05T15:49:00Z">
              <w:r w:rsidRPr="003C02F8">
                <w:rPr>
                  <w:rFonts w:ascii="Calibri" w:eastAsia="Times New Roman" w:hAnsi="Calibri" w:cs="Calibri"/>
                  <w:color w:val="000000"/>
                  <w:sz w:val="20"/>
                  <w:szCs w:val="20"/>
                  <w:lang w:val="en-US"/>
                </w:rPr>
                <w:t>TRUE</w:t>
              </w:r>
            </w:ins>
          </w:p>
        </w:tc>
      </w:tr>
      <w:tr w:rsidR="00E2152F" w:rsidRPr="003C02F8" w14:paraId="48714B80" w14:textId="00ED1C97" w:rsidTr="00BC14DE">
        <w:trPr>
          <w:trHeight w:val="20"/>
          <w:ins w:id="552" w:author="Shiv Mangal Rahi" w:date="2019-12-05T15:39:00Z"/>
          <w:trPrChange w:id="553" w:author="Shiv Mangal Rahi" w:date="2019-12-05T15:49:00Z">
            <w:trPr>
              <w:trHeight w:val="20"/>
            </w:trPr>
          </w:trPrChange>
        </w:trPr>
        <w:tc>
          <w:tcPr>
            <w:tcW w:w="1458" w:type="dxa"/>
            <w:tcBorders>
              <w:top w:val="nil"/>
              <w:left w:val="single" w:sz="4" w:space="0" w:color="auto"/>
              <w:bottom w:val="single" w:sz="4" w:space="0" w:color="auto"/>
              <w:right w:val="single" w:sz="4" w:space="0" w:color="auto"/>
            </w:tcBorders>
            <w:shd w:val="clear" w:color="000000" w:fill="D9D9D9"/>
            <w:vAlign w:val="center"/>
            <w:hideMark/>
            <w:tcPrChange w:id="554" w:author="Shiv Mangal Rahi" w:date="2019-12-05T15:49:00Z">
              <w:tcPr>
                <w:tcW w:w="1458" w:type="dxa"/>
                <w:tcBorders>
                  <w:top w:val="nil"/>
                  <w:left w:val="single" w:sz="4" w:space="0" w:color="auto"/>
                  <w:bottom w:val="single" w:sz="4" w:space="0" w:color="auto"/>
                  <w:right w:val="single" w:sz="4" w:space="0" w:color="auto"/>
                </w:tcBorders>
                <w:shd w:val="clear" w:color="000000" w:fill="D9D9D9"/>
                <w:vAlign w:val="center"/>
                <w:hideMark/>
              </w:tcPr>
            </w:tcPrChange>
          </w:tcPr>
          <w:p w14:paraId="6F44EDF2" w14:textId="77777777" w:rsidR="00E2152F" w:rsidRPr="003C02F8" w:rsidRDefault="00E2152F">
            <w:pPr>
              <w:rPr>
                <w:ins w:id="555" w:author="Shiv Mangal Rahi" w:date="2019-12-05T15:39:00Z"/>
                <w:rFonts w:ascii="Calibri" w:eastAsia="Times New Roman" w:hAnsi="Calibri" w:cs="Calibri"/>
                <w:color w:val="000000"/>
                <w:sz w:val="20"/>
                <w:szCs w:val="20"/>
                <w:lang w:val="en-US"/>
              </w:rPr>
            </w:pPr>
            <w:ins w:id="556" w:author="Shiv Mangal Rahi" w:date="2019-12-05T15:39:00Z">
              <w:r w:rsidRPr="003C02F8">
                <w:rPr>
                  <w:rFonts w:ascii="Calibri" w:eastAsia="Times New Roman" w:hAnsi="Calibri" w:cs="Calibri"/>
                  <w:color w:val="000000"/>
                  <w:sz w:val="20"/>
                  <w:szCs w:val="20"/>
                  <w:lang w:val="en-US"/>
                </w:rPr>
                <w:t>Is Required</w:t>
              </w:r>
            </w:ins>
          </w:p>
        </w:tc>
        <w:tc>
          <w:tcPr>
            <w:tcW w:w="1620" w:type="dxa"/>
            <w:tcBorders>
              <w:top w:val="nil"/>
              <w:left w:val="nil"/>
              <w:bottom w:val="single" w:sz="4" w:space="0" w:color="auto"/>
              <w:right w:val="single" w:sz="4" w:space="0" w:color="auto"/>
            </w:tcBorders>
            <w:shd w:val="clear" w:color="auto" w:fill="auto"/>
            <w:vAlign w:val="center"/>
            <w:hideMark/>
            <w:tcPrChange w:id="557" w:author="Shiv Mangal Rahi" w:date="2019-12-05T15:49:00Z">
              <w:tcPr>
                <w:tcW w:w="1620" w:type="dxa"/>
                <w:tcBorders>
                  <w:top w:val="nil"/>
                  <w:left w:val="nil"/>
                  <w:bottom w:val="single" w:sz="4" w:space="0" w:color="auto"/>
                  <w:right w:val="single" w:sz="4" w:space="0" w:color="auto"/>
                </w:tcBorders>
                <w:shd w:val="clear" w:color="auto" w:fill="auto"/>
                <w:vAlign w:val="center"/>
                <w:hideMark/>
              </w:tcPr>
            </w:tcPrChange>
          </w:tcPr>
          <w:p w14:paraId="426952ED" w14:textId="24C90D69" w:rsidR="00E2152F" w:rsidRPr="003C02F8" w:rsidRDefault="00E2152F">
            <w:pPr>
              <w:rPr>
                <w:ins w:id="558" w:author="Shiv Mangal Rahi" w:date="2019-12-05T15:39:00Z"/>
                <w:rFonts w:ascii="Calibri" w:eastAsia="Times New Roman" w:hAnsi="Calibri" w:cs="Calibri"/>
                <w:color w:val="000000"/>
                <w:sz w:val="20"/>
                <w:szCs w:val="20"/>
                <w:lang w:val="en-US"/>
              </w:rPr>
            </w:pPr>
            <w:ins w:id="559" w:author="Shiv Mangal Rahi" w:date="2019-12-05T15:41:00Z">
              <w:r w:rsidRPr="003C02F8">
                <w:rPr>
                  <w:rFonts w:ascii="Calibri" w:eastAsia="Times New Roman" w:hAnsi="Calibri" w:cs="Calibri"/>
                  <w:color w:val="000000"/>
                  <w:sz w:val="20"/>
                  <w:szCs w:val="20"/>
                  <w:lang w:val="en-US"/>
                </w:rPr>
                <w:t>FALSE</w:t>
              </w:r>
            </w:ins>
          </w:p>
        </w:tc>
        <w:tc>
          <w:tcPr>
            <w:tcW w:w="1800" w:type="dxa"/>
            <w:tcBorders>
              <w:top w:val="nil"/>
              <w:left w:val="nil"/>
              <w:bottom w:val="single" w:sz="4" w:space="0" w:color="auto"/>
              <w:right w:val="single" w:sz="4" w:space="0" w:color="auto"/>
            </w:tcBorders>
            <w:shd w:val="clear" w:color="auto" w:fill="auto"/>
            <w:vAlign w:val="center"/>
            <w:hideMark/>
            <w:tcPrChange w:id="560" w:author="Shiv Mangal Rahi" w:date="2019-12-05T15:49:00Z">
              <w:tcPr>
                <w:tcW w:w="1800" w:type="dxa"/>
                <w:tcBorders>
                  <w:top w:val="nil"/>
                  <w:left w:val="nil"/>
                  <w:bottom w:val="single" w:sz="4" w:space="0" w:color="auto"/>
                  <w:right w:val="single" w:sz="4" w:space="0" w:color="auto"/>
                </w:tcBorders>
                <w:shd w:val="clear" w:color="auto" w:fill="auto"/>
                <w:vAlign w:val="center"/>
                <w:hideMark/>
              </w:tcPr>
            </w:tcPrChange>
          </w:tcPr>
          <w:p w14:paraId="5D9F2B3B" w14:textId="77777777" w:rsidR="00E2152F" w:rsidRPr="003C02F8" w:rsidRDefault="00E2152F">
            <w:pPr>
              <w:rPr>
                <w:ins w:id="561" w:author="Shiv Mangal Rahi" w:date="2019-12-05T15:39:00Z"/>
                <w:rFonts w:ascii="Calibri" w:eastAsia="Times New Roman" w:hAnsi="Calibri" w:cs="Calibri"/>
                <w:color w:val="000000"/>
                <w:sz w:val="20"/>
                <w:szCs w:val="20"/>
                <w:lang w:val="en-US"/>
              </w:rPr>
            </w:pPr>
            <w:ins w:id="562" w:author="Shiv Mangal Rahi" w:date="2019-12-05T15:39:00Z">
              <w:r>
                <w:rPr>
                  <w:rFonts w:ascii="Calibri" w:eastAsia="Times New Roman" w:hAnsi="Calibri" w:cs="Calibri"/>
                  <w:color w:val="000000"/>
                  <w:sz w:val="20"/>
                  <w:szCs w:val="20"/>
                  <w:lang w:val="en-US"/>
                </w:rPr>
                <w:t>TRUE</w:t>
              </w:r>
            </w:ins>
          </w:p>
        </w:tc>
        <w:tc>
          <w:tcPr>
            <w:tcW w:w="1890" w:type="dxa"/>
            <w:tcBorders>
              <w:top w:val="nil"/>
              <w:left w:val="nil"/>
              <w:bottom w:val="single" w:sz="4" w:space="0" w:color="auto"/>
              <w:right w:val="single" w:sz="4" w:space="0" w:color="auto"/>
            </w:tcBorders>
            <w:shd w:val="clear" w:color="auto" w:fill="auto"/>
            <w:vAlign w:val="center"/>
            <w:hideMark/>
            <w:tcPrChange w:id="563" w:author="Shiv Mangal Rahi" w:date="2019-12-05T15:49:00Z">
              <w:tcPr>
                <w:tcW w:w="1890" w:type="dxa"/>
                <w:tcBorders>
                  <w:top w:val="nil"/>
                  <w:left w:val="nil"/>
                  <w:bottom w:val="single" w:sz="4" w:space="0" w:color="auto"/>
                  <w:right w:val="single" w:sz="4" w:space="0" w:color="auto"/>
                </w:tcBorders>
                <w:shd w:val="clear" w:color="auto" w:fill="auto"/>
                <w:vAlign w:val="center"/>
                <w:hideMark/>
              </w:tcPr>
            </w:tcPrChange>
          </w:tcPr>
          <w:p w14:paraId="3E4A6E2B" w14:textId="2761EBB2" w:rsidR="00E2152F" w:rsidRPr="003C02F8" w:rsidRDefault="00E2152F">
            <w:pPr>
              <w:rPr>
                <w:ins w:id="564" w:author="Shiv Mangal Rahi" w:date="2019-12-05T15:39:00Z"/>
                <w:rFonts w:ascii="Calibri" w:eastAsia="Times New Roman" w:hAnsi="Calibri" w:cs="Calibri"/>
                <w:color w:val="000000"/>
                <w:sz w:val="20"/>
                <w:szCs w:val="20"/>
                <w:lang w:val="en-US"/>
              </w:rPr>
            </w:pPr>
            <w:ins w:id="565" w:author="Shiv Mangal Rahi" w:date="2019-12-05T15:48:00Z">
              <w:r>
                <w:rPr>
                  <w:rFonts w:ascii="Calibri" w:eastAsia="Times New Roman" w:hAnsi="Calibri" w:cs="Calibri"/>
                  <w:color w:val="000000"/>
                  <w:sz w:val="20"/>
                  <w:szCs w:val="20"/>
                  <w:lang w:val="en-US"/>
                </w:rPr>
                <w:t>FALSE</w:t>
              </w:r>
            </w:ins>
          </w:p>
        </w:tc>
        <w:tc>
          <w:tcPr>
            <w:tcW w:w="1890" w:type="dxa"/>
            <w:tcBorders>
              <w:top w:val="nil"/>
              <w:left w:val="nil"/>
              <w:bottom w:val="single" w:sz="4" w:space="0" w:color="auto"/>
              <w:right w:val="single" w:sz="4" w:space="0" w:color="auto"/>
            </w:tcBorders>
            <w:vAlign w:val="center"/>
            <w:tcPrChange w:id="566" w:author="Shiv Mangal Rahi" w:date="2019-12-05T15:49:00Z">
              <w:tcPr>
                <w:tcW w:w="1890" w:type="dxa"/>
                <w:tcBorders>
                  <w:top w:val="nil"/>
                  <w:left w:val="nil"/>
                  <w:bottom w:val="single" w:sz="4" w:space="0" w:color="auto"/>
                  <w:right w:val="single" w:sz="4" w:space="0" w:color="auto"/>
                </w:tcBorders>
              </w:tcPr>
            </w:tcPrChange>
          </w:tcPr>
          <w:p w14:paraId="236E7060" w14:textId="0E382A4C" w:rsidR="00E2152F" w:rsidRDefault="00E2152F" w:rsidP="00D00918">
            <w:pPr>
              <w:rPr>
                <w:ins w:id="567" w:author="Shiv Mangal Rahi" w:date="2019-12-05T15:49:00Z"/>
                <w:rFonts w:ascii="Calibri" w:eastAsia="Times New Roman" w:hAnsi="Calibri" w:cs="Calibri"/>
                <w:color w:val="000000"/>
                <w:sz w:val="20"/>
                <w:szCs w:val="20"/>
                <w:lang w:val="en-US"/>
              </w:rPr>
            </w:pPr>
            <w:ins w:id="568" w:author="Shiv Mangal Rahi" w:date="2019-12-05T15:49:00Z">
              <w:r w:rsidRPr="003C02F8">
                <w:rPr>
                  <w:rFonts w:ascii="Calibri" w:eastAsia="Times New Roman" w:hAnsi="Calibri" w:cs="Calibri"/>
                  <w:color w:val="000000"/>
                  <w:sz w:val="20"/>
                  <w:szCs w:val="20"/>
                  <w:lang w:val="en-US"/>
                </w:rPr>
                <w:t>TRUE</w:t>
              </w:r>
            </w:ins>
          </w:p>
        </w:tc>
      </w:tr>
      <w:tr w:rsidR="00E2152F" w:rsidRPr="003C02F8" w14:paraId="74033CC8" w14:textId="5ED9CA19" w:rsidTr="00BC14DE">
        <w:trPr>
          <w:trHeight w:val="20"/>
          <w:ins w:id="569" w:author="Shiv Mangal Rahi" w:date="2019-12-05T15:39:00Z"/>
          <w:trPrChange w:id="570" w:author="Shiv Mangal Rahi" w:date="2019-12-05T15:49:00Z">
            <w:trPr>
              <w:trHeight w:val="20"/>
            </w:trPr>
          </w:trPrChange>
        </w:trPr>
        <w:tc>
          <w:tcPr>
            <w:tcW w:w="1458" w:type="dxa"/>
            <w:tcBorders>
              <w:top w:val="nil"/>
              <w:left w:val="single" w:sz="4" w:space="0" w:color="auto"/>
              <w:bottom w:val="single" w:sz="4" w:space="0" w:color="auto"/>
              <w:right w:val="single" w:sz="4" w:space="0" w:color="auto"/>
            </w:tcBorders>
            <w:shd w:val="clear" w:color="000000" w:fill="D9D9D9"/>
            <w:vAlign w:val="center"/>
            <w:hideMark/>
            <w:tcPrChange w:id="571" w:author="Shiv Mangal Rahi" w:date="2019-12-05T15:49:00Z">
              <w:tcPr>
                <w:tcW w:w="1458" w:type="dxa"/>
                <w:tcBorders>
                  <w:top w:val="nil"/>
                  <w:left w:val="single" w:sz="4" w:space="0" w:color="auto"/>
                  <w:bottom w:val="single" w:sz="4" w:space="0" w:color="auto"/>
                  <w:right w:val="single" w:sz="4" w:space="0" w:color="auto"/>
                </w:tcBorders>
                <w:shd w:val="clear" w:color="000000" w:fill="D9D9D9"/>
                <w:vAlign w:val="center"/>
                <w:hideMark/>
              </w:tcPr>
            </w:tcPrChange>
          </w:tcPr>
          <w:p w14:paraId="3D6A4C36" w14:textId="77777777" w:rsidR="00E2152F" w:rsidRPr="003C02F8" w:rsidRDefault="00E2152F">
            <w:pPr>
              <w:rPr>
                <w:ins w:id="572" w:author="Shiv Mangal Rahi" w:date="2019-12-05T15:39:00Z"/>
                <w:rFonts w:ascii="Calibri" w:eastAsia="Times New Roman" w:hAnsi="Calibri" w:cs="Calibri"/>
                <w:color w:val="000000"/>
                <w:sz w:val="20"/>
                <w:szCs w:val="20"/>
                <w:lang w:val="en-US"/>
              </w:rPr>
            </w:pPr>
            <w:ins w:id="573" w:author="Shiv Mangal Rahi" w:date="2019-12-05T15:39:00Z">
              <w:r w:rsidRPr="003C02F8">
                <w:rPr>
                  <w:rFonts w:ascii="Calibri" w:eastAsia="Times New Roman" w:hAnsi="Calibri" w:cs="Calibri"/>
                  <w:color w:val="000000"/>
                  <w:sz w:val="20"/>
                  <w:szCs w:val="20"/>
                  <w:lang w:val="en-US"/>
                </w:rPr>
                <w:t>Part of Key</w:t>
              </w:r>
            </w:ins>
          </w:p>
        </w:tc>
        <w:tc>
          <w:tcPr>
            <w:tcW w:w="1620" w:type="dxa"/>
            <w:tcBorders>
              <w:top w:val="nil"/>
              <w:left w:val="nil"/>
              <w:bottom w:val="single" w:sz="4" w:space="0" w:color="auto"/>
              <w:right w:val="single" w:sz="4" w:space="0" w:color="auto"/>
            </w:tcBorders>
            <w:shd w:val="clear" w:color="auto" w:fill="auto"/>
            <w:vAlign w:val="center"/>
            <w:hideMark/>
            <w:tcPrChange w:id="574" w:author="Shiv Mangal Rahi" w:date="2019-12-05T15:49:00Z">
              <w:tcPr>
                <w:tcW w:w="1620" w:type="dxa"/>
                <w:tcBorders>
                  <w:top w:val="nil"/>
                  <w:left w:val="nil"/>
                  <w:bottom w:val="single" w:sz="4" w:space="0" w:color="auto"/>
                  <w:right w:val="single" w:sz="4" w:space="0" w:color="auto"/>
                </w:tcBorders>
                <w:shd w:val="clear" w:color="auto" w:fill="auto"/>
                <w:vAlign w:val="center"/>
                <w:hideMark/>
              </w:tcPr>
            </w:tcPrChange>
          </w:tcPr>
          <w:p w14:paraId="31FA7DDF" w14:textId="33BA0727" w:rsidR="00E2152F" w:rsidRPr="003C02F8" w:rsidRDefault="00E2152F">
            <w:pPr>
              <w:rPr>
                <w:ins w:id="575" w:author="Shiv Mangal Rahi" w:date="2019-12-05T15:39:00Z"/>
                <w:rFonts w:ascii="Calibri" w:eastAsia="Times New Roman" w:hAnsi="Calibri" w:cs="Calibri"/>
                <w:color w:val="000000"/>
                <w:sz w:val="20"/>
                <w:szCs w:val="20"/>
                <w:lang w:val="en-US"/>
              </w:rPr>
            </w:pPr>
            <w:ins w:id="576" w:author="Shiv Mangal Rahi" w:date="2019-12-05T15:41:00Z">
              <w:r w:rsidRPr="003C02F8">
                <w:rPr>
                  <w:rFonts w:ascii="Calibri" w:eastAsia="Times New Roman" w:hAnsi="Calibri" w:cs="Calibri"/>
                  <w:color w:val="000000"/>
                  <w:sz w:val="20"/>
                  <w:szCs w:val="20"/>
                  <w:lang w:val="en-US"/>
                </w:rPr>
                <w:t>FALSE</w:t>
              </w:r>
            </w:ins>
          </w:p>
        </w:tc>
        <w:tc>
          <w:tcPr>
            <w:tcW w:w="1800" w:type="dxa"/>
            <w:tcBorders>
              <w:top w:val="nil"/>
              <w:left w:val="nil"/>
              <w:bottom w:val="single" w:sz="4" w:space="0" w:color="auto"/>
              <w:right w:val="single" w:sz="4" w:space="0" w:color="auto"/>
            </w:tcBorders>
            <w:shd w:val="clear" w:color="auto" w:fill="auto"/>
            <w:vAlign w:val="center"/>
            <w:hideMark/>
            <w:tcPrChange w:id="577" w:author="Shiv Mangal Rahi" w:date="2019-12-05T15:49:00Z">
              <w:tcPr>
                <w:tcW w:w="1800" w:type="dxa"/>
                <w:tcBorders>
                  <w:top w:val="nil"/>
                  <w:left w:val="nil"/>
                  <w:bottom w:val="single" w:sz="4" w:space="0" w:color="auto"/>
                  <w:right w:val="single" w:sz="4" w:space="0" w:color="auto"/>
                </w:tcBorders>
                <w:shd w:val="clear" w:color="auto" w:fill="auto"/>
                <w:vAlign w:val="center"/>
                <w:hideMark/>
              </w:tcPr>
            </w:tcPrChange>
          </w:tcPr>
          <w:p w14:paraId="71BBAE13" w14:textId="77777777" w:rsidR="00E2152F" w:rsidRPr="003C02F8" w:rsidRDefault="00E2152F">
            <w:pPr>
              <w:rPr>
                <w:ins w:id="578" w:author="Shiv Mangal Rahi" w:date="2019-12-05T15:39:00Z"/>
                <w:rFonts w:ascii="Calibri" w:eastAsia="Times New Roman" w:hAnsi="Calibri" w:cs="Calibri"/>
                <w:color w:val="000000"/>
                <w:sz w:val="20"/>
                <w:szCs w:val="20"/>
                <w:lang w:val="en-US"/>
              </w:rPr>
            </w:pPr>
            <w:ins w:id="579" w:author="Shiv Mangal Rahi" w:date="2019-12-05T15:39:00Z">
              <w:r w:rsidRPr="003C02F8">
                <w:rPr>
                  <w:rFonts w:ascii="Calibri" w:eastAsia="Times New Roman" w:hAnsi="Calibri" w:cs="Calibri"/>
                  <w:color w:val="000000"/>
                  <w:sz w:val="20"/>
                  <w:szCs w:val="20"/>
                  <w:lang w:val="en-US"/>
                </w:rPr>
                <w:t>FALSE</w:t>
              </w:r>
            </w:ins>
          </w:p>
        </w:tc>
        <w:tc>
          <w:tcPr>
            <w:tcW w:w="1890" w:type="dxa"/>
            <w:tcBorders>
              <w:top w:val="nil"/>
              <w:left w:val="nil"/>
              <w:bottom w:val="single" w:sz="4" w:space="0" w:color="auto"/>
              <w:right w:val="single" w:sz="4" w:space="0" w:color="auto"/>
            </w:tcBorders>
            <w:shd w:val="clear" w:color="auto" w:fill="auto"/>
            <w:vAlign w:val="center"/>
            <w:hideMark/>
            <w:tcPrChange w:id="580" w:author="Shiv Mangal Rahi" w:date="2019-12-05T15:49:00Z">
              <w:tcPr>
                <w:tcW w:w="1890" w:type="dxa"/>
                <w:tcBorders>
                  <w:top w:val="nil"/>
                  <w:left w:val="nil"/>
                  <w:bottom w:val="single" w:sz="4" w:space="0" w:color="auto"/>
                  <w:right w:val="single" w:sz="4" w:space="0" w:color="auto"/>
                </w:tcBorders>
                <w:shd w:val="clear" w:color="auto" w:fill="auto"/>
                <w:vAlign w:val="center"/>
                <w:hideMark/>
              </w:tcPr>
            </w:tcPrChange>
          </w:tcPr>
          <w:p w14:paraId="4811F57B" w14:textId="77777777" w:rsidR="00E2152F" w:rsidRPr="003C02F8" w:rsidRDefault="00E2152F">
            <w:pPr>
              <w:rPr>
                <w:ins w:id="581" w:author="Shiv Mangal Rahi" w:date="2019-12-05T15:39:00Z"/>
                <w:rFonts w:ascii="Calibri" w:eastAsia="Times New Roman" w:hAnsi="Calibri" w:cs="Calibri"/>
                <w:color w:val="000000"/>
                <w:sz w:val="20"/>
                <w:szCs w:val="20"/>
                <w:lang w:val="en-US"/>
              </w:rPr>
            </w:pPr>
            <w:ins w:id="582" w:author="Shiv Mangal Rahi" w:date="2019-12-05T15:39:00Z">
              <w:r w:rsidRPr="003C02F8">
                <w:rPr>
                  <w:rFonts w:ascii="Calibri" w:eastAsia="Times New Roman" w:hAnsi="Calibri" w:cs="Calibri"/>
                  <w:color w:val="000000"/>
                  <w:sz w:val="20"/>
                  <w:szCs w:val="20"/>
                  <w:lang w:val="en-US"/>
                </w:rPr>
                <w:t>FALSE</w:t>
              </w:r>
            </w:ins>
          </w:p>
        </w:tc>
        <w:tc>
          <w:tcPr>
            <w:tcW w:w="1890" w:type="dxa"/>
            <w:tcBorders>
              <w:top w:val="nil"/>
              <w:left w:val="nil"/>
              <w:bottom w:val="single" w:sz="4" w:space="0" w:color="auto"/>
              <w:right w:val="single" w:sz="4" w:space="0" w:color="auto"/>
            </w:tcBorders>
            <w:vAlign w:val="center"/>
            <w:tcPrChange w:id="583" w:author="Shiv Mangal Rahi" w:date="2019-12-05T15:49:00Z">
              <w:tcPr>
                <w:tcW w:w="1890" w:type="dxa"/>
                <w:tcBorders>
                  <w:top w:val="nil"/>
                  <w:left w:val="nil"/>
                  <w:bottom w:val="single" w:sz="4" w:space="0" w:color="auto"/>
                  <w:right w:val="single" w:sz="4" w:space="0" w:color="auto"/>
                </w:tcBorders>
              </w:tcPr>
            </w:tcPrChange>
          </w:tcPr>
          <w:p w14:paraId="642B0167" w14:textId="1BBB4F59" w:rsidR="00E2152F" w:rsidRPr="003C02F8" w:rsidRDefault="00E2152F" w:rsidP="00D00918">
            <w:pPr>
              <w:rPr>
                <w:ins w:id="584" w:author="Shiv Mangal Rahi" w:date="2019-12-05T15:49:00Z"/>
                <w:rFonts w:ascii="Calibri" w:eastAsia="Times New Roman" w:hAnsi="Calibri" w:cs="Calibri"/>
                <w:color w:val="000000"/>
                <w:sz w:val="20"/>
                <w:szCs w:val="20"/>
                <w:lang w:val="en-US"/>
              </w:rPr>
            </w:pPr>
            <w:ins w:id="585" w:author="Shiv Mangal Rahi" w:date="2019-12-05T15:49:00Z">
              <w:r w:rsidRPr="003C02F8">
                <w:rPr>
                  <w:rFonts w:ascii="Calibri" w:eastAsia="Times New Roman" w:hAnsi="Calibri" w:cs="Calibri"/>
                  <w:color w:val="000000"/>
                  <w:sz w:val="20"/>
                  <w:szCs w:val="20"/>
                  <w:lang w:val="en-US"/>
                </w:rPr>
                <w:t>FALSE</w:t>
              </w:r>
            </w:ins>
          </w:p>
        </w:tc>
      </w:tr>
      <w:tr w:rsidR="00E2152F" w:rsidRPr="003C02F8" w14:paraId="1990FFF8" w14:textId="60E1A62E" w:rsidTr="00BC14DE">
        <w:trPr>
          <w:trHeight w:val="20"/>
          <w:ins w:id="586" w:author="Shiv Mangal Rahi" w:date="2019-12-05T15:39:00Z"/>
          <w:trPrChange w:id="587" w:author="Shiv Mangal Rahi" w:date="2019-12-05T15:49:00Z">
            <w:trPr>
              <w:trHeight w:val="20"/>
            </w:trPr>
          </w:trPrChange>
        </w:trPr>
        <w:tc>
          <w:tcPr>
            <w:tcW w:w="1458" w:type="dxa"/>
            <w:tcBorders>
              <w:top w:val="nil"/>
              <w:left w:val="single" w:sz="4" w:space="0" w:color="auto"/>
              <w:bottom w:val="single" w:sz="4" w:space="0" w:color="auto"/>
              <w:right w:val="single" w:sz="4" w:space="0" w:color="auto"/>
            </w:tcBorders>
            <w:shd w:val="clear" w:color="000000" w:fill="D9D9D9"/>
            <w:vAlign w:val="center"/>
            <w:hideMark/>
            <w:tcPrChange w:id="588" w:author="Shiv Mangal Rahi" w:date="2019-12-05T15:49:00Z">
              <w:tcPr>
                <w:tcW w:w="1458" w:type="dxa"/>
                <w:tcBorders>
                  <w:top w:val="nil"/>
                  <w:left w:val="single" w:sz="4" w:space="0" w:color="auto"/>
                  <w:bottom w:val="single" w:sz="4" w:space="0" w:color="auto"/>
                  <w:right w:val="single" w:sz="4" w:space="0" w:color="auto"/>
                </w:tcBorders>
                <w:shd w:val="clear" w:color="000000" w:fill="D9D9D9"/>
                <w:vAlign w:val="center"/>
                <w:hideMark/>
              </w:tcPr>
            </w:tcPrChange>
          </w:tcPr>
          <w:p w14:paraId="3B3FC156" w14:textId="77777777" w:rsidR="00E2152F" w:rsidRPr="003C02F8" w:rsidRDefault="00E2152F">
            <w:pPr>
              <w:rPr>
                <w:ins w:id="589" w:author="Shiv Mangal Rahi" w:date="2019-12-05T15:39:00Z"/>
                <w:rFonts w:ascii="Calibri" w:eastAsia="Times New Roman" w:hAnsi="Calibri" w:cs="Calibri"/>
                <w:color w:val="000000"/>
                <w:sz w:val="20"/>
                <w:szCs w:val="20"/>
                <w:lang w:val="en-US"/>
              </w:rPr>
            </w:pPr>
            <w:ins w:id="590" w:author="Shiv Mangal Rahi" w:date="2019-12-05T15:39:00Z">
              <w:r w:rsidRPr="003C02F8">
                <w:rPr>
                  <w:rFonts w:ascii="Calibri" w:eastAsia="Times New Roman" w:hAnsi="Calibri" w:cs="Calibri"/>
                  <w:color w:val="000000"/>
                  <w:sz w:val="20"/>
                  <w:szCs w:val="20"/>
                  <w:lang w:val="en-US"/>
                </w:rPr>
                <w:t>Show As Top Level Filter</w:t>
              </w:r>
            </w:ins>
          </w:p>
        </w:tc>
        <w:tc>
          <w:tcPr>
            <w:tcW w:w="1620" w:type="dxa"/>
            <w:tcBorders>
              <w:top w:val="nil"/>
              <w:left w:val="nil"/>
              <w:bottom w:val="single" w:sz="4" w:space="0" w:color="auto"/>
              <w:right w:val="single" w:sz="4" w:space="0" w:color="auto"/>
            </w:tcBorders>
            <w:shd w:val="clear" w:color="auto" w:fill="auto"/>
            <w:vAlign w:val="center"/>
            <w:hideMark/>
            <w:tcPrChange w:id="591" w:author="Shiv Mangal Rahi" w:date="2019-12-05T15:49:00Z">
              <w:tcPr>
                <w:tcW w:w="1620" w:type="dxa"/>
                <w:tcBorders>
                  <w:top w:val="nil"/>
                  <w:left w:val="nil"/>
                  <w:bottom w:val="single" w:sz="4" w:space="0" w:color="auto"/>
                  <w:right w:val="single" w:sz="4" w:space="0" w:color="auto"/>
                </w:tcBorders>
                <w:shd w:val="clear" w:color="auto" w:fill="auto"/>
                <w:vAlign w:val="center"/>
                <w:hideMark/>
              </w:tcPr>
            </w:tcPrChange>
          </w:tcPr>
          <w:p w14:paraId="17E8E3AD" w14:textId="6597FAB9" w:rsidR="00E2152F" w:rsidRPr="003C02F8" w:rsidRDefault="00E2152F">
            <w:pPr>
              <w:rPr>
                <w:ins w:id="592" w:author="Shiv Mangal Rahi" w:date="2019-12-05T15:39:00Z"/>
                <w:rFonts w:ascii="Calibri" w:eastAsia="Times New Roman" w:hAnsi="Calibri" w:cs="Calibri"/>
                <w:color w:val="000000"/>
                <w:sz w:val="20"/>
                <w:szCs w:val="20"/>
                <w:lang w:val="en-US"/>
              </w:rPr>
            </w:pPr>
            <w:ins w:id="593" w:author="Shiv Mangal Rahi" w:date="2019-12-05T15:41:00Z">
              <w:r w:rsidRPr="003C02F8">
                <w:rPr>
                  <w:rFonts w:ascii="Calibri" w:eastAsia="Times New Roman" w:hAnsi="Calibri" w:cs="Calibri"/>
                  <w:color w:val="000000"/>
                  <w:sz w:val="20"/>
                  <w:szCs w:val="20"/>
                  <w:lang w:val="en-US"/>
                </w:rPr>
                <w:t>NA</w:t>
              </w:r>
            </w:ins>
          </w:p>
        </w:tc>
        <w:tc>
          <w:tcPr>
            <w:tcW w:w="1800" w:type="dxa"/>
            <w:tcBorders>
              <w:top w:val="nil"/>
              <w:left w:val="nil"/>
              <w:bottom w:val="single" w:sz="4" w:space="0" w:color="auto"/>
              <w:right w:val="single" w:sz="4" w:space="0" w:color="auto"/>
            </w:tcBorders>
            <w:shd w:val="clear" w:color="auto" w:fill="auto"/>
            <w:vAlign w:val="center"/>
            <w:hideMark/>
            <w:tcPrChange w:id="594" w:author="Shiv Mangal Rahi" w:date="2019-12-05T15:49:00Z">
              <w:tcPr>
                <w:tcW w:w="1800" w:type="dxa"/>
                <w:tcBorders>
                  <w:top w:val="nil"/>
                  <w:left w:val="nil"/>
                  <w:bottom w:val="single" w:sz="4" w:space="0" w:color="auto"/>
                  <w:right w:val="single" w:sz="4" w:space="0" w:color="auto"/>
                </w:tcBorders>
                <w:shd w:val="clear" w:color="auto" w:fill="auto"/>
                <w:vAlign w:val="center"/>
                <w:hideMark/>
              </w:tcPr>
            </w:tcPrChange>
          </w:tcPr>
          <w:p w14:paraId="5C7318BF" w14:textId="77777777" w:rsidR="00E2152F" w:rsidRPr="003C02F8" w:rsidRDefault="00E2152F">
            <w:pPr>
              <w:rPr>
                <w:ins w:id="595" w:author="Shiv Mangal Rahi" w:date="2019-12-05T15:39:00Z"/>
                <w:rFonts w:ascii="Calibri" w:eastAsia="Times New Roman" w:hAnsi="Calibri" w:cs="Calibri"/>
                <w:color w:val="000000"/>
                <w:sz w:val="20"/>
                <w:szCs w:val="20"/>
                <w:lang w:val="en-US"/>
              </w:rPr>
            </w:pPr>
            <w:ins w:id="596" w:author="Shiv Mangal Rahi" w:date="2019-12-05T15:39:00Z">
              <w:r w:rsidRPr="003C02F8">
                <w:rPr>
                  <w:rFonts w:ascii="Calibri" w:eastAsia="Times New Roman" w:hAnsi="Calibri" w:cs="Calibri"/>
                  <w:color w:val="000000"/>
                  <w:sz w:val="20"/>
                  <w:szCs w:val="20"/>
                  <w:lang w:val="en-US"/>
                </w:rPr>
                <w:t>NA</w:t>
              </w:r>
            </w:ins>
          </w:p>
        </w:tc>
        <w:tc>
          <w:tcPr>
            <w:tcW w:w="1890" w:type="dxa"/>
            <w:tcBorders>
              <w:top w:val="nil"/>
              <w:left w:val="nil"/>
              <w:bottom w:val="single" w:sz="4" w:space="0" w:color="auto"/>
              <w:right w:val="single" w:sz="4" w:space="0" w:color="auto"/>
            </w:tcBorders>
            <w:shd w:val="clear" w:color="auto" w:fill="auto"/>
            <w:vAlign w:val="center"/>
            <w:hideMark/>
            <w:tcPrChange w:id="597" w:author="Shiv Mangal Rahi" w:date="2019-12-05T15:49:00Z">
              <w:tcPr>
                <w:tcW w:w="1890" w:type="dxa"/>
                <w:tcBorders>
                  <w:top w:val="nil"/>
                  <w:left w:val="nil"/>
                  <w:bottom w:val="single" w:sz="4" w:space="0" w:color="auto"/>
                  <w:right w:val="single" w:sz="4" w:space="0" w:color="auto"/>
                </w:tcBorders>
                <w:shd w:val="clear" w:color="auto" w:fill="auto"/>
                <w:vAlign w:val="center"/>
                <w:hideMark/>
              </w:tcPr>
            </w:tcPrChange>
          </w:tcPr>
          <w:p w14:paraId="46893A5E" w14:textId="77777777" w:rsidR="00E2152F" w:rsidRPr="003C02F8" w:rsidRDefault="00E2152F">
            <w:pPr>
              <w:rPr>
                <w:ins w:id="598" w:author="Shiv Mangal Rahi" w:date="2019-12-05T15:39:00Z"/>
                <w:rFonts w:ascii="Calibri" w:eastAsia="Times New Roman" w:hAnsi="Calibri" w:cs="Calibri"/>
                <w:color w:val="000000"/>
                <w:sz w:val="20"/>
                <w:szCs w:val="20"/>
                <w:lang w:val="en-US"/>
              </w:rPr>
            </w:pPr>
            <w:ins w:id="599" w:author="Shiv Mangal Rahi" w:date="2019-12-05T15:39:00Z">
              <w:r w:rsidRPr="003C02F8">
                <w:rPr>
                  <w:rFonts w:ascii="Calibri" w:eastAsia="Times New Roman" w:hAnsi="Calibri" w:cs="Calibri"/>
                  <w:color w:val="000000"/>
                  <w:sz w:val="20"/>
                  <w:szCs w:val="20"/>
                  <w:lang w:val="en-US"/>
                </w:rPr>
                <w:t>N/A</w:t>
              </w:r>
            </w:ins>
          </w:p>
        </w:tc>
        <w:tc>
          <w:tcPr>
            <w:tcW w:w="1890" w:type="dxa"/>
            <w:tcBorders>
              <w:top w:val="nil"/>
              <w:left w:val="nil"/>
              <w:bottom w:val="single" w:sz="4" w:space="0" w:color="auto"/>
              <w:right w:val="single" w:sz="4" w:space="0" w:color="auto"/>
            </w:tcBorders>
            <w:vAlign w:val="center"/>
            <w:tcPrChange w:id="600" w:author="Shiv Mangal Rahi" w:date="2019-12-05T15:49:00Z">
              <w:tcPr>
                <w:tcW w:w="1890" w:type="dxa"/>
                <w:tcBorders>
                  <w:top w:val="nil"/>
                  <w:left w:val="nil"/>
                  <w:bottom w:val="single" w:sz="4" w:space="0" w:color="auto"/>
                  <w:right w:val="single" w:sz="4" w:space="0" w:color="auto"/>
                </w:tcBorders>
              </w:tcPr>
            </w:tcPrChange>
          </w:tcPr>
          <w:p w14:paraId="4BB123C7" w14:textId="7BDFC379" w:rsidR="00E2152F" w:rsidRPr="003C02F8" w:rsidRDefault="00E2152F" w:rsidP="00D00918">
            <w:pPr>
              <w:rPr>
                <w:ins w:id="601" w:author="Shiv Mangal Rahi" w:date="2019-12-05T15:49:00Z"/>
                <w:rFonts w:ascii="Calibri" w:eastAsia="Times New Roman" w:hAnsi="Calibri" w:cs="Calibri"/>
                <w:color w:val="000000"/>
                <w:sz w:val="20"/>
                <w:szCs w:val="20"/>
                <w:lang w:val="en-US"/>
              </w:rPr>
            </w:pPr>
            <w:ins w:id="602" w:author="Shiv Mangal Rahi" w:date="2019-12-05T15:49:00Z">
              <w:r w:rsidRPr="003C02F8">
                <w:rPr>
                  <w:rFonts w:ascii="Calibri" w:eastAsia="Times New Roman" w:hAnsi="Calibri" w:cs="Calibri"/>
                  <w:color w:val="000000"/>
                  <w:sz w:val="20"/>
                  <w:szCs w:val="20"/>
                  <w:lang w:val="en-US"/>
                </w:rPr>
                <w:t>FALSE</w:t>
              </w:r>
            </w:ins>
          </w:p>
        </w:tc>
      </w:tr>
      <w:tr w:rsidR="00E2152F" w:rsidRPr="003C02F8" w14:paraId="7A3D89C0" w14:textId="65B666CD" w:rsidTr="00BC14DE">
        <w:trPr>
          <w:trHeight w:val="20"/>
          <w:ins w:id="603" w:author="Shiv Mangal Rahi" w:date="2019-12-05T15:39:00Z"/>
          <w:trPrChange w:id="604" w:author="Shiv Mangal Rahi" w:date="2019-12-05T15:49:00Z">
            <w:trPr>
              <w:trHeight w:val="20"/>
            </w:trPr>
          </w:trPrChange>
        </w:trPr>
        <w:tc>
          <w:tcPr>
            <w:tcW w:w="1458" w:type="dxa"/>
            <w:tcBorders>
              <w:top w:val="nil"/>
              <w:left w:val="single" w:sz="4" w:space="0" w:color="auto"/>
              <w:bottom w:val="single" w:sz="4" w:space="0" w:color="auto"/>
              <w:right w:val="single" w:sz="4" w:space="0" w:color="auto"/>
            </w:tcBorders>
            <w:shd w:val="clear" w:color="000000" w:fill="D9D9D9"/>
            <w:vAlign w:val="center"/>
            <w:hideMark/>
            <w:tcPrChange w:id="605" w:author="Shiv Mangal Rahi" w:date="2019-12-05T15:49:00Z">
              <w:tcPr>
                <w:tcW w:w="1458" w:type="dxa"/>
                <w:tcBorders>
                  <w:top w:val="nil"/>
                  <w:left w:val="single" w:sz="4" w:space="0" w:color="auto"/>
                  <w:bottom w:val="single" w:sz="4" w:space="0" w:color="auto"/>
                  <w:right w:val="single" w:sz="4" w:space="0" w:color="auto"/>
                </w:tcBorders>
                <w:shd w:val="clear" w:color="000000" w:fill="D9D9D9"/>
                <w:vAlign w:val="center"/>
                <w:hideMark/>
              </w:tcPr>
            </w:tcPrChange>
          </w:tcPr>
          <w:p w14:paraId="6AB87C12" w14:textId="77777777" w:rsidR="00E2152F" w:rsidRPr="003C02F8" w:rsidRDefault="00E2152F">
            <w:pPr>
              <w:rPr>
                <w:ins w:id="606" w:author="Shiv Mangal Rahi" w:date="2019-12-05T15:39:00Z"/>
                <w:rFonts w:ascii="Calibri" w:eastAsia="Times New Roman" w:hAnsi="Calibri" w:cs="Calibri"/>
                <w:color w:val="000000"/>
                <w:sz w:val="20"/>
                <w:szCs w:val="20"/>
                <w:lang w:val="en-US"/>
              </w:rPr>
            </w:pPr>
            <w:ins w:id="607" w:author="Shiv Mangal Rahi" w:date="2019-12-05T15:39:00Z">
              <w:r w:rsidRPr="003C02F8">
                <w:rPr>
                  <w:rFonts w:ascii="Calibri" w:eastAsia="Times New Roman" w:hAnsi="Calibri" w:cs="Calibri"/>
                  <w:color w:val="000000"/>
                  <w:sz w:val="20"/>
                  <w:szCs w:val="20"/>
                  <w:lang w:val="en-US"/>
                </w:rPr>
                <w:t>Allow Multiple Items</w:t>
              </w:r>
            </w:ins>
          </w:p>
        </w:tc>
        <w:tc>
          <w:tcPr>
            <w:tcW w:w="1620" w:type="dxa"/>
            <w:tcBorders>
              <w:top w:val="nil"/>
              <w:left w:val="nil"/>
              <w:bottom w:val="single" w:sz="4" w:space="0" w:color="auto"/>
              <w:right w:val="single" w:sz="4" w:space="0" w:color="auto"/>
            </w:tcBorders>
            <w:shd w:val="clear" w:color="auto" w:fill="auto"/>
            <w:vAlign w:val="center"/>
            <w:hideMark/>
            <w:tcPrChange w:id="608" w:author="Shiv Mangal Rahi" w:date="2019-12-05T15:49:00Z">
              <w:tcPr>
                <w:tcW w:w="1620" w:type="dxa"/>
                <w:tcBorders>
                  <w:top w:val="nil"/>
                  <w:left w:val="nil"/>
                  <w:bottom w:val="single" w:sz="4" w:space="0" w:color="auto"/>
                  <w:right w:val="single" w:sz="4" w:space="0" w:color="auto"/>
                </w:tcBorders>
                <w:shd w:val="clear" w:color="auto" w:fill="auto"/>
                <w:vAlign w:val="center"/>
                <w:hideMark/>
              </w:tcPr>
            </w:tcPrChange>
          </w:tcPr>
          <w:p w14:paraId="427CBA78" w14:textId="7F29C782" w:rsidR="00E2152F" w:rsidRPr="003C02F8" w:rsidRDefault="00E2152F">
            <w:pPr>
              <w:rPr>
                <w:ins w:id="609" w:author="Shiv Mangal Rahi" w:date="2019-12-05T15:39:00Z"/>
                <w:rFonts w:ascii="Calibri" w:eastAsia="Times New Roman" w:hAnsi="Calibri" w:cs="Calibri"/>
                <w:color w:val="000000"/>
                <w:sz w:val="20"/>
                <w:szCs w:val="20"/>
                <w:lang w:val="en-US"/>
              </w:rPr>
            </w:pPr>
            <w:ins w:id="610" w:author="Shiv Mangal Rahi" w:date="2019-12-05T15:41:00Z">
              <w:r w:rsidRPr="003C02F8">
                <w:rPr>
                  <w:rFonts w:ascii="Calibri" w:eastAsia="Times New Roman" w:hAnsi="Calibri" w:cs="Calibri"/>
                  <w:color w:val="000000"/>
                  <w:sz w:val="20"/>
                  <w:szCs w:val="20"/>
                  <w:lang w:val="en-US"/>
                </w:rPr>
                <w:t>NA</w:t>
              </w:r>
            </w:ins>
          </w:p>
        </w:tc>
        <w:tc>
          <w:tcPr>
            <w:tcW w:w="1800" w:type="dxa"/>
            <w:tcBorders>
              <w:top w:val="nil"/>
              <w:left w:val="nil"/>
              <w:bottom w:val="single" w:sz="4" w:space="0" w:color="auto"/>
              <w:right w:val="single" w:sz="4" w:space="0" w:color="auto"/>
            </w:tcBorders>
            <w:shd w:val="clear" w:color="auto" w:fill="auto"/>
            <w:vAlign w:val="center"/>
            <w:hideMark/>
            <w:tcPrChange w:id="611" w:author="Shiv Mangal Rahi" w:date="2019-12-05T15:49:00Z">
              <w:tcPr>
                <w:tcW w:w="1800" w:type="dxa"/>
                <w:tcBorders>
                  <w:top w:val="nil"/>
                  <w:left w:val="nil"/>
                  <w:bottom w:val="single" w:sz="4" w:space="0" w:color="auto"/>
                  <w:right w:val="single" w:sz="4" w:space="0" w:color="auto"/>
                </w:tcBorders>
                <w:shd w:val="clear" w:color="auto" w:fill="auto"/>
                <w:vAlign w:val="center"/>
                <w:hideMark/>
              </w:tcPr>
            </w:tcPrChange>
          </w:tcPr>
          <w:p w14:paraId="460A7811" w14:textId="77777777" w:rsidR="00E2152F" w:rsidRPr="003C02F8" w:rsidRDefault="00E2152F">
            <w:pPr>
              <w:rPr>
                <w:ins w:id="612" w:author="Shiv Mangal Rahi" w:date="2019-12-05T15:39:00Z"/>
                <w:rFonts w:ascii="Calibri" w:eastAsia="Times New Roman" w:hAnsi="Calibri" w:cs="Calibri"/>
                <w:color w:val="000000"/>
                <w:sz w:val="20"/>
                <w:szCs w:val="20"/>
                <w:lang w:val="en-US"/>
              </w:rPr>
            </w:pPr>
            <w:ins w:id="613" w:author="Shiv Mangal Rahi" w:date="2019-12-05T15:39:00Z">
              <w:r w:rsidRPr="003C02F8">
                <w:rPr>
                  <w:rFonts w:ascii="Calibri" w:eastAsia="Times New Roman" w:hAnsi="Calibri" w:cs="Calibri"/>
                  <w:color w:val="000000"/>
                  <w:sz w:val="20"/>
                  <w:szCs w:val="20"/>
                  <w:lang w:val="en-US"/>
                </w:rPr>
                <w:t>FALSE</w:t>
              </w:r>
            </w:ins>
          </w:p>
        </w:tc>
        <w:tc>
          <w:tcPr>
            <w:tcW w:w="1890" w:type="dxa"/>
            <w:tcBorders>
              <w:top w:val="nil"/>
              <w:left w:val="nil"/>
              <w:bottom w:val="single" w:sz="4" w:space="0" w:color="auto"/>
              <w:right w:val="single" w:sz="4" w:space="0" w:color="auto"/>
            </w:tcBorders>
            <w:shd w:val="clear" w:color="auto" w:fill="auto"/>
            <w:vAlign w:val="center"/>
            <w:hideMark/>
            <w:tcPrChange w:id="614" w:author="Shiv Mangal Rahi" w:date="2019-12-05T15:49:00Z">
              <w:tcPr>
                <w:tcW w:w="1890" w:type="dxa"/>
                <w:tcBorders>
                  <w:top w:val="nil"/>
                  <w:left w:val="nil"/>
                  <w:bottom w:val="single" w:sz="4" w:space="0" w:color="auto"/>
                  <w:right w:val="single" w:sz="4" w:space="0" w:color="auto"/>
                </w:tcBorders>
                <w:shd w:val="clear" w:color="auto" w:fill="auto"/>
                <w:vAlign w:val="center"/>
                <w:hideMark/>
              </w:tcPr>
            </w:tcPrChange>
          </w:tcPr>
          <w:p w14:paraId="1AAD024A" w14:textId="77777777" w:rsidR="00E2152F" w:rsidRPr="003C02F8" w:rsidRDefault="00E2152F">
            <w:pPr>
              <w:rPr>
                <w:ins w:id="615" w:author="Shiv Mangal Rahi" w:date="2019-12-05T15:39:00Z"/>
                <w:rFonts w:ascii="Calibri" w:eastAsia="Times New Roman" w:hAnsi="Calibri" w:cs="Calibri"/>
                <w:color w:val="000000"/>
                <w:sz w:val="20"/>
                <w:szCs w:val="20"/>
                <w:lang w:val="en-US"/>
              </w:rPr>
            </w:pPr>
            <w:ins w:id="616" w:author="Shiv Mangal Rahi" w:date="2019-12-05T15:39:00Z">
              <w:r w:rsidRPr="003C02F8">
                <w:rPr>
                  <w:rFonts w:ascii="Calibri" w:eastAsia="Times New Roman" w:hAnsi="Calibri" w:cs="Calibri"/>
                  <w:color w:val="000000"/>
                  <w:sz w:val="20"/>
                  <w:szCs w:val="20"/>
                  <w:lang w:val="en-US"/>
                </w:rPr>
                <w:t>N/A</w:t>
              </w:r>
            </w:ins>
          </w:p>
        </w:tc>
        <w:tc>
          <w:tcPr>
            <w:tcW w:w="1890" w:type="dxa"/>
            <w:tcBorders>
              <w:top w:val="nil"/>
              <w:left w:val="nil"/>
              <w:bottom w:val="single" w:sz="4" w:space="0" w:color="auto"/>
              <w:right w:val="single" w:sz="4" w:space="0" w:color="auto"/>
            </w:tcBorders>
            <w:vAlign w:val="center"/>
            <w:tcPrChange w:id="617" w:author="Shiv Mangal Rahi" w:date="2019-12-05T15:49:00Z">
              <w:tcPr>
                <w:tcW w:w="1890" w:type="dxa"/>
                <w:tcBorders>
                  <w:top w:val="nil"/>
                  <w:left w:val="nil"/>
                  <w:bottom w:val="single" w:sz="4" w:space="0" w:color="auto"/>
                  <w:right w:val="single" w:sz="4" w:space="0" w:color="auto"/>
                </w:tcBorders>
              </w:tcPr>
            </w:tcPrChange>
          </w:tcPr>
          <w:p w14:paraId="2192BAB0" w14:textId="525AF75C" w:rsidR="00E2152F" w:rsidRPr="003C02F8" w:rsidRDefault="00E2152F" w:rsidP="00D00918">
            <w:pPr>
              <w:rPr>
                <w:ins w:id="618" w:author="Shiv Mangal Rahi" w:date="2019-12-05T15:49:00Z"/>
                <w:rFonts w:ascii="Calibri" w:eastAsia="Times New Roman" w:hAnsi="Calibri" w:cs="Calibri"/>
                <w:color w:val="000000"/>
                <w:sz w:val="20"/>
                <w:szCs w:val="20"/>
                <w:lang w:val="en-US"/>
              </w:rPr>
            </w:pPr>
            <w:ins w:id="619" w:author="Shiv Mangal Rahi" w:date="2019-12-05T15:49:00Z">
              <w:r w:rsidRPr="003C02F8">
                <w:rPr>
                  <w:rFonts w:ascii="Calibri" w:eastAsia="Times New Roman" w:hAnsi="Calibri" w:cs="Calibri"/>
                  <w:color w:val="000000"/>
                  <w:sz w:val="20"/>
                  <w:szCs w:val="20"/>
                  <w:lang w:val="en-US"/>
                </w:rPr>
                <w:t>NA</w:t>
              </w:r>
            </w:ins>
          </w:p>
        </w:tc>
      </w:tr>
      <w:tr w:rsidR="00E2152F" w:rsidRPr="003C02F8" w14:paraId="6B667FD8" w14:textId="1510C137" w:rsidTr="00BC14DE">
        <w:trPr>
          <w:trHeight w:val="20"/>
          <w:ins w:id="620" w:author="Shiv Mangal Rahi" w:date="2019-12-05T15:39:00Z"/>
          <w:trPrChange w:id="621" w:author="Shiv Mangal Rahi" w:date="2019-12-05T15:49:00Z">
            <w:trPr>
              <w:trHeight w:val="20"/>
            </w:trPr>
          </w:trPrChange>
        </w:trPr>
        <w:tc>
          <w:tcPr>
            <w:tcW w:w="1458" w:type="dxa"/>
            <w:tcBorders>
              <w:top w:val="nil"/>
              <w:left w:val="single" w:sz="4" w:space="0" w:color="auto"/>
              <w:bottom w:val="single" w:sz="4" w:space="0" w:color="auto"/>
              <w:right w:val="single" w:sz="4" w:space="0" w:color="auto"/>
            </w:tcBorders>
            <w:shd w:val="clear" w:color="000000" w:fill="D9D9D9"/>
            <w:vAlign w:val="center"/>
            <w:hideMark/>
            <w:tcPrChange w:id="622" w:author="Shiv Mangal Rahi" w:date="2019-12-05T15:49:00Z">
              <w:tcPr>
                <w:tcW w:w="1458" w:type="dxa"/>
                <w:tcBorders>
                  <w:top w:val="nil"/>
                  <w:left w:val="single" w:sz="4" w:space="0" w:color="auto"/>
                  <w:bottom w:val="single" w:sz="4" w:space="0" w:color="auto"/>
                  <w:right w:val="single" w:sz="4" w:space="0" w:color="auto"/>
                </w:tcBorders>
                <w:shd w:val="clear" w:color="000000" w:fill="D9D9D9"/>
                <w:vAlign w:val="center"/>
                <w:hideMark/>
              </w:tcPr>
            </w:tcPrChange>
          </w:tcPr>
          <w:p w14:paraId="25DA85C9" w14:textId="77777777" w:rsidR="00E2152F" w:rsidRPr="003C02F8" w:rsidRDefault="00E2152F">
            <w:pPr>
              <w:rPr>
                <w:ins w:id="623" w:author="Shiv Mangal Rahi" w:date="2019-12-05T15:39:00Z"/>
                <w:rFonts w:ascii="Calibri" w:eastAsia="Times New Roman" w:hAnsi="Calibri" w:cs="Calibri"/>
                <w:color w:val="000000"/>
                <w:sz w:val="20"/>
                <w:szCs w:val="20"/>
                <w:lang w:val="en-US"/>
              </w:rPr>
            </w:pPr>
            <w:ins w:id="624" w:author="Shiv Mangal Rahi" w:date="2019-12-05T15:39:00Z">
              <w:r w:rsidRPr="003C02F8">
                <w:rPr>
                  <w:rFonts w:ascii="Calibri" w:eastAsia="Times New Roman" w:hAnsi="Calibri" w:cs="Calibri"/>
                  <w:color w:val="000000"/>
                  <w:sz w:val="20"/>
                  <w:szCs w:val="20"/>
                  <w:lang w:val="en-US"/>
                </w:rPr>
                <w:t>Show if Empty</w:t>
              </w:r>
            </w:ins>
          </w:p>
        </w:tc>
        <w:tc>
          <w:tcPr>
            <w:tcW w:w="1620" w:type="dxa"/>
            <w:tcBorders>
              <w:top w:val="nil"/>
              <w:left w:val="nil"/>
              <w:bottom w:val="single" w:sz="4" w:space="0" w:color="auto"/>
              <w:right w:val="single" w:sz="4" w:space="0" w:color="auto"/>
            </w:tcBorders>
            <w:shd w:val="clear" w:color="auto" w:fill="auto"/>
            <w:vAlign w:val="center"/>
            <w:hideMark/>
            <w:tcPrChange w:id="625" w:author="Shiv Mangal Rahi" w:date="2019-12-05T15:49:00Z">
              <w:tcPr>
                <w:tcW w:w="1620" w:type="dxa"/>
                <w:tcBorders>
                  <w:top w:val="nil"/>
                  <w:left w:val="nil"/>
                  <w:bottom w:val="single" w:sz="4" w:space="0" w:color="auto"/>
                  <w:right w:val="single" w:sz="4" w:space="0" w:color="auto"/>
                </w:tcBorders>
                <w:shd w:val="clear" w:color="auto" w:fill="auto"/>
                <w:vAlign w:val="center"/>
                <w:hideMark/>
              </w:tcPr>
            </w:tcPrChange>
          </w:tcPr>
          <w:p w14:paraId="4B4B2D63" w14:textId="7331811E" w:rsidR="00E2152F" w:rsidRPr="003C02F8" w:rsidRDefault="00E2152F">
            <w:pPr>
              <w:rPr>
                <w:ins w:id="626" w:author="Shiv Mangal Rahi" w:date="2019-12-05T15:39:00Z"/>
                <w:rFonts w:ascii="Calibri" w:eastAsia="Times New Roman" w:hAnsi="Calibri" w:cs="Calibri"/>
                <w:color w:val="000000"/>
                <w:sz w:val="20"/>
                <w:szCs w:val="20"/>
                <w:lang w:val="en-US"/>
              </w:rPr>
            </w:pPr>
            <w:ins w:id="627" w:author="Shiv Mangal Rahi" w:date="2019-12-05T15:41:00Z">
              <w:r w:rsidRPr="003C02F8">
                <w:rPr>
                  <w:rFonts w:ascii="Calibri" w:eastAsia="Times New Roman" w:hAnsi="Calibri" w:cs="Calibri"/>
                  <w:color w:val="000000"/>
                  <w:sz w:val="20"/>
                  <w:szCs w:val="20"/>
                  <w:lang w:val="en-US"/>
                </w:rPr>
                <w:t>FALSE</w:t>
              </w:r>
            </w:ins>
          </w:p>
        </w:tc>
        <w:tc>
          <w:tcPr>
            <w:tcW w:w="1800" w:type="dxa"/>
            <w:tcBorders>
              <w:top w:val="nil"/>
              <w:left w:val="nil"/>
              <w:bottom w:val="single" w:sz="4" w:space="0" w:color="auto"/>
              <w:right w:val="single" w:sz="4" w:space="0" w:color="auto"/>
            </w:tcBorders>
            <w:shd w:val="clear" w:color="auto" w:fill="auto"/>
            <w:vAlign w:val="center"/>
            <w:hideMark/>
            <w:tcPrChange w:id="628" w:author="Shiv Mangal Rahi" w:date="2019-12-05T15:49:00Z">
              <w:tcPr>
                <w:tcW w:w="1800" w:type="dxa"/>
                <w:tcBorders>
                  <w:top w:val="nil"/>
                  <w:left w:val="nil"/>
                  <w:bottom w:val="single" w:sz="4" w:space="0" w:color="auto"/>
                  <w:right w:val="single" w:sz="4" w:space="0" w:color="auto"/>
                </w:tcBorders>
                <w:shd w:val="clear" w:color="auto" w:fill="auto"/>
                <w:vAlign w:val="center"/>
                <w:hideMark/>
              </w:tcPr>
            </w:tcPrChange>
          </w:tcPr>
          <w:p w14:paraId="1E18FFBD" w14:textId="77777777" w:rsidR="00E2152F" w:rsidRPr="003C02F8" w:rsidRDefault="00E2152F">
            <w:pPr>
              <w:rPr>
                <w:ins w:id="629" w:author="Shiv Mangal Rahi" w:date="2019-12-05T15:39:00Z"/>
                <w:rFonts w:ascii="Calibri" w:eastAsia="Times New Roman" w:hAnsi="Calibri" w:cs="Calibri"/>
                <w:color w:val="000000"/>
                <w:sz w:val="20"/>
                <w:szCs w:val="20"/>
                <w:lang w:val="en-US"/>
              </w:rPr>
            </w:pPr>
            <w:ins w:id="630" w:author="Shiv Mangal Rahi" w:date="2019-12-05T15:39:00Z">
              <w:r w:rsidRPr="003C02F8">
                <w:rPr>
                  <w:rFonts w:ascii="Calibri" w:eastAsia="Times New Roman" w:hAnsi="Calibri" w:cs="Calibri"/>
                  <w:color w:val="000000"/>
                  <w:sz w:val="20"/>
                  <w:szCs w:val="20"/>
                  <w:lang w:val="en-US"/>
                </w:rPr>
                <w:t>FALSE</w:t>
              </w:r>
            </w:ins>
          </w:p>
        </w:tc>
        <w:tc>
          <w:tcPr>
            <w:tcW w:w="1890" w:type="dxa"/>
            <w:tcBorders>
              <w:top w:val="nil"/>
              <w:left w:val="nil"/>
              <w:bottom w:val="single" w:sz="4" w:space="0" w:color="auto"/>
              <w:right w:val="single" w:sz="4" w:space="0" w:color="auto"/>
            </w:tcBorders>
            <w:shd w:val="clear" w:color="auto" w:fill="auto"/>
            <w:vAlign w:val="center"/>
            <w:hideMark/>
            <w:tcPrChange w:id="631" w:author="Shiv Mangal Rahi" w:date="2019-12-05T15:49:00Z">
              <w:tcPr>
                <w:tcW w:w="1890" w:type="dxa"/>
                <w:tcBorders>
                  <w:top w:val="nil"/>
                  <w:left w:val="nil"/>
                  <w:bottom w:val="single" w:sz="4" w:space="0" w:color="auto"/>
                  <w:right w:val="single" w:sz="4" w:space="0" w:color="auto"/>
                </w:tcBorders>
                <w:shd w:val="clear" w:color="auto" w:fill="auto"/>
                <w:vAlign w:val="center"/>
                <w:hideMark/>
              </w:tcPr>
            </w:tcPrChange>
          </w:tcPr>
          <w:p w14:paraId="4017C828" w14:textId="77777777" w:rsidR="00E2152F" w:rsidRPr="003C02F8" w:rsidRDefault="00E2152F">
            <w:pPr>
              <w:rPr>
                <w:ins w:id="632" w:author="Shiv Mangal Rahi" w:date="2019-12-05T15:39:00Z"/>
                <w:rFonts w:ascii="Calibri" w:eastAsia="Times New Roman" w:hAnsi="Calibri" w:cs="Calibri"/>
                <w:color w:val="000000"/>
                <w:sz w:val="20"/>
                <w:szCs w:val="20"/>
                <w:lang w:val="en-US"/>
              </w:rPr>
            </w:pPr>
            <w:ins w:id="633" w:author="Shiv Mangal Rahi" w:date="2019-12-05T15:39:00Z">
              <w:r w:rsidRPr="003C02F8">
                <w:rPr>
                  <w:rFonts w:ascii="Calibri" w:eastAsia="Times New Roman" w:hAnsi="Calibri" w:cs="Calibri"/>
                  <w:color w:val="000000"/>
                  <w:sz w:val="20"/>
                  <w:szCs w:val="20"/>
                  <w:lang w:val="en-US"/>
                </w:rPr>
                <w:t>FALSE</w:t>
              </w:r>
            </w:ins>
          </w:p>
        </w:tc>
        <w:tc>
          <w:tcPr>
            <w:tcW w:w="1890" w:type="dxa"/>
            <w:tcBorders>
              <w:top w:val="nil"/>
              <w:left w:val="nil"/>
              <w:bottom w:val="single" w:sz="4" w:space="0" w:color="auto"/>
              <w:right w:val="single" w:sz="4" w:space="0" w:color="auto"/>
            </w:tcBorders>
            <w:vAlign w:val="center"/>
            <w:tcPrChange w:id="634" w:author="Shiv Mangal Rahi" w:date="2019-12-05T15:49:00Z">
              <w:tcPr>
                <w:tcW w:w="1890" w:type="dxa"/>
                <w:tcBorders>
                  <w:top w:val="nil"/>
                  <w:left w:val="nil"/>
                  <w:bottom w:val="single" w:sz="4" w:space="0" w:color="auto"/>
                  <w:right w:val="single" w:sz="4" w:space="0" w:color="auto"/>
                </w:tcBorders>
              </w:tcPr>
            </w:tcPrChange>
          </w:tcPr>
          <w:p w14:paraId="3ED11533" w14:textId="06D06EC0" w:rsidR="00E2152F" w:rsidRPr="003C02F8" w:rsidRDefault="00E2152F" w:rsidP="00D00918">
            <w:pPr>
              <w:rPr>
                <w:ins w:id="635" w:author="Shiv Mangal Rahi" w:date="2019-12-05T15:49:00Z"/>
                <w:rFonts w:ascii="Calibri" w:eastAsia="Times New Roman" w:hAnsi="Calibri" w:cs="Calibri"/>
                <w:color w:val="000000"/>
                <w:sz w:val="20"/>
                <w:szCs w:val="20"/>
                <w:lang w:val="en-US"/>
              </w:rPr>
            </w:pPr>
            <w:ins w:id="636" w:author="Shiv Mangal Rahi" w:date="2019-12-05T15:49:00Z">
              <w:r w:rsidRPr="003C02F8">
                <w:rPr>
                  <w:rFonts w:ascii="Calibri" w:eastAsia="Times New Roman" w:hAnsi="Calibri" w:cs="Calibri"/>
                  <w:color w:val="000000"/>
                  <w:sz w:val="20"/>
                  <w:szCs w:val="20"/>
                  <w:lang w:val="en-US"/>
                </w:rPr>
                <w:t>FALSE</w:t>
              </w:r>
            </w:ins>
          </w:p>
        </w:tc>
      </w:tr>
      <w:tr w:rsidR="00E2152F" w:rsidRPr="003C02F8" w14:paraId="799ECC8D" w14:textId="76272489" w:rsidTr="00BC14DE">
        <w:trPr>
          <w:trHeight w:val="20"/>
          <w:ins w:id="637" w:author="Shiv Mangal Rahi" w:date="2019-12-05T15:39:00Z"/>
          <w:trPrChange w:id="638" w:author="Shiv Mangal Rahi" w:date="2019-12-05T15:49:00Z">
            <w:trPr>
              <w:trHeight w:val="20"/>
            </w:trPr>
          </w:trPrChange>
        </w:trPr>
        <w:tc>
          <w:tcPr>
            <w:tcW w:w="1458" w:type="dxa"/>
            <w:tcBorders>
              <w:top w:val="nil"/>
              <w:left w:val="single" w:sz="4" w:space="0" w:color="auto"/>
              <w:bottom w:val="single" w:sz="4" w:space="0" w:color="auto"/>
              <w:right w:val="single" w:sz="4" w:space="0" w:color="auto"/>
            </w:tcBorders>
            <w:shd w:val="clear" w:color="000000" w:fill="D9D9D9"/>
            <w:vAlign w:val="center"/>
            <w:hideMark/>
            <w:tcPrChange w:id="639" w:author="Shiv Mangal Rahi" w:date="2019-12-05T15:49:00Z">
              <w:tcPr>
                <w:tcW w:w="1458" w:type="dxa"/>
                <w:tcBorders>
                  <w:top w:val="nil"/>
                  <w:left w:val="single" w:sz="4" w:space="0" w:color="auto"/>
                  <w:bottom w:val="single" w:sz="4" w:space="0" w:color="auto"/>
                  <w:right w:val="single" w:sz="4" w:space="0" w:color="auto"/>
                </w:tcBorders>
                <w:shd w:val="clear" w:color="000000" w:fill="D9D9D9"/>
                <w:vAlign w:val="center"/>
                <w:hideMark/>
              </w:tcPr>
            </w:tcPrChange>
          </w:tcPr>
          <w:p w14:paraId="56436F16" w14:textId="77777777" w:rsidR="00E2152F" w:rsidRPr="003C02F8" w:rsidRDefault="00E2152F">
            <w:pPr>
              <w:rPr>
                <w:ins w:id="640" w:author="Shiv Mangal Rahi" w:date="2019-12-05T15:39:00Z"/>
                <w:rFonts w:ascii="Calibri" w:eastAsia="Times New Roman" w:hAnsi="Calibri" w:cs="Calibri"/>
                <w:color w:val="000000"/>
                <w:sz w:val="20"/>
                <w:szCs w:val="20"/>
                <w:lang w:val="en-US"/>
              </w:rPr>
            </w:pPr>
            <w:ins w:id="641" w:author="Shiv Mangal Rahi" w:date="2019-12-05T15:39:00Z">
              <w:r w:rsidRPr="003C02F8">
                <w:rPr>
                  <w:rFonts w:ascii="Calibri" w:eastAsia="Times New Roman" w:hAnsi="Calibri" w:cs="Calibri"/>
                  <w:color w:val="000000"/>
                  <w:sz w:val="20"/>
                  <w:szCs w:val="20"/>
                  <w:lang w:val="en-US"/>
                </w:rPr>
                <w:t>Lookup Type</w:t>
              </w:r>
            </w:ins>
          </w:p>
        </w:tc>
        <w:tc>
          <w:tcPr>
            <w:tcW w:w="1620" w:type="dxa"/>
            <w:tcBorders>
              <w:top w:val="nil"/>
              <w:left w:val="nil"/>
              <w:bottom w:val="single" w:sz="4" w:space="0" w:color="auto"/>
              <w:right w:val="single" w:sz="4" w:space="0" w:color="auto"/>
            </w:tcBorders>
            <w:shd w:val="clear" w:color="auto" w:fill="auto"/>
            <w:vAlign w:val="center"/>
            <w:hideMark/>
            <w:tcPrChange w:id="642" w:author="Shiv Mangal Rahi" w:date="2019-12-05T15:49:00Z">
              <w:tcPr>
                <w:tcW w:w="1620" w:type="dxa"/>
                <w:tcBorders>
                  <w:top w:val="nil"/>
                  <w:left w:val="nil"/>
                  <w:bottom w:val="single" w:sz="4" w:space="0" w:color="auto"/>
                  <w:right w:val="single" w:sz="4" w:space="0" w:color="auto"/>
                </w:tcBorders>
                <w:shd w:val="clear" w:color="auto" w:fill="auto"/>
                <w:vAlign w:val="center"/>
                <w:hideMark/>
              </w:tcPr>
            </w:tcPrChange>
          </w:tcPr>
          <w:p w14:paraId="7409954D" w14:textId="463050DB" w:rsidR="00E2152F" w:rsidRPr="003C02F8" w:rsidRDefault="00E2152F">
            <w:pPr>
              <w:rPr>
                <w:ins w:id="643" w:author="Shiv Mangal Rahi" w:date="2019-12-05T15:39:00Z"/>
                <w:rFonts w:ascii="Calibri" w:eastAsia="Times New Roman" w:hAnsi="Calibri" w:cs="Calibri"/>
                <w:color w:val="000000"/>
                <w:sz w:val="20"/>
                <w:szCs w:val="20"/>
                <w:lang w:val="en-US"/>
              </w:rPr>
            </w:pPr>
            <w:ins w:id="644" w:author="Shiv Mangal Rahi" w:date="2019-12-05T15:41:00Z">
              <w:r w:rsidRPr="003C02F8">
                <w:rPr>
                  <w:rFonts w:ascii="Calibri" w:eastAsia="Times New Roman" w:hAnsi="Calibri" w:cs="Calibri"/>
                  <w:color w:val="000000"/>
                  <w:sz w:val="20"/>
                  <w:szCs w:val="20"/>
                  <w:lang w:val="en-US"/>
                </w:rPr>
                <w:t>N/A</w:t>
              </w:r>
            </w:ins>
          </w:p>
        </w:tc>
        <w:tc>
          <w:tcPr>
            <w:tcW w:w="1800" w:type="dxa"/>
            <w:tcBorders>
              <w:top w:val="nil"/>
              <w:left w:val="nil"/>
              <w:bottom w:val="single" w:sz="4" w:space="0" w:color="auto"/>
              <w:right w:val="single" w:sz="4" w:space="0" w:color="auto"/>
            </w:tcBorders>
            <w:shd w:val="clear" w:color="auto" w:fill="auto"/>
            <w:vAlign w:val="center"/>
            <w:hideMark/>
            <w:tcPrChange w:id="645" w:author="Shiv Mangal Rahi" w:date="2019-12-05T15:49:00Z">
              <w:tcPr>
                <w:tcW w:w="1800" w:type="dxa"/>
                <w:tcBorders>
                  <w:top w:val="nil"/>
                  <w:left w:val="nil"/>
                  <w:bottom w:val="single" w:sz="4" w:space="0" w:color="auto"/>
                  <w:right w:val="single" w:sz="4" w:space="0" w:color="auto"/>
                </w:tcBorders>
                <w:shd w:val="clear" w:color="auto" w:fill="auto"/>
                <w:vAlign w:val="center"/>
                <w:hideMark/>
              </w:tcPr>
            </w:tcPrChange>
          </w:tcPr>
          <w:p w14:paraId="2EB1A3E9" w14:textId="77777777" w:rsidR="00E2152F" w:rsidRPr="003C02F8" w:rsidRDefault="00E2152F">
            <w:pPr>
              <w:rPr>
                <w:ins w:id="646" w:author="Shiv Mangal Rahi" w:date="2019-12-05T15:39:00Z"/>
                <w:rFonts w:ascii="Calibri" w:eastAsia="Times New Roman" w:hAnsi="Calibri" w:cs="Calibri"/>
                <w:color w:val="000000"/>
                <w:sz w:val="20"/>
                <w:szCs w:val="20"/>
                <w:lang w:val="en-US"/>
              </w:rPr>
            </w:pPr>
            <w:ins w:id="647" w:author="Shiv Mangal Rahi" w:date="2019-12-05T15:39:00Z">
              <w:r w:rsidRPr="003C02F8">
                <w:rPr>
                  <w:rFonts w:ascii="Calibri" w:eastAsia="Times New Roman" w:hAnsi="Calibri" w:cs="Calibri"/>
                  <w:color w:val="000000"/>
                  <w:sz w:val="20"/>
                  <w:szCs w:val="20"/>
                  <w:lang w:val="en-US"/>
                </w:rPr>
                <w:t>N/A</w:t>
              </w:r>
            </w:ins>
          </w:p>
        </w:tc>
        <w:tc>
          <w:tcPr>
            <w:tcW w:w="1890" w:type="dxa"/>
            <w:tcBorders>
              <w:top w:val="nil"/>
              <w:left w:val="nil"/>
              <w:bottom w:val="single" w:sz="4" w:space="0" w:color="auto"/>
              <w:right w:val="single" w:sz="4" w:space="0" w:color="auto"/>
            </w:tcBorders>
            <w:shd w:val="clear" w:color="auto" w:fill="auto"/>
            <w:vAlign w:val="center"/>
            <w:hideMark/>
            <w:tcPrChange w:id="648" w:author="Shiv Mangal Rahi" w:date="2019-12-05T15:49:00Z">
              <w:tcPr>
                <w:tcW w:w="1890" w:type="dxa"/>
                <w:tcBorders>
                  <w:top w:val="nil"/>
                  <w:left w:val="nil"/>
                  <w:bottom w:val="single" w:sz="4" w:space="0" w:color="auto"/>
                  <w:right w:val="single" w:sz="4" w:space="0" w:color="auto"/>
                </w:tcBorders>
                <w:shd w:val="clear" w:color="auto" w:fill="auto"/>
                <w:vAlign w:val="center"/>
                <w:hideMark/>
              </w:tcPr>
            </w:tcPrChange>
          </w:tcPr>
          <w:p w14:paraId="6FE9DBB6" w14:textId="77777777" w:rsidR="00E2152F" w:rsidRPr="003C02F8" w:rsidRDefault="00E2152F">
            <w:pPr>
              <w:rPr>
                <w:ins w:id="649" w:author="Shiv Mangal Rahi" w:date="2019-12-05T15:39:00Z"/>
                <w:rFonts w:ascii="Calibri" w:eastAsia="Times New Roman" w:hAnsi="Calibri" w:cs="Calibri"/>
                <w:color w:val="000000"/>
                <w:sz w:val="20"/>
                <w:szCs w:val="20"/>
                <w:lang w:val="en-US"/>
              </w:rPr>
            </w:pPr>
            <w:ins w:id="650" w:author="Shiv Mangal Rahi" w:date="2019-12-05T15:39:00Z">
              <w:r w:rsidRPr="003C02F8">
                <w:rPr>
                  <w:rFonts w:ascii="Calibri" w:eastAsia="Times New Roman" w:hAnsi="Calibri" w:cs="Calibri"/>
                  <w:color w:val="000000"/>
                  <w:sz w:val="20"/>
                  <w:szCs w:val="20"/>
                  <w:lang w:val="en-US"/>
                </w:rPr>
                <w:t>N/A</w:t>
              </w:r>
            </w:ins>
          </w:p>
        </w:tc>
        <w:tc>
          <w:tcPr>
            <w:tcW w:w="1890" w:type="dxa"/>
            <w:tcBorders>
              <w:top w:val="nil"/>
              <w:left w:val="nil"/>
              <w:bottom w:val="single" w:sz="4" w:space="0" w:color="auto"/>
              <w:right w:val="single" w:sz="4" w:space="0" w:color="auto"/>
            </w:tcBorders>
            <w:vAlign w:val="center"/>
            <w:tcPrChange w:id="651" w:author="Shiv Mangal Rahi" w:date="2019-12-05T15:49:00Z">
              <w:tcPr>
                <w:tcW w:w="1890" w:type="dxa"/>
                <w:tcBorders>
                  <w:top w:val="nil"/>
                  <w:left w:val="nil"/>
                  <w:bottom w:val="single" w:sz="4" w:space="0" w:color="auto"/>
                  <w:right w:val="single" w:sz="4" w:space="0" w:color="auto"/>
                </w:tcBorders>
              </w:tcPr>
            </w:tcPrChange>
          </w:tcPr>
          <w:p w14:paraId="56B181E5" w14:textId="05356590" w:rsidR="00E2152F" w:rsidRPr="003C02F8" w:rsidRDefault="00E2152F" w:rsidP="00D00918">
            <w:pPr>
              <w:rPr>
                <w:ins w:id="652" w:author="Shiv Mangal Rahi" w:date="2019-12-05T15:49:00Z"/>
                <w:rFonts w:ascii="Calibri" w:eastAsia="Times New Roman" w:hAnsi="Calibri" w:cs="Calibri"/>
                <w:color w:val="000000"/>
                <w:sz w:val="20"/>
                <w:szCs w:val="20"/>
                <w:lang w:val="en-US"/>
              </w:rPr>
            </w:pPr>
            <w:ins w:id="653" w:author="Shiv Mangal Rahi" w:date="2019-12-05T15:49:00Z">
              <w:r w:rsidRPr="003C02F8">
                <w:rPr>
                  <w:rFonts w:ascii="Calibri" w:eastAsia="Times New Roman" w:hAnsi="Calibri" w:cs="Calibri"/>
                  <w:color w:val="000000"/>
                  <w:sz w:val="20"/>
                  <w:szCs w:val="20"/>
                  <w:lang w:val="en-US"/>
                </w:rPr>
                <w:t>FALSE</w:t>
              </w:r>
            </w:ins>
          </w:p>
        </w:tc>
      </w:tr>
      <w:tr w:rsidR="00E2152F" w:rsidRPr="003C02F8" w14:paraId="63A2D48C" w14:textId="72D11E35" w:rsidTr="00BC14DE">
        <w:trPr>
          <w:trHeight w:val="20"/>
          <w:ins w:id="654" w:author="Shiv Mangal Rahi" w:date="2019-12-05T15:39:00Z"/>
          <w:trPrChange w:id="655" w:author="Shiv Mangal Rahi" w:date="2019-12-05T15:49:00Z">
            <w:trPr>
              <w:trHeight w:val="20"/>
            </w:trPr>
          </w:trPrChange>
        </w:trPr>
        <w:tc>
          <w:tcPr>
            <w:tcW w:w="1458" w:type="dxa"/>
            <w:tcBorders>
              <w:top w:val="nil"/>
              <w:left w:val="single" w:sz="4" w:space="0" w:color="auto"/>
              <w:bottom w:val="single" w:sz="4" w:space="0" w:color="auto"/>
              <w:right w:val="single" w:sz="4" w:space="0" w:color="auto"/>
            </w:tcBorders>
            <w:shd w:val="clear" w:color="000000" w:fill="D9D9D9"/>
            <w:vAlign w:val="center"/>
            <w:hideMark/>
            <w:tcPrChange w:id="656" w:author="Shiv Mangal Rahi" w:date="2019-12-05T15:49:00Z">
              <w:tcPr>
                <w:tcW w:w="1458" w:type="dxa"/>
                <w:tcBorders>
                  <w:top w:val="nil"/>
                  <w:left w:val="single" w:sz="4" w:space="0" w:color="auto"/>
                  <w:bottom w:val="single" w:sz="4" w:space="0" w:color="auto"/>
                  <w:right w:val="single" w:sz="4" w:space="0" w:color="auto"/>
                </w:tcBorders>
                <w:shd w:val="clear" w:color="000000" w:fill="D9D9D9"/>
                <w:vAlign w:val="center"/>
                <w:hideMark/>
              </w:tcPr>
            </w:tcPrChange>
          </w:tcPr>
          <w:p w14:paraId="5C1A2BBE" w14:textId="77777777" w:rsidR="00E2152F" w:rsidRPr="003C02F8" w:rsidRDefault="00E2152F">
            <w:pPr>
              <w:rPr>
                <w:ins w:id="657" w:author="Shiv Mangal Rahi" w:date="2019-12-05T15:39:00Z"/>
                <w:rFonts w:ascii="Calibri" w:eastAsia="Times New Roman" w:hAnsi="Calibri" w:cs="Calibri"/>
                <w:color w:val="000000"/>
                <w:sz w:val="20"/>
                <w:szCs w:val="20"/>
                <w:lang w:val="en-US"/>
              </w:rPr>
            </w:pPr>
            <w:ins w:id="658" w:author="Shiv Mangal Rahi" w:date="2019-12-05T15:39:00Z">
              <w:r w:rsidRPr="003C02F8">
                <w:rPr>
                  <w:rFonts w:ascii="Calibri" w:eastAsia="Times New Roman" w:hAnsi="Calibri" w:cs="Calibri"/>
                  <w:color w:val="000000"/>
                  <w:sz w:val="20"/>
                  <w:szCs w:val="20"/>
                  <w:lang w:val="en-US"/>
                </w:rPr>
                <w:t>Relationship Type</w:t>
              </w:r>
            </w:ins>
          </w:p>
        </w:tc>
        <w:tc>
          <w:tcPr>
            <w:tcW w:w="1620" w:type="dxa"/>
            <w:tcBorders>
              <w:top w:val="nil"/>
              <w:left w:val="nil"/>
              <w:bottom w:val="single" w:sz="4" w:space="0" w:color="auto"/>
              <w:right w:val="single" w:sz="4" w:space="0" w:color="auto"/>
            </w:tcBorders>
            <w:shd w:val="clear" w:color="auto" w:fill="auto"/>
            <w:vAlign w:val="center"/>
            <w:hideMark/>
            <w:tcPrChange w:id="659" w:author="Shiv Mangal Rahi" w:date="2019-12-05T15:49:00Z">
              <w:tcPr>
                <w:tcW w:w="1620" w:type="dxa"/>
                <w:tcBorders>
                  <w:top w:val="nil"/>
                  <w:left w:val="nil"/>
                  <w:bottom w:val="single" w:sz="4" w:space="0" w:color="auto"/>
                  <w:right w:val="single" w:sz="4" w:space="0" w:color="auto"/>
                </w:tcBorders>
                <w:shd w:val="clear" w:color="auto" w:fill="auto"/>
                <w:vAlign w:val="center"/>
                <w:hideMark/>
              </w:tcPr>
            </w:tcPrChange>
          </w:tcPr>
          <w:p w14:paraId="730CEEDD" w14:textId="37DAB7D3" w:rsidR="00E2152F" w:rsidRPr="003C02F8" w:rsidRDefault="00E2152F">
            <w:pPr>
              <w:rPr>
                <w:ins w:id="660" w:author="Shiv Mangal Rahi" w:date="2019-12-05T15:39:00Z"/>
                <w:rFonts w:ascii="Calibri" w:eastAsia="Times New Roman" w:hAnsi="Calibri" w:cs="Calibri"/>
                <w:color w:val="000000"/>
                <w:sz w:val="20"/>
                <w:szCs w:val="20"/>
                <w:lang w:val="en-US"/>
              </w:rPr>
            </w:pPr>
            <w:ins w:id="661" w:author="Shiv Mangal Rahi" w:date="2019-12-05T15:41:00Z">
              <w:r w:rsidRPr="003C02F8">
                <w:rPr>
                  <w:rFonts w:ascii="Calibri" w:eastAsia="Times New Roman" w:hAnsi="Calibri" w:cs="Calibri"/>
                  <w:color w:val="000000"/>
                  <w:sz w:val="20"/>
                  <w:szCs w:val="20"/>
                  <w:lang w:val="en-US"/>
                </w:rPr>
                <w:t>N/A</w:t>
              </w:r>
            </w:ins>
          </w:p>
        </w:tc>
        <w:tc>
          <w:tcPr>
            <w:tcW w:w="1800" w:type="dxa"/>
            <w:tcBorders>
              <w:top w:val="nil"/>
              <w:left w:val="nil"/>
              <w:bottom w:val="single" w:sz="4" w:space="0" w:color="auto"/>
              <w:right w:val="single" w:sz="4" w:space="0" w:color="auto"/>
            </w:tcBorders>
            <w:shd w:val="clear" w:color="auto" w:fill="auto"/>
            <w:vAlign w:val="center"/>
            <w:hideMark/>
            <w:tcPrChange w:id="662" w:author="Shiv Mangal Rahi" w:date="2019-12-05T15:49:00Z">
              <w:tcPr>
                <w:tcW w:w="1800" w:type="dxa"/>
                <w:tcBorders>
                  <w:top w:val="nil"/>
                  <w:left w:val="nil"/>
                  <w:bottom w:val="single" w:sz="4" w:space="0" w:color="auto"/>
                  <w:right w:val="single" w:sz="4" w:space="0" w:color="auto"/>
                </w:tcBorders>
                <w:shd w:val="clear" w:color="auto" w:fill="auto"/>
                <w:vAlign w:val="center"/>
                <w:hideMark/>
              </w:tcPr>
            </w:tcPrChange>
          </w:tcPr>
          <w:p w14:paraId="52348221" w14:textId="77777777" w:rsidR="00E2152F" w:rsidRPr="003C02F8" w:rsidRDefault="00E2152F">
            <w:pPr>
              <w:rPr>
                <w:ins w:id="663" w:author="Shiv Mangal Rahi" w:date="2019-12-05T15:39:00Z"/>
                <w:rFonts w:ascii="Calibri" w:eastAsia="Times New Roman" w:hAnsi="Calibri" w:cs="Calibri"/>
                <w:color w:val="000000"/>
                <w:sz w:val="20"/>
                <w:szCs w:val="20"/>
                <w:lang w:val="en-US"/>
              </w:rPr>
            </w:pPr>
            <w:ins w:id="664" w:author="Shiv Mangal Rahi" w:date="2019-12-05T15:39:00Z">
              <w:r w:rsidRPr="003C02F8">
                <w:rPr>
                  <w:rFonts w:ascii="Calibri" w:eastAsia="Times New Roman" w:hAnsi="Calibri" w:cs="Calibri"/>
                  <w:color w:val="000000"/>
                  <w:sz w:val="20"/>
                  <w:szCs w:val="20"/>
                  <w:lang w:val="en-US"/>
                </w:rPr>
                <w:t>N/A</w:t>
              </w:r>
            </w:ins>
          </w:p>
        </w:tc>
        <w:tc>
          <w:tcPr>
            <w:tcW w:w="1890" w:type="dxa"/>
            <w:tcBorders>
              <w:top w:val="nil"/>
              <w:left w:val="nil"/>
              <w:bottom w:val="single" w:sz="4" w:space="0" w:color="auto"/>
              <w:right w:val="single" w:sz="4" w:space="0" w:color="auto"/>
            </w:tcBorders>
            <w:shd w:val="clear" w:color="auto" w:fill="auto"/>
            <w:vAlign w:val="center"/>
            <w:hideMark/>
            <w:tcPrChange w:id="665" w:author="Shiv Mangal Rahi" w:date="2019-12-05T15:49:00Z">
              <w:tcPr>
                <w:tcW w:w="1890" w:type="dxa"/>
                <w:tcBorders>
                  <w:top w:val="nil"/>
                  <w:left w:val="nil"/>
                  <w:bottom w:val="single" w:sz="4" w:space="0" w:color="auto"/>
                  <w:right w:val="single" w:sz="4" w:space="0" w:color="auto"/>
                </w:tcBorders>
                <w:shd w:val="clear" w:color="auto" w:fill="auto"/>
                <w:vAlign w:val="center"/>
                <w:hideMark/>
              </w:tcPr>
            </w:tcPrChange>
          </w:tcPr>
          <w:p w14:paraId="437110EB" w14:textId="77777777" w:rsidR="00E2152F" w:rsidRPr="003C02F8" w:rsidRDefault="00E2152F">
            <w:pPr>
              <w:rPr>
                <w:ins w:id="666" w:author="Shiv Mangal Rahi" w:date="2019-12-05T15:39:00Z"/>
                <w:rFonts w:ascii="Calibri" w:eastAsia="Times New Roman" w:hAnsi="Calibri" w:cs="Calibri"/>
                <w:color w:val="000000"/>
                <w:sz w:val="20"/>
                <w:szCs w:val="20"/>
                <w:lang w:val="en-US"/>
              </w:rPr>
            </w:pPr>
            <w:ins w:id="667" w:author="Shiv Mangal Rahi" w:date="2019-12-05T15:39:00Z">
              <w:r w:rsidRPr="003C02F8">
                <w:rPr>
                  <w:rFonts w:ascii="Calibri" w:eastAsia="Times New Roman" w:hAnsi="Calibri" w:cs="Calibri"/>
                  <w:color w:val="000000"/>
                  <w:sz w:val="20"/>
                  <w:szCs w:val="20"/>
                  <w:lang w:val="en-US"/>
                </w:rPr>
                <w:t>N/A</w:t>
              </w:r>
            </w:ins>
          </w:p>
        </w:tc>
        <w:tc>
          <w:tcPr>
            <w:tcW w:w="1890" w:type="dxa"/>
            <w:tcBorders>
              <w:top w:val="nil"/>
              <w:left w:val="nil"/>
              <w:bottom w:val="single" w:sz="4" w:space="0" w:color="auto"/>
              <w:right w:val="single" w:sz="4" w:space="0" w:color="auto"/>
            </w:tcBorders>
            <w:vAlign w:val="center"/>
            <w:tcPrChange w:id="668" w:author="Shiv Mangal Rahi" w:date="2019-12-05T15:49:00Z">
              <w:tcPr>
                <w:tcW w:w="1890" w:type="dxa"/>
                <w:tcBorders>
                  <w:top w:val="nil"/>
                  <w:left w:val="nil"/>
                  <w:bottom w:val="single" w:sz="4" w:space="0" w:color="auto"/>
                  <w:right w:val="single" w:sz="4" w:space="0" w:color="auto"/>
                </w:tcBorders>
              </w:tcPr>
            </w:tcPrChange>
          </w:tcPr>
          <w:p w14:paraId="5B80C64C" w14:textId="6C86066C" w:rsidR="00E2152F" w:rsidRPr="003C02F8" w:rsidRDefault="00E2152F" w:rsidP="00D00918">
            <w:pPr>
              <w:rPr>
                <w:ins w:id="669" w:author="Shiv Mangal Rahi" w:date="2019-12-05T15:49:00Z"/>
                <w:rFonts w:ascii="Calibri" w:eastAsia="Times New Roman" w:hAnsi="Calibri" w:cs="Calibri"/>
                <w:color w:val="000000"/>
                <w:sz w:val="20"/>
                <w:szCs w:val="20"/>
                <w:lang w:val="en-US"/>
              </w:rPr>
            </w:pPr>
            <w:ins w:id="670" w:author="Shiv Mangal Rahi" w:date="2019-12-05T15:49:00Z">
              <w:r w:rsidRPr="003C02F8">
                <w:rPr>
                  <w:rFonts w:ascii="Calibri" w:eastAsia="Times New Roman" w:hAnsi="Calibri" w:cs="Calibri"/>
                  <w:color w:val="000000"/>
                  <w:sz w:val="20"/>
                  <w:szCs w:val="20"/>
                  <w:lang w:val="en-US"/>
                </w:rPr>
                <w:t>N/A</w:t>
              </w:r>
            </w:ins>
          </w:p>
        </w:tc>
      </w:tr>
      <w:tr w:rsidR="00E2152F" w:rsidRPr="003C02F8" w14:paraId="35BBF0D0" w14:textId="764432F0" w:rsidTr="00BC14DE">
        <w:trPr>
          <w:trHeight w:val="20"/>
          <w:ins w:id="671" w:author="Shiv Mangal Rahi" w:date="2019-12-05T15:39:00Z"/>
          <w:trPrChange w:id="672" w:author="Shiv Mangal Rahi" w:date="2019-12-05T15:49:00Z">
            <w:trPr>
              <w:trHeight w:val="20"/>
            </w:trPr>
          </w:trPrChange>
        </w:trPr>
        <w:tc>
          <w:tcPr>
            <w:tcW w:w="1458" w:type="dxa"/>
            <w:tcBorders>
              <w:top w:val="nil"/>
              <w:left w:val="single" w:sz="4" w:space="0" w:color="auto"/>
              <w:bottom w:val="single" w:sz="4" w:space="0" w:color="auto"/>
              <w:right w:val="single" w:sz="4" w:space="0" w:color="auto"/>
            </w:tcBorders>
            <w:shd w:val="clear" w:color="000000" w:fill="D9D9D9"/>
            <w:vAlign w:val="center"/>
            <w:hideMark/>
            <w:tcPrChange w:id="673" w:author="Shiv Mangal Rahi" w:date="2019-12-05T15:49:00Z">
              <w:tcPr>
                <w:tcW w:w="1458" w:type="dxa"/>
                <w:tcBorders>
                  <w:top w:val="nil"/>
                  <w:left w:val="single" w:sz="4" w:space="0" w:color="auto"/>
                  <w:bottom w:val="single" w:sz="4" w:space="0" w:color="auto"/>
                  <w:right w:val="single" w:sz="4" w:space="0" w:color="auto"/>
                </w:tcBorders>
                <w:shd w:val="clear" w:color="000000" w:fill="D9D9D9"/>
                <w:vAlign w:val="center"/>
                <w:hideMark/>
              </w:tcPr>
            </w:tcPrChange>
          </w:tcPr>
          <w:p w14:paraId="78C0DC24" w14:textId="77777777" w:rsidR="00E2152F" w:rsidRPr="003C02F8" w:rsidRDefault="00E2152F">
            <w:pPr>
              <w:rPr>
                <w:ins w:id="674" w:author="Shiv Mangal Rahi" w:date="2019-12-05T15:39:00Z"/>
                <w:rFonts w:ascii="Calibri" w:eastAsia="Times New Roman" w:hAnsi="Calibri" w:cs="Calibri"/>
                <w:color w:val="000000"/>
                <w:sz w:val="20"/>
                <w:szCs w:val="20"/>
                <w:lang w:val="en-US"/>
              </w:rPr>
            </w:pPr>
            <w:ins w:id="675" w:author="Shiv Mangal Rahi" w:date="2019-12-05T15:39:00Z">
              <w:r w:rsidRPr="003C02F8">
                <w:rPr>
                  <w:rFonts w:ascii="Calibri" w:eastAsia="Times New Roman" w:hAnsi="Calibri" w:cs="Calibri"/>
                  <w:color w:val="000000"/>
                  <w:sz w:val="20"/>
                  <w:szCs w:val="20"/>
                  <w:lang w:val="en-US"/>
                </w:rPr>
                <w:t>Table Settings</w:t>
              </w:r>
            </w:ins>
          </w:p>
        </w:tc>
        <w:tc>
          <w:tcPr>
            <w:tcW w:w="1620" w:type="dxa"/>
            <w:tcBorders>
              <w:top w:val="nil"/>
              <w:left w:val="nil"/>
              <w:bottom w:val="single" w:sz="4" w:space="0" w:color="auto"/>
              <w:right w:val="single" w:sz="4" w:space="0" w:color="auto"/>
            </w:tcBorders>
            <w:shd w:val="clear" w:color="auto" w:fill="auto"/>
            <w:vAlign w:val="center"/>
            <w:hideMark/>
            <w:tcPrChange w:id="676" w:author="Shiv Mangal Rahi" w:date="2019-12-05T15:49:00Z">
              <w:tcPr>
                <w:tcW w:w="1620" w:type="dxa"/>
                <w:tcBorders>
                  <w:top w:val="nil"/>
                  <w:left w:val="nil"/>
                  <w:bottom w:val="single" w:sz="4" w:space="0" w:color="auto"/>
                  <w:right w:val="single" w:sz="4" w:space="0" w:color="auto"/>
                </w:tcBorders>
                <w:shd w:val="clear" w:color="auto" w:fill="auto"/>
                <w:vAlign w:val="center"/>
                <w:hideMark/>
              </w:tcPr>
            </w:tcPrChange>
          </w:tcPr>
          <w:p w14:paraId="19CA56C1" w14:textId="6F2E6E7D" w:rsidR="00E2152F" w:rsidRPr="003C02F8" w:rsidRDefault="00E2152F">
            <w:pPr>
              <w:rPr>
                <w:ins w:id="677" w:author="Shiv Mangal Rahi" w:date="2019-12-05T15:39:00Z"/>
                <w:rFonts w:ascii="Calibri" w:eastAsia="Times New Roman" w:hAnsi="Calibri" w:cs="Calibri"/>
                <w:color w:val="000000"/>
                <w:sz w:val="20"/>
                <w:szCs w:val="20"/>
                <w:lang w:val="en-US"/>
              </w:rPr>
            </w:pPr>
            <w:ins w:id="678" w:author="Shiv Mangal Rahi" w:date="2019-12-05T15:41:00Z">
              <w:r w:rsidRPr="003C02F8">
                <w:rPr>
                  <w:rFonts w:ascii="Calibri" w:eastAsia="Times New Roman" w:hAnsi="Calibri" w:cs="Calibri"/>
                  <w:color w:val="000000"/>
                  <w:sz w:val="20"/>
                  <w:szCs w:val="20"/>
                  <w:lang w:val="en-US"/>
                </w:rPr>
                <w:t>N/A</w:t>
              </w:r>
            </w:ins>
          </w:p>
        </w:tc>
        <w:tc>
          <w:tcPr>
            <w:tcW w:w="1800" w:type="dxa"/>
            <w:tcBorders>
              <w:top w:val="nil"/>
              <w:left w:val="nil"/>
              <w:bottom w:val="single" w:sz="4" w:space="0" w:color="auto"/>
              <w:right w:val="single" w:sz="4" w:space="0" w:color="auto"/>
            </w:tcBorders>
            <w:shd w:val="clear" w:color="auto" w:fill="auto"/>
            <w:vAlign w:val="center"/>
            <w:hideMark/>
            <w:tcPrChange w:id="679" w:author="Shiv Mangal Rahi" w:date="2019-12-05T15:49:00Z">
              <w:tcPr>
                <w:tcW w:w="1800" w:type="dxa"/>
                <w:tcBorders>
                  <w:top w:val="nil"/>
                  <w:left w:val="nil"/>
                  <w:bottom w:val="single" w:sz="4" w:space="0" w:color="auto"/>
                  <w:right w:val="single" w:sz="4" w:space="0" w:color="auto"/>
                </w:tcBorders>
                <w:shd w:val="clear" w:color="auto" w:fill="auto"/>
                <w:vAlign w:val="center"/>
                <w:hideMark/>
              </w:tcPr>
            </w:tcPrChange>
          </w:tcPr>
          <w:p w14:paraId="026EDF64" w14:textId="77777777" w:rsidR="00E2152F" w:rsidRPr="003C02F8" w:rsidRDefault="00E2152F">
            <w:pPr>
              <w:rPr>
                <w:ins w:id="680" w:author="Shiv Mangal Rahi" w:date="2019-12-05T15:39:00Z"/>
                <w:rFonts w:ascii="Calibri" w:eastAsia="Times New Roman" w:hAnsi="Calibri" w:cs="Calibri"/>
                <w:color w:val="000000"/>
                <w:sz w:val="20"/>
                <w:szCs w:val="20"/>
                <w:lang w:val="en-US"/>
              </w:rPr>
            </w:pPr>
            <w:ins w:id="681" w:author="Shiv Mangal Rahi" w:date="2019-12-05T15:39:00Z">
              <w:r w:rsidRPr="003C02F8">
                <w:rPr>
                  <w:rFonts w:ascii="Calibri" w:eastAsia="Times New Roman" w:hAnsi="Calibri" w:cs="Calibri"/>
                  <w:color w:val="000000"/>
                  <w:sz w:val="20"/>
                  <w:szCs w:val="20"/>
                  <w:lang w:val="en-US"/>
                </w:rPr>
                <w:t>N/A</w:t>
              </w:r>
            </w:ins>
          </w:p>
        </w:tc>
        <w:tc>
          <w:tcPr>
            <w:tcW w:w="1890" w:type="dxa"/>
            <w:tcBorders>
              <w:top w:val="nil"/>
              <w:left w:val="nil"/>
              <w:bottom w:val="single" w:sz="4" w:space="0" w:color="auto"/>
              <w:right w:val="single" w:sz="4" w:space="0" w:color="auto"/>
            </w:tcBorders>
            <w:shd w:val="clear" w:color="auto" w:fill="auto"/>
            <w:vAlign w:val="center"/>
            <w:hideMark/>
            <w:tcPrChange w:id="682" w:author="Shiv Mangal Rahi" w:date="2019-12-05T15:49:00Z">
              <w:tcPr>
                <w:tcW w:w="1890" w:type="dxa"/>
                <w:tcBorders>
                  <w:top w:val="nil"/>
                  <w:left w:val="nil"/>
                  <w:bottom w:val="single" w:sz="4" w:space="0" w:color="auto"/>
                  <w:right w:val="single" w:sz="4" w:space="0" w:color="auto"/>
                </w:tcBorders>
                <w:shd w:val="clear" w:color="auto" w:fill="auto"/>
                <w:vAlign w:val="center"/>
                <w:hideMark/>
              </w:tcPr>
            </w:tcPrChange>
          </w:tcPr>
          <w:p w14:paraId="727CB86C" w14:textId="77777777" w:rsidR="00E2152F" w:rsidRPr="003C02F8" w:rsidRDefault="00E2152F">
            <w:pPr>
              <w:rPr>
                <w:ins w:id="683" w:author="Shiv Mangal Rahi" w:date="2019-12-05T15:39:00Z"/>
                <w:rFonts w:ascii="Calibri" w:eastAsia="Times New Roman" w:hAnsi="Calibri" w:cs="Calibri"/>
                <w:color w:val="000000"/>
                <w:sz w:val="20"/>
                <w:szCs w:val="20"/>
                <w:lang w:val="en-US"/>
              </w:rPr>
            </w:pPr>
            <w:ins w:id="684" w:author="Shiv Mangal Rahi" w:date="2019-12-05T15:39:00Z">
              <w:r w:rsidRPr="003C02F8">
                <w:rPr>
                  <w:rFonts w:ascii="Calibri" w:eastAsia="Times New Roman" w:hAnsi="Calibri" w:cs="Calibri"/>
                  <w:color w:val="000000"/>
                  <w:sz w:val="20"/>
                  <w:szCs w:val="20"/>
                  <w:lang w:val="en-US"/>
                </w:rPr>
                <w:t>N/A</w:t>
              </w:r>
            </w:ins>
          </w:p>
        </w:tc>
        <w:tc>
          <w:tcPr>
            <w:tcW w:w="1890" w:type="dxa"/>
            <w:tcBorders>
              <w:top w:val="nil"/>
              <w:left w:val="nil"/>
              <w:bottom w:val="single" w:sz="4" w:space="0" w:color="auto"/>
              <w:right w:val="single" w:sz="4" w:space="0" w:color="auto"/>
            </w:tcBorders>
            <w:vAlign w:val="center"/>
            <w:tcPrChange w:id="685" w:author="Shiv Mangal Rahi" w:date="2019-12-05T15:49:00Z">
              <w:tcPr>
                <w:tcW w:w="1890" w:type="dxa"/>
                <w:tcBorders>
                  <w:top w:val="nil"/>
                  <w:left w:val="nil"/>
                  <w:bottom w:val="single" w:sz="4" w:space="0" w:color="auto"/>
                  <w:right w:val="single" w:sz="4" w:space="0" w:color="auto"/>
                </w:tcBorders>
              </w:tcPr>
            </w:tcPrChange>
          </w:tcPr>
          <w:p w14:paraId="31631F85" w14:textId="6CB15784" w:rsidR="00E2152F" w:rsidRPr="003C02F8" w:rsidRDefault="00E2152F" w:rsidP="00D00918">
            <w:pPr>
              <w:rPr>
                <w:ins w:id="686" w:author="Shiv Mangal Rahi" w:date="2019-12-05T15:49:00Z"/>
                <w:rFonts w:ascii="Calibri" w:eastAsia="Times New Roman" w:hAnsi="Calibri" w:cs="Calibri"/>
                <w:color w:val="000000"/>
                <w:sz w:val="20"/>
                <w:szCs w:val="20"/>
                <w:lang w:val="en-US"/>
              </w:rPr>
            </w:pPr>
            <w:ins w:id="687" w:author="Shiv Mangal Rahi" w:date="2019-12-05T15:49:00Z">
              <w:r w:rsidRPr="003C02F8">
                <w:rPr>
                  <w:rFonts w:ascii="Calibri" w:eastAsia="Times New Roman" w:hAnsi="Calibri" w:cs="Calibri"/>
                  <w:color w:val="000000"/>
                  <w:sz w:val="20"/>
                  <w:szCs w:val="20"/>
                  <w:lang w:val="en-US"/>
                </w:rPr>
                <w:t>N/A</w:t>
              </w:r>
            </w:ins>
          </w:p>
        </w:tc>
      </w:tr>
    </w:tbl>
    <w:p w14:paraId="13152E9A" w14:textId="0612236C" w:rsidR="00CC1D39" w:rsidRDefault="00D00918">
      <w:pPr>
        <w:rPr>
          <w:rFonts w:eastAsia="Times New Roman" w:cs="Times New Roman"/>
          <w:b/>
          <w:bCs/>
          <w:sz w:val="22"/>
          <w:szCs w:val="20"/>
          <w:lang w:val="en-US"/>
        </w:rPr>
      </w:pPr>
      <w:ins w:id="688" w:author="Shiv Mangal Rahi" w:date="2019-12-05T15:40:00Z">
        <w:r>
          <w:rPr>
            <w:rFonts w:eastAsia="Times New Roman" w:cs="Times New Roman"/>
            <w:b/>
            <w:bCs/>
            <w:sz w:val="22"/>
            <w:szCs w:val="20"/>
            <w:lang w:val="en-US"/>
          </w:rPr>
          <w:br w:type="textWrapping" w:clear="all"/>
        </w:r>
      </w:ins>
      <w:r w:rsidR="00CC1D39">
        <w:rPr>
          <w:rFonts w:eastAsia="Times New Roman" w:cs="Times New Roman"/>
          <w:b/>
          <w:bCs/>
          <w:sz w:val="22"/>
          <w:szCs w:val="20"/>
          <w:lang w:val="en-US"/>
        </w:rPr>
        <w:br w:type="page"/>
      </w:r>
    </w:p>
    <w:p w14:paraId="5486C915" w14:textId="4AE673D9" w:rsidR="00A7402E" w:rsidRDefault="00E26DC1" w:rsidP="00E26DC1">
      <w:pPr>
        <w:jc w:val="both"/>
        <w:rPr>
          <w:rFonts w:eastAsia="Times New Roman" w:cs="Times New Roman"/>
          <w:b/>
          <w:bCs/>
          <w:sz w:val="22"/>
          <w:szCs w:val="20"/>
          <w:lang w:val="en-US"/>
        </w:rPr>
      </w:pPr>
      <w:r w:rsidRPr="00927570">
        <w:rPr>
          <w:rFonts w:eastAsia="Times New Roman" w:cs="Times New Roman"/>
          <w:b/>
          <w:bCs/>
          <w:sz w:val="22"/>
          <w:szCs w:val="20"/>
          <w:lang w:val="en-US"/>
        </w:rPr>
        <w:lastRenderedPageBreak/>
        <w:t>IGX Regex</w:t>
      </w:r>
    </w:p>
    <w:p w14:paraId="05F73902" w14:textId="77777777" w:rsidR="001F55CB" w:rsidRDefault="001F55CB" w:rsidP="00E26DC1">
      <w:pPr>
        <w:jc w:val="both"/>
        <w:rPr>
          <w:rFonts w:eastAsia="Times New Roman" w:cs="Times New Roman"/>
          <w:b/>
          <w:bCs/>
          <w:sz w:val="22"/>
          <w:szCs w:val="20"/>
          <w:lang w:val="en-US"/>
        </w:rPr>
      </w:pPr>
    </w:p>
    <w:p w14:paraId="74A7A053" w14:textId="1294C051" w:rsidR="00E26DC1" w:rsidRPr="00EA73FF" w:rsidRDefault="00E26DC1" w:rsidP="00E26DC1">
      <w:pPr>
        <w:jc w:val="both"/>
        <w:rPr>
          <w:rFonts w:eastAsia="Times New Roman" w:cs="Times New Roman"/>
          <w:szCs w:val="20"/>
          <w:lang w:val="en-US"/>
        </w:rPr>
      </w:pPr>
      <w:proofErr w:type="gramStart"/>
      <w:r w:rsidRPr="00EA73FF">
        <w:rPr>
          <w:rFonts w:eastAsia="Times New Roman" w:cs="Times New Roman"/>
          <w:szCs w:val="20"/>
          <w:lang w:val="en-US"/>
        </w:rPr>
        <w:t>Checks if the attribute value matches with the regular expression or not.</w:t>
      </w:r>
      <w:proofErr w:type="gramEnd"/>
    </w:p>
    <w:p w14:paraId="6FA29780" w14:textId="77777777" w:rsidR="001F55CB" w:rsidRPr="00EA73FF" w:rsidRDefault="001F55CB" w:rsidP="00E26DC1">
      <w:pPr>
        <w:jc w:val="both"/>
        <w:rPr>
          <w:rFonts w:eastAsia="Times New Roman" w:cs="Times New Roman"/>
          <w:szCs w:val="20"/>
          <w:lang w:val="en-US"/>
        </w:rPr>
      </w:pPr>
    </w:p>
    <w:p w14:paraId="3E4FB4CA" w14:textId="06C14074" w:rsidR="003C02F8" w:rsidRPr="00EA73FF" w:rsidRDefault="003C02F8" w:rsidP="003C02F8">
      <w:pPr>
        <w:jc w:val="both"/>
        <w:rPr>
          <w:rFonts w:eastAsia="Times New Roman" w:cs="Times New Roman"/>
          <w:szCs w:val="20"/>
          <w:lang w:val="en-US"/>
        </w:rPr>
      </w:pPr>
      <w:r w:rsidRPr="00EA73FF">
        <w:rPr>
          <w:rFonts w:eastAsia="Times New Roman" w:cs="Times New Roman"/>
          <w:szCs w:val="20"/>
          <w:lang w:val="en-US"/>
        </w:rPr>
        <w:t xml:space="preserve">The below listed fields needs to be configured in </w:t>
      </w:r>
      <w:r w:rsidR="001F55CB" w:rsidRPr="00EA73FF">
        <w:rPr>
          <w:rFonts w:eastAsia="Times New Roman" w:cs="Times New Roman"/>
          <w:szCs w:val="20"/>
          <w:lang w:val="en-US"/>
        </w:rPr>
        <w:t>Data Governance:</w:t>
      </w:r>
    </w:p>
    <w:p w14:paraId="581ACC3A" w14:textId="77777777" w:rsidR="00E97DA8" w:rsidRDefault="00E97DA8" w:rsidP="00E26DC1">
      <w:pPr>
        <w:jc w:val="both"/>
        <w:rPr>
          <w:rFonts w:eastAsia="Times New Roman" w:cs="Times New Roman"/>
          <w:sz w:val="22"/>
          <w:szCs w:val="20"/>
          <w:lang w:val="en-US"/>
        </w:rPr>
      </w:pPr>
    </w:p>
    <w:tbl>
      <w:tblPr>
        <w:tblW w:w="9216" w:type="dxa"/>
        <w:tblInd w:w="113" w:type="dxa"/>
        <w:tblLayout w:type="fixed"/>
        <w:tblLook w:val="04A0" w:firstRow="1" w:lastRow="0" w:firstColumn="1" w:lastColumn="0" w:noHBand="0" w:noVBand="1"/>
      </w:tblPr>
      <w:tblGrid>
        <w:gridCol w:w="1152"/>
        <w:gridCol w:w="1008"/>
        <w:gridCol w:w="1008"/>
        <w:gridCol w:w="1008"/>
        <w:gridCol w:w="1008"/>
        <w:gridCol w:w="1008"/>
        <w:gridCol w:w="1008"/>
        <w:gridCol w:w="1008"/>
        <w:gridCol w:w="1008"/>
      </w:tblGrid>
      <w:tr w:rsidR="003C02F8" w:rsidRPr="003C02F8" w14:paraId="23E28E62" w14:textId="77777777" w:rsidTr="00B828D1">
        <w:trPr>
          <w:trHeight w:val="20"/>
        </w:trPr>
        <w:tc>
          <w:tcPr>
            <w:tcW w:w="115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62C3520" w14:textId="648EF501"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 Attribute</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68FEB229"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Field-1</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0E05CF2D"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Field-2</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0FE9A3A1"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Field-3</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11370666"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Field-4</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06FD1F4C"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Field-5</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37A6487A"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Field-6</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01374E0F"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Field-7</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41BA51D7"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Field-8</w:t>
            </w:r>
          </w:p>
        </w:tc>
      </w:tr>
      <w:tr w:rsidR="003C02F8" w:rsidRPr="003C02F8" w14:paraId="6A67E619"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457D0C6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008" w:type="dxa"/>
            <w:tcBorders>
              <w:top w:val="nil"/>
              <w:left w:val="nil"/>
              <w:bottom w:val="single" w:sz="4" w:space="0" w:color="auto"/>
              <w:right w:val="single" w:sz="4" w:space="0" w:color="auto"/>
            </w:tcBorders>
            <w:shd w:val="clear" w:color="auto" w:fill="auto"/>
            <w:vAlign w:val="center"/>
            <w:hideMark/>
          </w:tcPr>
          <w:p w14:paraId="6951E49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008" w:type="dxa"/>
            <w:tcBorders>
              <w:top w:val="nil"/>
              <w:left w:val="nil"/>
              <w:bottom w:val="single" w:sz="4" w:space="0" w:color="auto"/>
              <w:right w:val="single" w:sz="4" w:space="0" w:color="auto"/>
            </w:tcBorders>
            <w:shd w:val="clear" w:color="auto" w:fill="auto"/>
            <w:vAlign w:val="center"/>
            <w:hideMark/>
          </w:tcPr>
          <w:p w14:paraId="05BA995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Dimension</w:t>
            </w:r>
          </w:p>
        </w:tc>
        <w:tc>
          <w:tcPr>
            <w:tcW w:w="1008" w:type="dxa"/>
            <w:tcBorders>
              <w:top w:val="nil"/>
              <w:left w:val="nil"/>
              <w:bottom w:val="single" w:sz="4" w:space="0" w:color="auto"/>
              <w:right w:val="single" w:sz="4" w:space="0" w:color="auto"/>
            </w:tcBorders>
            <w:shd w:val="clear" w:color="auto" w:fill="auto"/>
            <w:vAlign w:val="center"/>
            <w:hideMark/>
          </w:tcPr>
          <w:p w14:paraId="629A8D4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Rule Description</w:t>
            </w:r>
          </w:p>
        </w:tc>
        <w:tc>
          <w:tcPr>
            <w:tcW w:w="1008" w:type="dxa"/>
            <w:tcBorders>
              <w:top w:val="nil"/>
              <w:left w:val="nil"/>
              <w:bottom w:val="single" w:sz="4" w:space="0" w:color="auto"/>
              <w:right w:val="single" w:sz="4" w:space="0" w:color="auto"/>
            </w:tcBorders>
            <w:shd w:val="clear" w:color="auto" w:fill="auto"/>
            <w:vAlign w:val="center"/>
            <w:hideMark/>
          </w:tcPr>
          <w:p w14:paraId="5E2BC13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Status</w:t>
            </w:r>
          </w:p>
        </w:tc>
        <w:tc>
          <w:tcPr>
            <w:tcW w:w="1008" w:type="dxa"/>
            <w:tcBorders>
              <w:top w:val="nil"/>
              <w:left w:val="nil"/>
              <w:bottom w:val="single" w:sz="4" w:space="0" w:color="auto"/>
              <w:right w:val="single" w:sz="4" w:space="0" w:color="auto"/>
            </w:tcBorders>
            <w:shd w:val="clear" w:color="auto" w:fill="auto"/>
            <w:vAlign w:val="center"/>
            <w:hideMark/>
          </w:tcPr>
          <w:p w14:paraId="4FA0AA6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DQ Results</w:t>
            </w:r>
          </w:p>
        </w:tc>
        <w:tc>
          <w:tcPr>
            <w:tcW w:w="1008" w:type="dxa"/>
            <w:tcBorders>
              <w:top w:val="nil"/>
              <w:left w:val="nil"/>
              <w:bottom w:val="single" w:sz="4" w:space="0" w:color="auto"/>
              <w:right w:val="single" w:sz="4" w:space="0" w:color="auto"/>
            </w:tcBorders>
            <w:shd w:val="clear" w:color="auto" w:fill="auto"/>
            <w:vAlign w:val="center"/>
            <w:hideMark/>
          </w:tcPr>
          <w:p w14:paraId="61B5430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Treat Blank or Null As</w:t>
            </w:r>
          </w:p>
        </w:tc>
        <w:tc>
          <w:tcPr>
            <w:tcW w:w="1008" w:type="dxa"/>
            <w:tcBorders>
              <w:top w:val="nil"/>
              <w:left w:val="nil"/>
              <w:bottom w:val="single" w:sz="4" w:space="0" w:color="auto"/>
              <w:right w:val="single" w:sz="4" w:space="0" w:color="auto"/>
            </w:tcBorders>
            <w:shd w:val="clear" w:color="auto" w:fill="auto"/>
            <w:vAlign w:val="center"/>
            <w:hideMark/>
          </w:tcPr>
          <w:p w14:paraId="01DA0E3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Regular Expression</w:t>
            </w:r>
          </w:p>
        </w:tc>
        <w:tc>
          <w:tcPr>
            <w:tcW w:w="1008" w:type="dxa"/>
            <w:tcBorders>
              <w:top w:val="nil"/>
              <w:left w:val="nil"/>
              <w:bottom w:val="single" w:sz="4" w:space="0" w:color="auto"/>
              <w:right w:val="single" w:sz="4" w:space="0" w:color="auto"/>
            </w:tcBorders>
            <w:shd w:val="clear" w:color="auto" w:fill="auto"/>
            <w:vAlign w:val="center"/>
            <w:hideMark/>
          </w:tcPr>
          <w:p w14:paraId="255FE1D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Match Regular Expression</w:t>
            </w:r>
          </w:p>
        </w:tc>
      </w:tr>
      <w:tr w:rsidR="003C02F8" w:rsidRPr="003C02F8" w14:paraId="39E786F2"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2EF33AA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API Name</w:t>
            </w:r>
          </w:p>
        </w:tc>
        <w:tc>
          <w:tcPr>
            <w:tcW w:w="1008" w:type="dxa"/>
            <w:tcBorders>
              <w:top w:val="nil"/>
              <w:left w:val="nil"/>
              <w:bottom w:val="single" w:sz="4" w:space="0" w:color="auto"/>
              <w:right w:val="single" w:sz="4" w:space="0" w:color="auto"/>
            </w:tcBorders>
            <w:shd w:val="clear" w:color="auto" w:fill="auto"/>
            <w:vAlign w:val="center"/>
            <w:hideMark/>
          </w:tcPr>
          <w:p w14:paraId="441CFB6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008" w:type="dxa"/>
            <w:tcBorders>
              <w:top w:val="nil"/>
              <w:left w:val="nil"/>
              <w:bottom w:val="single" w:sz="4" w:space="0" w:color="auto"/>
              <w:right w:val="single" w:sz="4" w:space="0" w:color="auto"/>
            </w:tcBorders>
            <w:shd w:val="clear" w:color="auto" w:fill="auto"/>
            <w:vAlign w:val="center"/>
            <w:hideMark/>
          </w:tcPr>
          <w:p w14:paraId="26E5216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Dimension</w:t>
            </w:r>
          </w:p>
        </w:tc>
        <w:tc>
          <w:tcPr>
            <w:tcW w:w="1008" w:type="dxa"/>
            <w:tcBorders>
              <w:top w:val="nil"/>
              <w:left w:val="nil"/>
              <w:bottom w:val="single" w:sz="4" w:space="0" w:color="auto"/>
              <w:right w:val="single" w:sz="4" w:space="0" w:color="auto"/>
            </w:tcBorders>
            <w:shd w:val="clear" w:color="auto" w:fill="auto"/>
            <w:vAlign w:val="center"/>
            <w:hideMark/>
          </w:tcPr>
          <w:p w14:paraId="3F3FC38A" w14:textId="77777777" w:rsidR="003C02F8" w:rsidRPr="003C02F8" w:rsidRDefault="003C02F8" w:rsidP="003C02F8">
            <w:pPr>
              <w:rPr>
                <w:rFonts w:ascii="Calibri" w:eastAsia="Times New Roman" w:hAnsi="Calibri" w:cs="Calibri"/>
                <w:color w:val="000000"/>
                <w:sz w:val="20"/>
                <w:szCs w:val="20"/>
                <w:lang w:val="en-US"/>
              </w:rPr>
            </w:pPr>
            <w:proofErr w:type="spellStart"/>
            <w:r w:rsidRPr="003C02F8">
              <w:rPr>
                <w:rFonts w:ascii="Calibri" w:eastAsia="Times New Roman" w:hAnsi="Calibri" w:cs="Calibri"/>
                <w:color w:val="000000"/>
                <w:sz w:val="20"/>
                <w:szCs w:val="20"/>
                <w:lang w:val="en-US"/>
              </w:rPr>
              <w:t>RuleDesciption</w:t>
            </w:r>
            <w:proofErr w:type="spellEnd"/>
          </w:p>
        </w:tc>
        <w:tc>
          <w:tcPr>
            <w:tcW w:w="1008" w:type="dxa"/>
            <w:tcBorders>
              <w:top w:val="nil"/>
              <w:left w:val="nil"/>
              <w:bottom w:val="single" w:sz="4" w:space="0" w:color="auto"/>
              <w:right w:val="single" w:sz="4" w:space="0" w:color="auto"/>
            </w:tcBorders>
            <w:shd w:val="clear" w:color="auto" w:fill="auto"/>
            <w:vAlign w:val="center"/>
            <w:hideMark/>
          </w:tcPr>
          <w:p w14:paraId="0C3D4B6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Status</w:t>
            </w:r>
          </w:p>
        </w:tc>
        <w:tc>
          <w:tcPr>
            <w:tcW w:w="1008" w:type="dxa"/>
            <w:tcBorders>
              <w:top w:val="nil"/>
              <w:left w:val="nil"/>
              <w:bottom w:val="single" w:sz="4" w:space="0" w:color="auto"/>
              <w:right w:val="single" w:sz="4" w:space="0" w:color="auto"/>
            </w:tcBorders>
            <w:shd w:val="clear" w:color="auto" w:fill="auto"/>
            <w:vAlign w:val="center"/>
            <w:hideMark/>
          </w:tcPr>
          <w:p w14:paraId="268309E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DQ Results</w:t>
            </w:r>
          </w:p>
        </w:tc>
        <w:tc>
          <w:tcPr>
            <w:tcW w:w="1008" w:type="dxa"/>
            <w:tcBorders>
              <w:top w:val="nil"/>
              <w:left w:val="nil"/>
              <w:bottom w:val="single" w:sz="4" w:space="0" w:color="auto"/>
              <w:right w:val="single" w:sz="4" w:space="0" w:color="auto"/>
            </w:tcBorders>
            <w:shd w:val="clear" w:color="auto" w:fill="auto"/>
            <w:vAlign w:val="center"/>
            <w:hideMark/>
          </w:tcPr>
          <w:p w14:paraId="0C1EFDEB" w14:textId="77777777" w:rsidR="003C02F8" w:rsidRPr="003C02F8" w:rsidRDefault="003C02F8" w:rsidP="003C02F8">
            <w:pPr>
              <w:rPr>
                <w:rFonts w:ascii="Calibri" w:eastAsia="Times New Roman" w:hAnsi="Calibri" w:cs="Calibri"/>
                <w:color w:val="000000"/>
                <w:sz w:val="20"/>
                <w:szCs w:val="20"/>
                <w:lang w:val="en-US"/>
              </w:rPr>
            </w:pPr>
            <w:proofErr w:type="spellStart"/>
            <w:r w:rsidRPr="003C02F8">
              <w:rPr>
                <w:rFonts w:ascii="Calibri" w:eastAsia="Times New Roman" w:hAnsi="Calibri" w:cs="Calibri"/>
                <w:color w:val="000000"/>
                <w:sz w:val="20"/>
                <w:szCs w:val="20"/>
                <w:lang w:val="en-US"/>
              </w:rPr>
              <w:t>TreatBlankorNullAs</w:t>
            </w:r>
            <w:proofErr w:type="spellEnd"/>
          </w:p>
        </w:tc>
        <w:tc>
          <w:tcPr>
            <w:tcW w:w="1008" w:type="dxa"/>
            <w:tcBorders>
              <w:top w:val="nil"/>
              <w:left w:val="nil"/>
              <w:bottom w:val="single" w:sz="4" w:space="0" w:color="auto"/>
              <w:right w:val="single" w:sz="4" w:space="0" w:color="auto"/>
            </w:tcBorders>
            <w:shd w:val="clear" w:color="auto" w:fill="auto"/>
            <w:vAlign w:val="center"/>
            <w:hideMark/>
          </w:tcPr>
          <w:p w14:paraId="1BFFD98B" w14:textId="77777777" w:rsidR="003C02F8" w:rsidRPr="003C02F8" w:rsidRDefault="003C02F8" w:rsidP="003C02F8">
            <w:pPr>
              <w:rPr>
                <w:rFonts w:ascii="Calibri" w:eastAsia="Times New Roman" w:hAnsi="Calibri" w:cs="Calibri"/>
                <w:color w:val="000000"/>
                <w:sz w:val="20"/>
                <w:szCs w:val="20"/>
                <w:lang w:val="en-US"/>
              </w:rPr>
            </w:pPr>
            <w:proofErr w:type="spellStart"/>
            <w:r w:rsidRPr="003C02F8">
              <w:rPr>
                <w:rFonts w:ascii="Calibri" w:eastAsia="Times New Roman" w:hAnsi="Calibri" w:cs="Calibri"/>
                <w:color w:val="000000"/>
                <w:sz w:val="20"/>
                <w:szCs w:val="20"/>
                <w:lang w:val="en-US"/>
              </w:rPr>
              <w:t>RegularExpression</w:t>
            </w:r>
            <w:proofErr w:type="spellEnd"/>
          </w:p>
        </w:tc>
        <w:tc>
          <w:tcPr>
            <w:tcW w:w="1008" w:type="dxa"/>
            <w:tcBorders>
              <w:top w:val="nil"/>
              <w:left w:val="nil"/>
              <w:bottom w:val="single" w:sz="4" w:space="0" w:color="auto"/>
              <w:right w:val="single" w:sz="4" w:space="0" w:color="auto"/>
            </w:tcBorders>
            <w:shd w:val="clear" w:color="auto" w:fill="auto"/>
            <w:vAlign w:val="center"/>
            <w:hideMark/>
          </w:tcPr>
          <w:p w14:paraId="414973AD" w14:textId="77777777" w:rsidR="003C02F8" w:rsidRPr="003C02F8" w:rsidRDefault="003C02F8" w:rsidP="003C02F8">
            <w:pPr>
              <w:rPr>
                <w:rFonts w:ascii="Calibri" w:eastAsia="Times New Roman" w:hAnsi="Calibri" w:cs="Calibri"/>
                <w:color w:val="000000"/>
                <w:sz w:val="20"/>
                <w:szCs w:val="20"/>
                <w:lang w:val="en-US"/>
              </w:rPr>
            </w:pPr>
            <w:proofErr w:type="spellStart"/>
            <w:r w:rsidRPr="003C02F8">
              <w:rPr>
                <w:rFonts w:ascii="Calibri" w:eastAsia="Times New Roman" w:hAnsi="Calibri" w:cs="Calibri"/>
                <w:color w:val="000000"/>
                <w:sz w:val="20"/>
                <w:szCs w:val="20"/>
                <w:lang w:val="en-US"/>
              </w:rPr>
              <w:t>MatchRegularExpression</w:t>
            </w:r>
            <w:proofErr w:type="spellEnd"/>
          </w:p>
        </w:tc>
      </w:tr>
      <w:tr w:rsidR="003C02F8" w:rsidRPr="003C02F8" w14:paraId="2A6F9CE4"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0230B64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Input Type</w:t>
            </w:r>
          </w:p>
        </w:tc>
        <w:tc>
          <w:tcPr>
            <w:tcW w:w="1008" w:type="dxa"/>
            <w:tcBorders>
              <w:top w:val="nil"/>
              <w:left w:val="nil"/>
              <w:bottom w:val="single" w:sz="4" w:space="0" w:color="auto"/>
              <w:right w:val="single" w:sz="4" w:space="0" w:color="auto"/>
            </w:tcBorders>
            <w:shd w:val="clear" w:color="auto" w:fill="auto"/>
            <w:vAlign w:val="center"/>
            <w:hideMark/>
          </w:tcPr>
          <w:p w14:paraId="21CC81E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Simple Text</w:t>
            </w:r>
          </w:p>
        </w:tc>
        <w:tc>
          <w:tcPr>
            <w:tcW w:w="1008" w:type="dxa"/>
            <w:tcBorders>
              <w:top w:val="nil"/>
              <w:left w:val="nil"/>
              <w:bottom w:val="single" w:sz="4" w:space="0" w:color="auto"/>
              <w:right w:val="single" w:sz="4" w:space="0" w:color="auto"/>
            </w:tcBorders>
            <w:shd w:val="clear" w:color="auto" w:fill="auto"/>
            <w:vAlign w:val="center"/>
            <w:hideMark/>
          </w:tcPr>
          <w:p w14:paraId="3DA04DC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008" w:type="dxa"/>
            <w:tcBorders>
              <w:top w:val="nil"/>
              <w:left w:val="nil"/>
              <w:bottom w:val="single" w:sz="4" w:space="0" w:color="auto"/>
              <w:right w:val="single" w:sz="4" w:space="0" w:color="auto"/>
            </w:tcBorders>
            <w:shd w:val="clear" w:color="auto" w:fill="auto"/>
            <w:vAlign w:val="center"/>
            <w:hideMark/>
          </w:tcPr>
          <w:p w14:paraId="49D52B2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Simple Text</w:t>
            </w:r>
          </w:p>
        </w:tc>
        <w:tc>
          <w:tcPr>
            <w:tcW w:w="1008" w:type="dxa"/>
            <w:tcBorders>
              <w:top w:val="nil"/>
              <w:left w:val="nil"/>
              <w:bottom w:val="single" w:sz="4" w:space="0" w:color="auto"/>
              <w:right w:val="single" w:sz="4" w:space="0" w:color="auto"/>
            </w:tcBorders>
            <w:shd w:val="clear" w:color="auto" w:fill="auto"/>
            <w:vAlign w:val="center"/>
            <w:hideMark/>
          </w:tcPr>
          <w:p w14:paraId="11E653A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008" w:type="dxa"/>
            <w:tcBorders>
              <w:top w:val="nil"/>
              <w:left w:val="nil"/>
              <w:bottom w:val="single" w:sz="4" w:space="0" w:color="auto"/>
              <w:right w:val="single" w:sz="4" w:space="0" w:color="auto"/>
            </w:tcBorders>
            <w:shd w:val="clear" w:color="auto" w:fill="auto"/>
            <w:vAlign w:val="center"/>
            <w:hideMark/>
          </w:tcPr>
          <w:p w14:paraId="4C244CF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Html/</w:t>
            </w:r>
            <w:proofErr w:type="spellStart"/>
            <w:r w:rsidRPr="003C02F8">
              <w:rPr>
                <w:rFonts w:ascii="Calibri" w:eastAsia="Times New Roman" w:hAnsi="Calibri" w:cs="Calibri"/>
                <w:color w:val="000000"/>
                <w:sz w:val="20"/>
                <w:szCs w:val="20"/>
                <w:lang w:val="en-US"/>
              </w:rPr>
              <w:t>Richtext</w:t>
            </w:r>
            <w:proofErr w:type="spellEnd"/>
          </w:p>
        </w:tc>
        <w:tc>
          <w:tcPr>
            <w:tcW w:w="1008" w:type="dxa"/>
            <w:tcBorders>
              <w:top w:val="nil"/>
              <w:left w:val="nil"/>
              <w:bottom w:val="single" w:sz="4" w:space="0" w:color="auto"/>
              <w:right w:val="single" w:sz="4" w:space="0" w:color="auto"/>
            </w:tcBorders>
            <w:shd w:val="clear" w:color="auto" w:fill="auto"/>
            <w:vAlign w:val="center"/>
            <w:hideMark/>
          </w:tcPr>
          <w:p w14:paraId="27A9800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008" w:type="dxa"/>
            <w:tcBorders>
              <w:top w:val="nil"/>
              <w:left w:val="nil"/>
              <w:bottom w:val="single" w:sz="4" w:space="0" w:color="auto"/>
              <w:right w:val="single" w:sz="4" w:space="0" w:color="auto"/>
            </w:tcBorders>
            <w:shd w:val="clear" w:color="auto" w:fill="auto"/>
            <w:vAlign w:val="center"/>
            <w:hideMark/>
          </w:tcPr>
          <w:p w14:paraId="2CA0DC97" w14:textId="3F28F44D" w:rsidR="003C02F8" w:rsidRPr="003C02F8" w:rsidRDefault="00C76986" w:rsidP="003C02F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 xml:space="preserve"> List</w:t>
            </w:r>
          </w:p>
        </w:tc>
        <w:tc>
          <w:tcPr>
            <w:tcW w:w="1008" w:type="dxa"/>
            <w:tcBorders>
              <w:top w:val="nil"/>
              <w:left w:val="nil"/>
              <w:bottom w:val="single" w:sz="4" w:space="0" w:color="auto"/>
              <w:right w:val="single" w:sz="4" w:space="0" w:color="auto"/>
            </w:tcBorders>
            <w:shd w:val="clear" w:color="auto" w:fill="auto"/>
            <w:vAlign w:val="center"/>
            <w:hideMark/>
          </w:tcPr>
          <w:p w14:paraId="323B5D1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TRUE/FALSE</w:t>
            </w:r>
          </w:p>
        </w:tc>
      </w:tr>
      <w:tr w:rsidR="003C02F8" w:rsidRPr="003C02F8" w14:paraId="59401877"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16E2A6A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Category</w:t>
            </w:r>
          </w:p>
        </w:tc>
        <w:tc>
          <w:tcPr>
            <w:tcW w:w="1008" w:type="dxa"/>
            <w:tcBorders>
              <w:top w:val="nil"/>
              <w:left w:val="nil"/>
              <w:bottom w:val="single" w:sz="4" w:space="0" w:color="auto"/>
              <w:right w:val="single" w:sz="4" w:space="0" w:color="auto"/>
            </w:tcBorders>
            <w:shd w:val="clear" w:color="auto" w:fill="auto"/>
            <w:vAlign w:val="center"/>
            <w:hideMark/>
          </w:tcPr>
          <w:p w14:paraId="101F332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7F914C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99F4BC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F2A9BD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0AA11D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377BA44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D58ECB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77EDF0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357E67E0"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0AF77B2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Minimum Value</w:t>
            </w:r>
          </w:p>
        </w:tc>
        <w:tc>
          <w:tcPr>
            <w:tcW w:w="1008" w:type="dxa"/>
            <w:tcBorders>
              <w:top w:val="nil"/>
              <w:left w:val="nil"/>
              <w:bottom w:val="single" w:sz="4" w:space="0" w:color="auto"/>
              <w:right w:val="single" w:sz="4" w:space="0" w:color="auto"/>
            </w:tcBorders>
            <w:shd w:val="clear" w:color="auto" w:fill="auto"/>
            <w:vAlign w:val="center"/>
            <w:hideMark/>
          </w:tcPr>
          <w:p w14:paraId="533C4C8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B519EB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542454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A69294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F61A39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FCDE26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873374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71C589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6703BAC9"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4D63D4D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Maximum Value</w:t>
            </w:r>
          </w:p>
        </w:tc>
        <w:tc>
          <w:tcPr>
            <w:tcW w:w="1008" w:type="dxa"/>
            <w:tcBorders>
              <w:top w:val="nil"/>
              <w:left w:val="nil"/>
              <w:bottom w:val="single" w:sz="4" w:space="0" w:color="auto"/>
              <w:right w:val="single" w:sz="4" w:space="0" w:color="auto"/>
            </w:tcBorders>
            <w:shd w:val="clear" w:color="auto" w:fill="auto"/>
            <w:vAlign w:val="center"/>
            <w:hideMark/>
          </w:tcPr>
          <w:p w14:paraId="09EA0FF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373E70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072BF0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0D172E1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D50B55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C49F49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C3A30B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F6B6B6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7354554D"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15219A9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Type of List</w:t>
            </w:r>
          </w:p>
        </w:tc>
        <w:tc>
          <w:tcPr>
            <w:tcW w:w="1008" w:type="dxa"/>
            <w:tcBorders>
              <w:top w:val="nil"/>
              <w:left w:val="nil"/>
              <w:bottom w:val="single" w:sz="4" w:space="0" w:color="auto"/>
              <w:right w:val="single" w:sz="4" w:space="0" w:color="auto"/>
            </w:tcBorders>
            <w:shd w:val="clear" w:color="auto" w:fill="auto"/>
            <w:vAlign w:val="center"/>
            <w:hideMark/>
          </w:tcPr>
          <w:p w14:paraId="4534906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0C95DCA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Rule Dimension</w:t>
            </w:r>
          </w:p>
        </w:tc>
        <w:tc>
          <w:tcPr>
            <w:tcW w:w="1008" w:type="dxa"/>
            <w:tcBorders>
              <w:top w:val="nil"/>
              <w:left w:val="nil"/>
              <w:bottom w:val="single" w:sz="4" w:space="0" w:color="auto"/>
              <w:right w:val="single" w:sz="4" w:space="0" w:color="auto"/>
            </w:tcBorders>
            <w:shd w:val="clear" w:color="auto" w:fill="auto"/>
            <w:vAlign w:val="center"/>
            <w:hideMark/>
          </w:tcPr>
          <w:p w14:paraId="6C3E9C7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3905DBC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Rule Status</w:t>
            </w:r>
          </w:p>
        </w:tc>
        <w:tc>
          <w:tcPr>
            <w:tcW w:w="1008" w:type="dxa"/>
            <w:tcBorders>
              <w:top w:val="nil"/>
              <w:left w:val="nil"/>
              <w:bottom w:val="single" w:sz="4" w:space="0" w:color="auto"/>
              <w:right w:val="single" w:sz="4" w:space="0" w:color="auto"/>
            </w:tcBorders>
            <w:shd w:val="clear" w:color="auto" w:fill="auto"/>
            <w:vAlign w:val="center"/>
            <w:hideMark/>
          </w:tcPr>
          <w:p w14:paraId="30CDF51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6840D80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IGX Pass Skip List</w:t>
            </w:r>
          </w:p>
        </w:tc>
        <w:tc>
          <w:tcPr>
            <w:tcW w:w="1008" w:type="dxa"/>
            <w:tcBorders>
              <w:top w:val="nil"/>
              <w:left w:val="nil"/>
              <w:bottom w:val="single" w:sz="4" w:space="0" w:color="auto"/>
              <w:right w:val="single" w:sz="4" w:space="0" w:color="auto"/>
            </w:tcBorders>
            <w:shd w:val="clear" w:color="auto" w:fill="auto"/>
            <w:vAlign w:val="center"/>
            <w:hideMark/>
          </w:tcPr>
          <w:p w14:paraId="11AE5EFE" w14:textId="213112E7" w:rsidR="003C02F8" w:rsidRDefault="003C02F8" w:rsidP="003C02F8">
            <w:pPr>
              <w:rPr>
                <w:rFonts w:ascii="Calibri" w:eastAsia="Times New Roman" w:hAnsi="Calibri" w:cs="Calibri"/>
                <w:color w:val="000000"/>
                <w:sz w:val="20"/>
                <w:szCs w:val="20"/>
                <w:lang w:val="en-US"/>
              </w:rPr>
            </w:pPr>
          </w:p>
          <w:p w14:paraId="1AACB933" w14:textId="6D96A384"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 xml:space="preserve">Reference List Item : </w:t>
            </w:r>
            <w:r>
              <w:rPr>
                <w:rFonts w:ascii="Calibri" w:eastAsia="Times New Roman" w:hAnsi="Calibri" w:cs="Calibri"/>
                <w:color w:val="000000"/>
                <w:sz w:val="20"/>
                <w:szCs w:val="20"/>
                <w:lang w:val="en-US"/>
              </w:rPr>
              <w:t>Regex Rules List</w:t>
            </w:r>
          </w:p>
        </w:tc>
        <w:tc>
          <w:tcPr>
            <w:tcW w:w="1008" w:type="dxa"/>
            <w:tcBorders>
              <w:top w:val="nil"/>
              <w:left w:val="nil"/>
              <w:bottom w:val="single" w:sz="4" w:space="0" w:color="auto"/>
              <w:right w:val="single" w:sz="4" w:space="0" w:color="auto"/>
            </w:tcBorders>
            <w:shd w:val="clear" w:color="auto" w:fill="auto"/>
            <w:vAlign w:val="center"/>
            <w:hideMark/>
          </w:tcPr>
          <w:p w14:paraId="6F498A8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261E2E4D"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0559595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 Display Format</w:t>
            </w:r>
          </w:p>
        </w:tc>
        <w:tc>
          <w:tcPr>
            <w:tcW w:w="1008" w:type="dxa"/>
            <w:tcBorders>
              <w:top w:val="nil"/>
              <w:left w:val="nil"/>
              <w:bottom w:val="single" w:sz="4" w:space="0" w:color="auto"/>
              <w:right w:val="single" w:sz="4" w:space="0" w:color="auto"/>
            </w:tcBorders>
            <w:shd w:val="clear" w:color="auto" w:fill="auto"/>
            <w:vAlign w:val="center"/>
            <w:hideMark/>
          </w:tcPr>
          <w:p w14:paraId="4FC54DE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5F495A1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008" w:type="dxa"/>
            <w:tcBorders>
              <w:top w:val="nil"/>
              <w:left w:val="nil"/>
              <w:bottom w:val="single" w:sz="4" w:space="0" w:color="auto"/>
              <w:right w:val="single" w:sz="4" w:space="0" w:color="auto"/>
            </w:tcBorders>
            <w:shd w:val="clear" w:color="auto" w:fill="auto"/>
            <w:vAlign w:val="center"/>
            <w:hideMark/>
          </w:tcPr>
          <w:p w14:paraId="1C12551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0657FFD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008" w:type="dxa"/>
            <w:tcBorders>
              <w:top w:val="nil"/>
              <w:left w:val="nil"/>
              <w:bottom w:val="single" w:sz="4" w:space="0" w:color="auto"/>
              <w:right w:val="single" w:sz="4" w:space="0" w:color="auto"/>
            </w:tcBorders>
            <w:shd w:val="clear" w:color="auto" w:fill="auto"/>
            <w:vAlign w:val="center"/>
            <w:hideMark/>
          </w:tcPr>
          <w:p w14:paraId="78FDDD4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3E1FADC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{Description}</w:t>
            </w:r>
          </w:p>
        </w:tc>
        <w:tc>
          <w:tcPr>
            <w:tcW w:w="1008" w:type="dxa"/>
            <w:tcBorders>
              <w:top w:val="nil"/>
              <w:left w:val="nil"/>
              <w:bottom w:val="single" w:sz="4" w:space="0" w:color="auto"/>
              <w:right w:val="single" w:sz="4" w:space="0" w:color="auto"/>
            </w:tcBorders>
            <w:shd w:val="clear" w:color="auto" w:fill="auto"/>
            <w:vAlign w:val="center"/>
            <w:hideMark/>
          </w:tcPr>
          <w:p w14:paraId="605AD78D" w14:textId="72AEF517" w:rsidR="003C02F8"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008" w:type="dxa"/>
            <w:tcBorders>
              <w:top w:val="nil"/>
              <w:left w:val="nil"/>
              <w:bottom w:val="single" w:sz="4" w:space="0" w:color="auto"/>
              <w:right w:val="single" w:sz="4" w:space="0" w:color="auto"/>
            </w:tcBorders>
            <w:shd w:val="clear" w:color="auto" w:fill="auto"/>
            <w:vAlign w:val="center"/>
            <w:hideMark/>
          </w:tcPr>
          <w:p w14:paraId="180C2CC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C76986" w:rsidRPr="003C02F8" w14:paraId="05E9021F"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tcPr>
          <w:p w14:paraId="61E81DC7" w14:textId="0B4A8E90" w:rsidR="00C76986" w:rsidRPr="003C02F8" w:rsidRDefault="00C76986" w:rsidP="00C76986">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 xml:space="preserve">List </w:t>
            </w:r>
            <w:r>
              <w:rPr>
                <w:rFonts w:ascii="Calibri" w:eastAsia="Times New Roman" w:hAnsi="Calibri" w:cs="Calibri"/>
                <w:color w:val="000000"/>
                <w:sz w:val="20"/>
                <w:szCs w:val="20"/>
                <w:lang w:val="en-US"/>
              </w:rPr>
              <w:t>Edit</w:t>
            </w:r>
            <w:r w:rsidRPr="003C02F8">
              <w:rPr>
                <w:rFonts w:ascii="Calibri" w:eastAsia="Times New Roman" w:hAnsi="Calibri" w:cs="Calibri"/>
                <w:color w:val="000000"/>
                <w:sz w:val="20"/>
                <w:szCs w:val="20"/>
                <w:lang w:val="en-US"/>
              </w:rPr>
              <w:t xml:space="preserve"> Format</w:t>
            </w:r>
          </w:p>
        </w:tc>
        <w:tc>
          <w:tcPr>
            <w:tcW w:w="1008" w:type="dxa"/>
            <w:tcBorders>
              <w:top w:val="nil"/>
              <w:left w:val="nil"/>
              <w:bottom w:val="single" w:sz="4" w:space="0" w:color="auto"/>
              <w:right w:val="single" w:sz="4" w:space="0" w:color="auto"/>
            </w:tcBorders>
            <w:shd w:val="clear" w:color="auto" w:fill="auto"/>
            <w:vAlign w:val="center"/>
          </w:tcPr>
          <w:p w14:paraId="20CB53C8" w14:textId="722B2774"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tcPr>
          <w:p w14:paraId="3359D621" w14:textId="1B899B90"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tcPr>
          <w:p w14:paraId="18788BDA" w14:textId="7C9574C3"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tcPr>
          <w:p w14:paraId="6399F832" w14:textId="09219ECF"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tcPr>
          <w:p w14:paraId="24D37360" w14:textId="0CAD6523"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tcPr>
          <w:p w14:paraId="5EFE0237" w14:textId="77777777" w:rsidR="00C76986" w:rsidRPr="003C02F8" w:rsidRDefault="00C76986" w:rsidP="003C02F8">
            <w:pPr>
              <w:rPr>
                <w:rFonts w:ascii="Calibri" w:eastAsia="Times New Roman" w:hAnsi="Calibri" w:cs="Calibri"/>
                <w:color w:val="000000"/>
                <w:sz w:val="20"/>
                <w:szCs w:val="20"/>
                <w:lang w:val="en-US"/>
              </w:rPr>
            </w:pPr>
          </w:p>
        </w:tc>
        <w:tc>
          <w:tcPr>
            <w:tcW w:w="1008" w:type="dxa"/>
            <w:tcBorders>
              <w:top w:val="nil"/>
              <w:left w:val="nil"/>
              <w:bottom w:val="single" w:sz="4" w:space="0" w:color="auto"/>
              <w:right w:val="single" w:sz="4" w:space="0" w:color="auto"/>
            </w:tcBorders>
            <w:shd w:val="clear" w:color="auto" w:fill="auto"/>
            <w:vAlign w:val="center"/>
          </w:tcPr>
          <w:p w14:paraId="51A7D7BD" w14:textId="38599D8D"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{Description}</w:t>
            </w:r>
          </w:p>
        </w:tc>
        <w:tc>
          <w:tcPr>
            <w:tcW w:w="1008" w:type="dxa"/>
            <w:tcBorders>
              <w:top w:val="nil"/>
              <w:left w:val="nil"/>
              <w:bottom w:val="single" w:sz="4" w:space="0" w:color="auto"/>
              <w:right w:val="single" w:sz="4" w:space="0" w:color="auto"/>
            </w:tcBorders>
            <w:shd w:val="clear" w:color="auto" w:fill="auto"/>
            <w:vAlign w:val="center"/>
          </w:tcPr>
          <w:p w14:paraId="2F0C4CBF" w14:textId="730DB2C6"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0BA2ABEF"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6EE3044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In Detail Tile</w:t>
            </w:r>
          </w:p>
        </w:tc>
        <w:tc>
          <w:tcPr>
            <w:tcW w:w="1008" w:type="dxa"/>
            <w:tcBorders>
              <w:top w:val="nil"/>
              <w:left w:val="nil"/>
              <w:bottom w:val="single" w:sz="4" w:space="0" w:color="auto"/>
              <w:right w:val="single" w:sz="4" w:space="0" w:color="auto"/>
            </w:tcBorders>
            <w:shd w:val="clear" w:color="auto" w:fill="auto"/>
            <w:vAlign w:val="center"/>
            <w:hideMark/>
          </w:tcPr>
          <w:p w14:paraId="1629175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4171AAA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40AC325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2914088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0096E8A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3866F89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615BE17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1CE4ABE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3C02F8" w:rsidRPr="003C02F8" w14:paraId="531C8E5C"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7AAAB77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Editable</w:t>
            </w:r>
          </w:p>
        </w:tc>
        <w:tc>
          <w:tcPr>
            <w:tcW w:w="1008" w:type="dxa"/>
            <w:tcBorders>
              <w:top w:val="nil"/>
              <w:left w:val="nil"/>
              <w:bottom w:val="single" w:sz="4" w:space="0" w:color="auto"/>
              <w:right w:val="single" w:sz="4" w:space="0" w:color="auto"/>
            </w:tcBorders>
            <w:shd w:val="clear" w:color="auto" w:fill="auto"/>
            <w:vAlign w:val="center"/>
            <w:hideMark/>
          </w:tcPr>
          <w:p w14:paraId="024CCFD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57CEE1F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36C0BA8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1AC06AB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62CAC59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180C481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2A377B3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2D7DEDE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3C02F8" w:rsidRPr="003C02F8" w14:paraId="4B87B036"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098E384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 xml:space="preserve">Is </w:t>
            </w:r>
            <w:proofErr w:type="spellStart"/>
            <w:r w:rsidRPr="003C02F8">
              <w:rPr>
                <w:rFonts w:ascii="Calibri" w:eastAsia="Times New Roman" w:hAnsi="Calibri" w:cs="Calibri"/>
                <w:color w:val="000000"/>
                <w:sz w:val="20"/>
                <w:szCs w:val="20"/>
                <w:lang w:val="en-US"/>
              </w:rPr>
              <w:t>Listable</w:t>
            </w:r>
            <w:proofErr w:type="spellEnd"/>
          </w:p>
        </w:tc>
        <w:tc>
          <w:tcPr>
            <w:tcW w:w="1008" w:type="dxa"/>
            <w:tcBorders>
              <w:top w:val="nil"/>
              <w:left w:val="nil"/>
              <w:bottom w:val="single" w:sz="4" w:space="0" w:color="auto"/>
              <w:right w:val="single" w:sz="4" w:space="0" w:color="auto"/>
            </w:tcBorders>
            <w:shd w:val="clear" w:color="auto" w:fill="auto"/>
            <w:vAlign w:val="center"/>
            <w:hideMark/>
          </w:tcPr>
          <w:p w14:paraId="301232B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452F98E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4E099F4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6230139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696CC63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0CFE4DC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12FAC4E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3960A43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3C02F8" w:rsidRPr="003C02F8" w14:paraId="01F0975A"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2F7FDB3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Required</w:t>
            </w:r>
          </w:p>
        </w:tc>
        <w:tc>
          <w:tcPr>
            <w:tcW w:w="1008" w:type="dxa"/>
            <w:tcBorders>
              <w:top w:val="nil"/>
              <w:left w:val="nil"/>
              <w:bottom w:val="single" w:sz="4" w:space="0" w:color="auto"/>
              <w:right w:val="single" w:sz="4" w:space="0" w:color="auto"/>
            </w:tcBorders>
            <w:shd w:val="clear" w:color="auto" w:fill="auto"/>
            <w:vAlign w:val="center"/>
            <w:hideMark/>
          </w:tcPr>
          <w:p w14:paraId="570A81E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49269DD0" w14:textId="4243424D" w:rsidR="003C02F8" w:rsidRPr="003C02F8" w:rsidRDefault="003C02F8" w:rsidP="003C02F8">
            <w:pPr>
              <w:rPr>
                <w:rFonts w:ascii="Calibri" w:eastAsia="Times New Roman" w:hAnsi="Calibri" w:cs="Calibri"/>
                <w:color w:val="000000"/>
                <w:sz w:val="20"/>
                <w:szCs w:val="20"/>
                <w:lang w:val="en-US"/>
              </w:rPr>
            </w:pPr>
            <w:del w:id="689" w:author="Shiv Mangal Rahi" w:date="2019-12-05T14:01:00Z">
              <w:r w:rsidRPr="003C02F8" w:rsidDel="00FB4B47">
                <w:rPr>
                  <w:rFonts w:ascii="Calibri" w:eastAsia="Times New Roman" w:hAnsi="Calibri" w:cs="Calibri"/>
                  <w:color w:val="000000"/>
                  <w:sz w:val="20"/>
                  <w:szCs w:val="20"/>
                  <w:lang w:val="en-US"/>
                </w:rPr>
                <w:delText>FALSE</w:delText>
              </w:r>
            </w:del>
            <w:ins w:id="690" w:author="Shiv Mangal Rahi" w:date="2019-12-05T14:01:00Z">
              <w:r w:rsidR="00FB4B47">
                <w:rPr>
                  <w:rFonts w:ascii="Calibri" w:eastAsia="Times New Roman" w:hAnsi="Calibri" w:cs="Calibri"/>
                  <w:color w:val="000000"/>
                  <w:sz w:val="20"/>
                  <w:szCs w:val="20"/>
                  <w:lang w:val="en-US"/>
                </w:rPr>
                <w:t>TRUE</w:t>
              </w:r>
            </w:ins>
          </w:p>
        </w:tc>
        <w:tc>
          <w:tcPr>
            <w:tcW w:w="1008" w:type="dxa"/>
            <w:tcBorders>
              <w:top w:val="nil"/>
              <w:left w:val="nil"/>
              <w:bottom w:val="single" w:sz="4" w:space="0" w:color="auto"/>
              <w:right w:val="single" w:sz="4" w:space="0" w:color="auto"/>
            </w:tcBorders>
            <w:shd w:val="clear" w:color="auto" w:fill="auto"/>
            <w:vAlign w:val="center"/>
            <w:hideMark/>
          </w:tcPr>
          <w:p w14:paraId="69810A0E" w14:textId="6E0B6138" w:rsidR="003C02F8" w:rsidRPr="003C02F8" w:rsidRDefault="003C02F8" w:rsidP="003C02F8">
            <w:pPr>
              <w:rPr>
                <w:rFonts w:ascii="Calibri" w:eastAsia="Times New Roman" w:hAnsi="Calibri" w:cs="Calibri"/>
                <w:color w:val="000000"/>
                <w:sz w:val="20"/>
                <w:szCs w:val="20"/>
                <w:lang w:val="en-US"/>
              </w:rPr>
            </w:pPr>
            <w:del w:id="691" w:author="Shiv Mangal Rahi" w:date="2019-12-05T14:01:00Z">
              <w:r w:rsidRPr="003C02F8" w:rsidDel="00FB4B47">
                <w:rPr>
                  <w:rFonts w:ascii="Calibri" w:eastAsia="Times New Roman" w:hAnsi="Calibri" w:cs="Calibri"/>
                  <w:color w:val="000000"/>
                  <w:sz w:val="20"/>
                  <w:szCs w:val="20"/>
                  <w:lang w:val="en-US"/>
                </w:rPr>
                <w:delText>FALSE</w:delText>
              </w:r>
            </w:del>
            <w:ins w:id="692" w:author="Shiv Mangal Rahi" w:date="2019-12-05T14:01:00Z">
              <w:r w:rsidR="00FB4B47">
                <w:rPr>
                  <w:rFonts w:ascii="Calibri" w:eastAsia="Times New Roman" w:hAnsi="Calibri" w:cs="Calibri"/>
                  <w:color w:val="000000"/>
                  <w:sz w:val="20"/>
                  <w:szCs w:val="20"/>
                  <w:lang w:val="en-US"/>
                </w:rPr>
                <w:t>TRUE</w:t>
              </w:r>
            </w:ins>
          </w:p>
        </w:tc>
        <w:tc>
          <w:tcPr>
            <w:tcW w:w="1008" w:type="dxa"/>
            <w:tcBorders>
              <w:top w:val="nil"/>
              <w:left w:val="nil"/>
              <w:bottom w:val="single" w:sz="4" w:space="0" w:color="auto"/>
              <w:right w:val="single" w:sz="4" w:space="0" w:color="auto"/>
            </w:tcBorders>
            <w:shd w:val="clear" w:color="auto" w:fill="auto"/>
            <w:vAlign w:val="center"/>
            <w:hideMark/>
          </w:tcPr>
          <w:p w14:paraId="166B9E9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39AFE91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2C8DCFD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576BB66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5A40C5C9" w14:textId="3979CF6C" w:rsidR="003C02F8" w:rsidRPr="003C02F8" w:rsidRDefault="003C02F8" w:rsidP="003C02F8">
            <w:pPr>
              <w:rPr>
                <w:rFonts w:ascii="Calibri" w:eastAsia="Times New Roman" w:hAnsi="Calibri" w:cs="Calibri"/>
                <w:color w:val="000000"/>
                <w:sz w:val="20"/>
                <w:szCs w:val="20"/>
                <w:lang w:val="en-US"/>
              </w:rPr>
            </w:pPr>
            <w:del w:id="693" w:author="Shiv Mangal Rahi" w:date="2019-12-05T14:02:00Z">
              <w:r w:rsidRPr="003C02F8" w:rsidDel="00FB4B47">
                <w:rPr>
                  <w:rFonts w:ascii="Calibri" w:eastAsia="Times New Roman" w:hAnsi="Calibri" w:cs="Calibri"/>
                  <w:color w:val="000000"/>
                  <w:sz w:val="20"/>
                  <w:szCs w:val="20"/>
                  <w:lang w:val="en-US"/>
                </w:rPr>
                <w:delText>TRUE</w:delText>
              </w:r>
            </w:del>
            <w:ins w:id="694" w:author="Shiv Mangal Rahi" w:date="2019-12-05T14:02:00Z">
              <w:r w:rsidR="00FB4B47">
                <w:rPr>
                  <w:rFonts w:ascii="Calibri" w:eastAsia="Times New Roman" w:hAnsi="Calibri" w:cs="Calibri"/>
                  <w:color w:val="000000"/>
                  <w:sz w:val="20"/>
                  <w:szCs w:val="20"/>
                  <w:lang w:val="en-US"/>
                </w:rPr>
                <w:t>FALSE</w:t>
              </w:r>
            </w:ins>
          </w:p>
        </w:tc>
      </w:tr>
      <w:tr w:rsidR="003C02F8" w:rsidRPr="003C02F8" w14:paraId="789266BF"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05EAF75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Part of Key</w:t>
            </w:r>
          </w:p>
        </w:tc>
        <w:tc>
          <w:tcPr>
            <w:tcW w:w="1008" w:type="dxa"/>
            <w:tcBorders>
              <w:top w:val="nil"/>
              <w:left w:val="nil"/>
              <w:bottom w:val="single" w:sz="4" w:space="0" w:color="auto"/>
              <w:right w:val="single" w:sz="4" w:space="0" w:color="auto"/>
            </w:tcBorders>
            <w:shd w:val="clear" w:color="auto" w:fill="auto"/>
            <w:vAlign w:val="center"/>
            <w:hideMark/>
          </w:tcPr>
          <w:p w14:paraId="221EAAE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0D90486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7335EA0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7660BC0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7819CC0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10B51C0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0F004F1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19E81C4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3C02F8" w:rsidRPr="003C02F8" w14:paraId="1C3437A9"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237CB71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As Top Level Filter</w:t>
            </w:r>
          </w:p>
        </w:tc>
        <w:tc>
          <w:tcPr>
            <w:tcW w:w="1008" w:type="dxa"/>
            <w:tcBorders>
              <w:top w:val="nil"/>
              <w:left w:val="nil"/>
              <w:bottom w:val="single" w:sz="4" w:space="0" w:color="auto"/>
              <w:right w:val="single" w:sz="4" w:space="0" w:color="auto"/>
            </w:tcBorders>
            <w:shd w:val="clear" w:color="auto" w:fill="auto"/>
            <w:vAlign w:val="center"/>
            <w:hideMark/>
          </w:tcPr>
          <w:p w14:paraId="02895B4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6A7E9B4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618351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39B9573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654E5F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520681D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5EB07B9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3381F8D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4B843F42"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1A4802E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Allow Multiple Items</w:t>
            </w:r>
          </w:p>
        </w:tc>
        <w:tc>
          <w:tcPr>
            <w:tcW w:w="1008" w:type="dxa"/>
            <w:tcBorders>
              <w:top w:val="nil"/>
              <w:left w:val="nil"/>
              <w:bottom w:val="single" w:sz="4" w:space="0" w:color="auto"/>
              <w:right w:val="single" w:sz="4" w:space="0" w:color="auto"/>
            </w:tcBorders>
            <w:shd w:val="clear" w:color="auto" w:fill="auto"/>
            <w:vAlign w:val="center"/>
            <w:hideMark/>
          </w:tcPr>
          <w:p w14:paraId="57A4D7D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69FA726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4804DFC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E0A55E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6D8F1D2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65DE93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7BC79AB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33868AB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29BD631B"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2B7BAA5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if Empty</w:t>
            </w:r>
          </w:p>
        </w:tc>
        <w:tc>
          <w:tcPr>
            <w:tcW w:w="1008" w:type="dxa"/>
            <w:tcBorders>
              <w:top w:val="nil"/>
              <w:left w:val="nil"/>
              <w:bottom w:val="single" w:sz="4" w:space="0" w:color="auto"/>
              <w:right w:val="single" w:sz="4" w:space="0" w:color="auto"/>
            </w:tcBorders>
            <w:shd w:val="clear" w:color="auto" w:fill="auto"/>
            <w:vAlign w:val="center"/>
            <w:hideMark/>
          </w:tcPr>
          <w:p w14:paraId="4242532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057DA61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4059716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4261883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32B2839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056FE04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2FFBA6C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643A403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3C02F8" w:rsidRPr="003C02F8" w14:paraId="418E6631"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618FCB5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Lookup Type</w:t>
            </w:r>
          </w:p>
        </w:tc>
        <w:tc>
          <w:tcPr>
            <w:tcW w:w="1008" w:type="dxa"/>
            <w:tcBorders>
              <w:top w:val="nil"/>
              <w:left w:val="nil"/>
              <w:bottom w:val="single" w:sz="4" w:space="0" w:color="auto"/>
              <w:right w:val="single" w:sz="4" w:space="0" w:color="auto"/>
            </w:tcBorders>
            <w:shd w:val="clear" w:color="auto" w:fill="auto"/>
            <w:vAlign w:val="center"/>
            <w:hideMark/>
          </w:tcPr>
          <w:p w14:paraId="64789BD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01FFCC7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D53DC0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52BE5F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022DA4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41D891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C20743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4176BC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4230D2B4"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0EF348E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Relationship Type</w:t>
            </w:r>
          </w:p>
        </w:tc>
        <w:tc>
          <w:tcPr>
            <w:tcW w:w="1008" w:type="dxa"/>
            <w:tcBorders>
              <w:top w:val="nil"/>
              <w:left w:val="nil"/>
              <w:bottom w:val="single" w:sz="4" w:space="0" w:color="auto"/>
              <w:right w:val="single" w:sz="4" w:space="0" w:color="auto"/>
            </w:tcBorders>
            <w:shd w:val="clear" w:color="auto" w:fill="auto"/>
            <w:vAlign w:val="center"/>
            <w:hideMark/>
          </w:tcPr>
          <w:p w14:paraId="2641B83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244E31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67C872F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0FEE915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E4AB83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38A926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61FC45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5BBB797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16211A3F"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66102DD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lastRenderedPageBreak/>
              <w:t>Table Settings</w:t>
            </w:r>
          </w:p>
        </w:tc>
        <w:tc>
          <w:tcPr>
            <w:tcW w:w="1008" w:type="dxa"/>
            <w:tcBorders>
              <w:top w:val="nil"/>
              <w:left w:val="nil"/>
              <w:bottom w:val="single" w:sz="4" w:space="0" w:color="auto"/>
              <w:right w:val="single" w:sz="4" w:space="0" w:color="auto"/>
            </w:tcBorders>
            <w:shd w:val="clear" w:color="auto" w:fill="auto"/>
            <w:vAlign w:val="center"/>
            <w:hideMark/>
          </w:tcPr>
          <w:p w14:paraId="15BC556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524E2E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32272C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B99ACE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518C1D9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0758493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60FE1D5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0FB7B82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bl>
    <w:p w14:paraId="2810178C" w14:textId="2A4AF697" w:rsidR="00E26DC1" w:rsidRDefault="00E26DC1" w:rsidP="00E26DC1">
      <w:pPr>
        <w:jc w:val="both"/>
        <w:rPr>
          <w:rFonts w:eastAsia="Times New Roman" w:cs="Times New Roman"/>
          <w:sz w:val="22"/>
          <w:szCs w:val="20"/>
          <w:lang w:val="en-US"/>
        </w:rPr>
      </w:pPr>
    </w:p>
    <w:p w14:paraId="4870F4DD" w14:textId="7045E4C0" w:rsidR="00A7402E" w:rsidRDefault="00CC1D39" w:rsidP="001F55CB">
      <w:pPr>
        <w:rPr>
          <w:rFonts w:eastAsia="Times New Roman" w:cs="Times New Roman"/>
          <w:b/>
          <w:bCs/>
          <w:sz w:val="22"/>
          <w:szCs w:val="20"/>
          <w:lang w:val="en-US"/>
        </w:rPr>
      </w:pPr>
      <w:r>
        <w:rPr>
          <w:rFonts w:eastAsia="Times New Roman" w:cs="Times New Roman"/>
          <w:b/>
          <w:bCs/>
          <w:sz w:val="22"/>
          <w:szCs w:val="20"/>
          <w:lang w:val="en-US"/>
        </w:rPr>
        <w:br w:type="page"/>
      </w:r>
      <w:r w:rsidR="001F55CB">
        <w:rPr>
          <w:rFonts w:eastAsia="Times New Roman" w:cs="Times New Roman"/>
          <w:b/>
          <w:bCs/>
          <w:sz w:val="22"/>
          <w:szCs w:val="20"/>
          <w:lang w:val="en-US"/>
        </w:rPr>
        <w:lastRenderedPageBreak/>
        <w:t>IGX JS Expression</w:t>
      </w:r>
    </w:p>
    <w:p w14:paraId="44658F8A" w14:textId="77777777" w:rsidR="001F55CB" w:rsidRDefault="001F55CB" w:rsidP="001F55CB">
      <w:pPr>
        <w:rPr>
          <w:rFonts w:eastAsia="Times New Roman" w:cs="Times New Roman"/>
          <w:b/>
          <w:bCs/>
          <w:sz w:val="22"/>
          <w:szCs w:val="20"/>
          <w:lang w:val="en-US"/>
        </w:rPr>
      </w:pPr>
    </w:p>
    <w:p w14:paraId="08182081" w14:textId="49724036" w:rsidR="00E26DC1" w:rsidRPr="00EA73FF" w:rsidRDefault="00E26DC1" w:rsidP="00E26DC1">
      <w:pPr>
        <w:jc w:val="both"/>
        <w:rPr>
          <w:rFonts w:eastAsia="Times New Roman" w:cs="Times New Roman"/>
          <w:szCs w:val="20"/>
          <w:lang w:val="en-US"/>
        </w:rPr>
      </w:pPr>
      <w:r w:rsidRPr="00EA73FF">
        <w:rPr>
          <w:rFonts w:eastAsia="Times New Roman" w:cs="Times New Roman"/>
          <w:szCs w:val="20"/>
          <w:lang w:val="en-US"/>
        </w:rPr>
        <w:t>Checks if the attribute value matches with the JS expression evaluation result.</w:t>
      </w:r>
    </w:p>
    <w:p w14:paraId="3F163474" w14:textId="77777777" w:rsidR="001F55CB" w:rsidRPr="00EA73FF" w:rsidRDefault="001F55CB" w:rsidP="00E26DC1">
      <w:pPr>
        <w:jc w:val="both"/>
        <w:rPr>
          <w:rFonts w:eastAsia="Times New Roman" w:cs="Times New Roman"/>
          <w:szCs w:val="20"/>
          <w:lang w:val="en-US"/>
        </w:rPr>
      </w:pPr>
    </w:p>
    <w:p w14:paraId="12D78C71" w14:textId="292A7C1D" w:rsidR="003C02F8" w:rsidRPr="00EA73FF" w:rsidRDefault="003C02F8" w:rsidP="003C02F8">
      <w:pPr>
        <w:jc w:val="both"/>
        <w:rPr>
          <w:rFonts w:eastAsia="Times New Roman" w:cs="Times New Roman"/>
          <w:szCs w:val="20"/>
          <w:lang w:val="en-US"/>
        </w:rPr>
      </w:pPr>
      <w:r w:rsidRPr="00EA73FF">
        <w:rPr>
          <w:rFonts w:eastAsia="Times New Roman" w:cs="Times New Roman"/>
          <w:szCs w:val="20"/>
          <w:lang w:val="en-US"/>
        </w:rPr>
        <w:t xml:space="preserve">The below listed fields needs to be configured in </w:t>
      </w:r>
      <w:r w:rsidR="001F55CB" w:rsidRPr="00EA73FF">
        <w:rPr>
          <w:rFonts w:eastAsia="Times New Roman" w:cs="Times New Roman"/>
          <w:szCs w:val="20"/>
          <w:lang w:val="en-US"/>
        </w:rPr>
        <w:t>Data Governance:</w:t>
      </w:r>
    </w:p>
    <w:p w14:paraId="51F37E79" w14:textId="77777777" w:rsidR="00E97DA8" w:rsidRDefault="00E97DA8" w:rsidP="00E26DC1">
      <w:pPr>
        <w:jc w:val="both"/>
        <w:rPr>
          <w:rFonts w:eastAsia="Times New Roman" w:cs="Times New Roman"/>
          <w:sz w:val="22"/>
          <w:szCs w:val="20"/>
          <w:lang w:val="en-US"/>
        </w:rPr>
      </w:pPr>
    </w:p>
    <w:tbl>
      <w:tblPr>
        <w:tblW w:w="5000" w:type="pct"/>
        <w:tblLayout w:type="fixed"/>
        <w:tblLook w:val="04A0" w:firstRow="1" w:lastRow="0" w:firstColumn="1" w:lastColumn="0" w:noHBand="0" w:noVBand="1"/>
      </w:tblPr>
      <w:tblGrid>
        <w:gridCol w:w="1424"/>
        <w:gridCol w:w="1178"/>
        <w:gridCol w:w="1178"/>
        <w:gridCol w:w="1177"/>
        <w:gridCol w:w="1177"/>
        <w:gridCol w:w="1085"/>
        <w:gridCol w:w="1270"/>
        <w:gridCol w:w="1177"/>
      </w:tblGrid>
      <w:tr w:rsidR="00B828D1" w:rsidRPr="00B828D1" w14:paraId="62A93254" w14:textId="77777777" w:rsidTr="00AD66D2">
        <w:trPr>
          <w:trHeight w:val="20"/>
        </w:trPr>
        <w:tc>
          <w:tcPr>
            <w:tcW w:w="736" w:type="pc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0F3BF47" w14:textId="2C81994A"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609" w:type="pct"/>
            <w:tcBorders>
              <w:top w:val="single" w:sz="4" w:space="0" w:color="auto"/>
              <w:left w:val="nil"/>
              <w:bottom w:val="single" w:sz="4" w:space="0" w:color="auto"/>
              <w:right w:val="single" w:sz="4" w:space="0" w:color="auto"/>
            </w:tcBorders>
            <w:shd w:val="clear" w:color="000000" w:fill="BFBFBF"/>
            <w:noWrap/>
            <w:vAlign w:val="center"/>
            <w:hideMark/>
          </w:tcPr>
          <w:p w14:paraId="01FDED00"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Field-1</w:t>
            </w:r>
          </w:p>
        </w:tc>
        <w:tc>
          <w:tcPr>
            <w:tcW w:w="609" w:type="pct"/>
            <w:tcBorders>
              <w:top w:val="single" w:sz="4" w:space="0" w:color="auto"/>
              <w:left w:val="nil"/>
              <w:bottom w:val="single" w:sz="4" w:space="0" w:color="auto"/>
              <w:right w:val="single" w:sz="4" w:space="0" w:color="auto"/>
            </w:tcBorders>
            <w:shd w:val="clear" w:color="000000" w:fill="BFBFBF"/>
            <w:noWrap/>
            <w:vAlign w:val="center"/>
            <w:hideMark/>
          </w:tcPr>
          <w:p w14:paraId="0579C330"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Field-2</w:t>
            </w:r>
          </w:p>
        </w:tc>
        <w:tc>
          <w:tcPr>
            <w:tcW w:w="609" w:type="pct"/>
            <w:tcBorders>
              <w:top w:val="single" w:sz="4" w:space="0" w:color="auto"/>
              <w:left w:val="nil"/>
              <w:bottom w:val="single" w:sz="4" w:space="0" w:color="auto"/>
              <w:right w:val="single" w:sz="4" w:space="0" w:color="auto"/>
            </w:tcBorders>
            <w:shd w:val="clear" w:color="000000" w:fill="BFBFBF"/>
            <w:noWrap/>
            <w:vAlign w:val="center"/>
            <w:hideMark/>
          </w:tcPr>
          <w:p w14:paraId="2B41C608"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Field-3</w:t>
            </w:r>
          </w:p>
        </w:tc>
        <w:tc>
          <w:tcPr>
            <w:tcW w:w="609" w:type="pct"/>
            <w:tcBorders>
              <w:top w:val="single" w:sz="4" w:space="0" w:color="auto"/>
              <w:left w:val="nil"/>
              <w:bottom w:val="single" w:sz="4" w:space="0" w:color="auto"/>
              <w:right w:val="single" w:sz="4" w:space="0" w:color="auto"/>
            </w:tcBorders>
            <w:shd w:val="clear" w:color="000000" w:fill="BFBFBF"/>
            <w:noWrap/>
            <w:vAlign w:val="center"/>
            <w:hideMark/>
          </w:tcPr>
          <w:p w14:paraId="1556F738"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Field-4</w:t>
            </w:r>
          </w:p>
        </w:tc>
        <w:tc>
          <w:tcPr>
            <w:tcW w:w="561" w:type="pct"/>
            <w:tcBorders>
              <w:top w:val="single" w:sz="4" w:space="0" w:color="auto"/>
              <w:left w:val="nil"/>
              <w:bottom w:val="single" w:sz="4" w:space="0" w:color="auto"/>
              <w:right w:val="single" w:sz="4" w:space="0" w:color="auto"/>
            </w:tcBorders>
            <w:shd w:val="clear" w:color="000000" w:fill="BFBFBF"/>
            <w:noWrap/>
            <w:vAlign w:val="center"/>
            <w:hideMark/>
          </w:tcPr>
          <w:p w14:paraId="4456CD2A"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Field-5</w:t>
            </w:r>
          </w:p>
        </w:tc>
        <w:tc>
          <w:tcPr>
            <w:tcW w:w="657" w:type="pct"/>
            <w:tcBorders>
              <w:top w:val="single" w:sz="4" w:space="0" w:color="auto"/>
              <w:left w:val="nil"/>
              <w:bottom w:val="single" w:sz="4" w:space="0" w:color="auto"/>
              <w:right w:val="single" w:sz="4" w:space="0" w:color="auto"/>
            </w:tcBorders>
            <w:shd w:val="clear" w:color="000000" w:fill="BFBFBF"/>
            <w:noWrap/>
            <w:vAlign w:val="center"/>
            <w:hideMark/>
          </w:tcPr>
          <w:p w14:paraId="51098DB9"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Field-6</w:t>
            </w:r>
          </w:p>
        </w:tc>
        <w:tc>
          <w:tcPr>
            <w:tcW w:w="609" w:type="pct"/>
            <w:tcBorders>
              <w:top w:val="single" w:sz="4" w:space="0" w:color="auto"/>
              <w:left w:val="nil"/>
              <w:bottom w:val="single" w:sz="4" w:space="0" w:color="auto"/>
              <w:right w:val="single" w:sz="4" w:space="0" w:color="auto"/>
            </w:tcBorders>
            <w:shd w:val="clear" w:color="000000" w:fill="BFBFBF"/>
            <w:noWrap/>
            <w:vAlign w:val="center"/>
            <w:hideMark/>
          </w:tcPr>
          <w:p w14:paraId="768EE30C"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Field-7</w:t>
            </w:r>
          </w:p>
        </w:tc>
      </w:tr>
      <w:tr w:rsidR="00B828D1" w:rsidRPr="00B828D1" w14:paraId="5EF50271"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0FFC9A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609" w:type="pct"/>
            <w:tcBorders>
              <w:top w:val="nil"/>
              <w:left w:val="nil"/>
              <w:bottom w:val="single" w:sz="4" w:space="0" w:color="auto"/>
              <w:right w:val="single" w:sz="4" w:space="0" w:color="auto"/>
            </w:tcBorders>
            <w:shd w:val="clear" w:color="auto" w:fill="auto"/>
            <w:vAlign w:val="center"/>
            <w:hideMark/>
          </w:tcPr>
          <w:p w14:paraId="68CBA5F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609" w:type="pct"/>
            <w:tcBorders>
              <w:top w:val="nil"/>
              <w:left w:val="nil"/>
              <w:bottom w:val="single" w:sz="4" w:space="0" w:color="auto"/>
              <w:right w:val="single" w:sz="4" w:space="0" w:color="auto"/>
            </w:tcBorders>
            <w:shd w:val="clear" w:color="auto" w:fill="auto"/>
            <w:vAlign w:val="center"/>
            <w:hideMark/>
          </w:tcPr>
          <w:p w14:paraId="67AA68A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609" w:type="pct"/>
            <w:tcBorders>
              <w:top w:val="nil"/>
              <w:left w:val="nil"/>
              <w:bottom w:val="single" w:sz="4" w:space="0" w:color="auto"/>
              <w:right w:val="single" w:sz="4" w:space="0" w:color="auto"/>
            </w:tcBorders>
            <w:shd w:val="clear" w:color="auto" w:fill="auto"/>
            <w:vAlign w:val="center"/>
            <w:hideMark/>
          </w:tcPr>
          <w:p w14:paraId="0F7E389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Description</w:t>
            </w:r>
          </w:p>
        </w:tc>
        <w:tc>
          <w:tcPr>
            <w:tcW w:w="609" w:type="pct"/>
            <w:tcBorders>
              <w:top w:val="nil"/>
              <w:left w:val="nil"/>
              <w:bottom w:val="single" w:sz="4" w:space="0" w:color="auto"/>
              <w:right w:val="single" w:sz="4" w:space="0" w:color="auto"/>
            </w:tcBorders>
            <w:shd w:val="clear" w:color="auto" w:fill="auto"/>
            <w:vAlign w:val="center"/>
            <w:hideMark/>
          </w:tcPr>
          <w:p w14:paraId="784DFC3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561" w:type="pct"/>
            <w:tcBorders>
              <w:top w:val="nil"/>
              <w:left w:val="nil"/>
              <w:bottom w:val="single" w:sz="4" w:space="0" w:color="auto"/>
              <w:right w:val="single" w:sz="4" w:space="0" w:color="auto"/>
            </w:tcBorders>
            <w:shd w:val="clear" w:color="auto" w:fill="auto"/>
            <w:vAlign w:val="center"/>
            <w:hideMark/>
          </w:tcPr>
          <w:p w14:paraId="62D140B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c>
          <w:tcPr>
            <w:tcW w:w="657" w:type="pct"/>
            <w:tcBorders>
              <w:top w:val="nil"/>
              <w:left w:val="nil"/>
              <w:bottom w:val="single" w:sz="4" w:space="0" w:color="auto"/>
              <w:right w:val="single" w:sz="4" w:space="0" w:color="auto"/>
            </w:tcBorders>
            <w:shd w:val="clear" w:color="auto" w:fill="auto"/>
            <w:vAlign w:val="center"/>
            <w:hideMark/>
          </w:tcPr>
          <w:p w14:paraId="10AB8C1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JS Expression</w:t>
            </w:r>
          </w:p>
        </w:tc>
        <w:tc>
          <w:tcPr>
            <w:tcW w:w="609" w:type="pct"/>
            <w:tcBorders>
              <w:top w:val="nil"/>
              <w:left w:val="nil"/>
              <w:bottom w:val="single" w:sz="4" w:space="0" w:color="auto"/>
              <w:right w:val="single" w:sz="4" w:space="0" w:color="auto"/>
            </w:tcBorders>
            <w:shd w:val="clear" w:color="auto" w:fill="auto"/>
            <w:vAlign w:val="center"/>
            <w:hideMark/>
          </w:tcPr>
          <w:p w14:paraId="2028F96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Match JS Expression</w:t>
            </w:r>
          </w:p>
        </w:tc>
      </w:tr>
      <w:tr w:rsidR="00B828D1" w:rsidRPr="00B828D1" w14:paraId="5F5203AE"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786B85F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609" w:type="pct"/>
            <w:tcBorders>
              <w:top w:val="nil"/>
              <w:left w:val="nil"/>
              <w:bottom w:val="single" w:sz="4" w:space="0" w:color="auto"/>
              <w:right w:val="single" w:sz="4" w:space="0" w:color="auto"/>
            </w:tcBorders>
            <w:shd w:val="clear" w:color="auto" w:fill="auto"/>
            <w:vAlign w:val="center"/>
            <w:hideMark/>
          </w:tcPr>
          <w:p w14:paraId="4FFF113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609" w:type="pct"/>
            <w:tcBorders>
              <w:top w:val="nil"/>
              <w:left w:val="nil"/>
              <w:bottom w:val="single" w:sz="4" w:space="0" w:color="auto"/>
              <w:right w:val="single" w:sz="4" w:space="0" w:color="auto"/>
            </w:tcBorders>
            <w:shd w:val="clear" w:color="auto" w:fill="auto"/>
            <w:vAlign w:val="center"/>
            <w:hideMark/>
          </w:tcPr>
          <w:p w14:paraId="07439B7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609" w:type="pct"/>
            <w:tcBorders>
              <w:top w:val="nil"/>
              <w:left w:val="nil"/>
              <w:bottom w:val="single" w:sz="4" w:space="0" w:color="auto"/>
              <w:right w:val="single" w:sz="4" w:space="0" w:color="auto"/>
            </w:tcBorders>
            <w:shd w:val="clear" w:color="auto" w:fill="auto"/>
            <w:vAlign w:val="center"/>
            <w:hideMark/>
          </w:tcPr>
          <w:p w14:paraId="47B0A23D"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t>RuleDesciption</w:t>
            </w:r>
            <w:proofErr w:type="spellEnd"/>
          </w:p>
        </w:tc>
        <w:tc>
          <w:tcPr>
            <w:tcW w:w="609" w:type="pct"/>
            <w:tcBorders>
              <w:top w:val="nil"/>
              <w:left w:val="nil"/>
              <w:bottom w:val="single" w:sz="4" w:space="0" w:color="auto"/>
              <w:right w:val="single" w:sz="4" w:space="0" w:color="auto"/>
            </w:tcBorders>
            <w:shd w:val="clear" w:color="auto" w:fill="auto"/>
            <w:vAlign w:val="center"/>
            <w:hideMark/>
          </w:tcPr>
          <w:p w14:paraId="5E4CCED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561" w:type="pct"/>
            <w:tcBorders>
              <w:top w:val="nil"/>
              <w:left w:val="nil"/>
              <w:bottom w:val="single" w:sz="4" w:space="0" w:color="auto"/>
              <w:right w:val="single" w:sz="4" w:space="0" w:color="auto"/>
            </w:tcBorders>
            <w:shd w:val="clear" w:color="auto" w:fill="auto"/>
            <w:vAlign w:val="center"/>
            <w:hideMark/>
          </w:tcPr>
          <w:p w14:paraId="43A8997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c>
          <w:tcPr>
            <w:tcW w:w="657" w:type="pct"/>
            <w:tcBorders>
              <w:top w:val="nil"/>
              <w:left w:val="nil"/>
              <w:bottom w:val="single" w:sz="4" w:space="0" w:color="auto"/>
              <w:right w:val="single" w:sz="4" w:space="0" w:color="auto"/>
            </w:tcBorders>
            <w:shd w:val="clear" w:color="auto" w:fill="auto"/>
            <w:vAlign w:val="center"/>
            <w:hideMark/>
          </w:tcPr>
          <w:p w14:paraId="3613AE37"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t>JSExpression</w:t>
            </w:r>
            <w:proofErr w:type="spellEnd"/>
          </w:p>
        </w:tc>
        <w:tc>
          <w:tcPr>
            <w:tcW w:w="609" w:type="pct"/>
            <w:tcBorders>
              <w:top w:val="nil"/>
              <w:left w:val="nil"/>
              <w:bottom w:val="single" w:sz="4" w:space="0" w:color="auto"/>
              <w:right w:val="single" w:sz="4" w:space="0" w:color="auto"/>
            </w:tcBorders>
            <w:shd w:val="clear" w:color="auto" w:fill="auto"/>
            <w:vAlign w:val="center"/>
            <w:hideMark/>
          </w:tcPr>
          <w:p w14:paraId="2C0F3ADD"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t>MatchJSExpression</w:t>
            </w:r>
            <w:proofErr w:type="spellEnd"/>
          </w:p>
        </w:tc>
      </w:tr>
      <w:tr w:rsidR="00B828D1" w:rsidRPr="00B828D1" w14:paraId="0AB9957E"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68640A6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Input Type</w:t>
            </w:r>
          </w:p>
        </w:tc>
        <w:tc>
          <w:tcPr>
            <w:tcW w:w="609" w:type="pct"/>
            <w:tcBorders>
              <w:top w:val="nil"/>
              <w:left w:val="nil"/>
              <w:bottom w:val="single" w:sz="4" w:space="0" w:color="auto"/>
              <w:right w:val="single" w:sz="4" w:space="0" w:color="auto"/>
            </w:tcBorders>
            <w:shd w:val="clear" w:color="auto" w:fill="auto"/>
            <w:vAlign w:val="center"/>
            <w:hideMark/>
          </w:tcPr>
          <w:p w14:paraId="60F08D6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609" w:type="pct"/>
            <w:tcBorders>
              <w:top w:val="nil"/>
              <w:left w:val="nil"/>
              <w:bottom w:val="single" w:sz="4" w:space="0" w:color="auto"/>
              <w:right w:val="single" w:sz="4" w:space="0" w:color="auto"/>
            </w:tcBorders>
            <w:shd w:val="clear" w:color="auto" w:fill="auto"/>
            <w:vAlign w:val="center"/>
            <w:hideMark/>
          </w:tcPr>
          <w:p w14:paraId="076D7CC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609" w:type="pct"/>
            <w:tcBorders>
              <w:top w:val="nil"/>
              <w:left w:val="nil"/>
              <w:bottom w:val="single" w:sz="4" w:space="0" w:color="auto"/>
              <w:right w:val="single" w:sz="4" w:space="0" w:color="auto"/>
            </w:tcBorders>
            <w:shd w:val="clear" w:color="auto" w:fill="auto"/>
            <w:vAlign w:val="center"/>
            <w:hideMark/>
          </w:tcPr>
          <w:p w14:paraId="0E59191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609" w:type="pct"/>
            <w:tcBorders>
              <w:top w:val="nil"/>
              <w:left w:val="nil"/>
              <w:bottom w:val="single" w:sz="4" w:space="0" w:color="auto"/>
              <w:right w:val="single" w:sz="4" w:space="0" w:color="auto"/>
            </w:tcBorders>
            <w:shd w:val="clear" w:color="auto" w:fill="auto"/>
            <w:vAlign w:val="center"/>
            <w:hideMark/>
          </w:tcPr>
          <w:p w14:paraId="0B245A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561" w:type="pct"/>
            <w:tcBorders>
              <w:top w:val="nil"/>
              <w:left w:val="nil"/>
              <w:bottom w:val="single" w:sz="4" w:space="0" w:color="auto"/>
              <w:right w:val="single" w:sz="4" w:space="0" w:color="auto"/>
            </w:tcBorders>
            <w:shd w:val="clear" w:color="auto" w:fill="auto"/>
            <w:vAlign w:val="center"/>
            <w:hideMark/>
          </w:tcPr>
          <w:p w14:paraId="0CB7781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Html/</w:t>
            </w:r>
            <w:proofErr w:type="spellStart"/>
            <w:r w:rsidRPr="00B828D1">
              <w:rPr>
                <w:rFonts w:ascii="Calibri" w:eastAsia="Times New Roman" w:hAnsi="Calibri" w:cs="Calibri"/>
                <w:color w:val="000000"/>
                <w:sz w:val="20"/>
                <w:szCs w:val="20"/>
                <w:lang w:val="en-US"/>
              </w:rPr>
              <w:t>Richtext</w:t>
            </w:r>
            <w:proofErr w:type="spellEnd"/>
          </w:p>
        </w:tc>
        <w:tc>
          <w:tcPr>
            <w:tcW w:w="657" w:type="pct"/>
            <w:tcBorders>
              <w:top w:val="nil"/>
              <w:left w:val="nil"/>
              <w:bottom w:val="single" w:sz="4" w:space="0" w:color="auto"/>
              <w:right w:val="single" w:sz="4" w:space="0" w:color="auto"/>
            </w:tcBorders>
            <w:shd w:val="clear" w:color="auto" w:fill="auto"/>
            <w:vAlign w:val="center"/>
            <w:hideMark/>
          </w:tcPr>
          <w:p w14:paraId="7586CAA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609" w:type="pct"/>
            <w:tcBorders>
              <w:top w:val="nil"/>
              <w:left w:val="nil"/>
              <w:bottom w:val="single" w:sz="4" w:space="0" w:color="auto"/>
              <w:right w:val="single" w:sz="4" w:space="0" w:color="auto"/>
            </w:tcBorders>
            <w:shd w:val="clear" w:color="auto" w:fill="auto"/>
            <w:vAlign w:val="center"/>
            <w:hideMark/>
          </w:tcPr>
          <w:p w14:paraId="4F18EFE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TRUE/FALSE</w:t>
            </w:r>
          </w:p>
        </w:tc>
      </w:tr>
      <w:tr w:rsidR="00B828D1" w:rsidRPr="00B828D1" w14:paraId="18239FDE"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0CA8CB4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609" w:type="pct"/>
            <w:tcBorders>
              <w:top w:val="nil"/>
              <w:left w:val="nil"/>
              <w:bottom w:val="single" w:sz="4" w:space="0" w:color="auto"/>
              <w:right w:val="single" w:sz="4" w:space="0" w:color="auto"/>
            </w:tcBorders>
            <w:shd w:val="clear" w:color="auto" w:fill="auto"/>
            <w:vAlign w:val="center"/>
            <w:hideMark/>
          </w:tcPr>
          <w:p w14:paraId="428C429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19E3206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395ED3D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05F13FA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561" w:type="pct"/>
            <w:tcBorders>
              <w:top w:val="nil"/>
              <w:left w:val="nil"/>
              <w:bottom w:val="single" w:sz="4" w:space="0" w:color="auto"/>
              <w:right w:val="single" w:sz="4" w:space="0" w:color="auto"/>
            </w:tcBorders>
            <w:shd w:val="clear" w:color="auto" w:fill="auto"/>
            <w:vAlign w:val="center"/>
            <w:hideMark/>
          </w:tcPr>
          <w:p w14:paraId="13231EF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4567BFE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3839B00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FDFFCE9"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29B8C3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609" w:type="pct"/>
            <w:tcBorders>
              <w:top w:val="nil"/>
              <w:left w:val="nil"/>
              <w:bottom w:val="single" w:sz="4" w:space="0" w:color="auto"/>
              <w:right w:val="single" w:sz="4" w:space="0" w:color="auto"/>
            </w:tcBorders>
            <w:shd w:val="clear" w:color="auto" w:fill="auto"/>
            <w:vAlign w:val="center"/>
            <w:hideMark/>
          </w:tcPr>
          <w:p w14:paraId="30317DD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75B46CC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5BCF9F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5DCD2D2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561" w:type="pct"/>
            <w:tcBorders>
              <w:top w:val="nil"/>
              <w:left w:val="nil"/>
              <w:bottom w:val="single" w:sz="4" w:space="0" w:color="auto"/>
              <w:right w:val="single" w:sz="4" w:space="0" w:color="auto"/>
            </w:tcBorders>
            <w:shd w:val="clear" w:color="auto" w:fill="auto"/>
            <w:vAlign w:val="center"/>
            <w:hideMark/>
          </w:tcPr>
          <w:p w14:paraId="2349F72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679B5FA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4EB20E6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408933B"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6EF6288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Maximum Value</w:t>
            </w:r>
          </w:p>
        </w:tc>
        <w:tc>
          <w:tcPr>
            <w:tcW w:w="609" w:type="pct"/>
            <w:tcBorders>
              <w:top w:val="nil"/>
              <w:left w:val="nil"/>
              <w:bottom w:val="single" w:sz="4" w:space="0" w:color="auto"/>
              <w:right w:val="single" w:sz="4" w:space="0" w:color="auto"/>
            </w:tcBorders>
            <w:shd w:val="clear" w:color="auto" w:fill="auto"/>
            <w:vAlign w:val="center"/>
            <w:hideMark/>
          </w:tcPr>
          <w:p w14:paraId="747E5BA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E8ED29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383191E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60B6CA0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561" w:type="pct"/>
            <w:tcBorders>
              <w:top w:val="nil"/>
              <w:left w:val="nil"/>
              <w:bottom w:val="single" w:sz="4" w:space="0" w:color="auto"/>
              <w:right w:val="single" w:sz="4" w:space="0" w:color="auto"/>
            </w:tcBorders>
            <w:shd w:val="clear" w:color="auto" w:fill="auto"/>
            <w:vAlign w:val="center"/>
            <w:hideMark/>
          </w:tcPr>
          <w:p w14:paraId="5F70F4C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0B6AB99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185F1DD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4CB47BE"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2804F4E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Type of List</w:t>
            </w:r>
          </w:p>
        </w:tc>
        <w:tc>
          <w:tcPr>
            <w:tcW w:w="609" w:type="pct"/>
            <w:tcBorders>
              <w:top w:val="nil"/>
              <w:left w:val="nil"/>
              <w:bottom w:val="single" w:sz="4" w:space="0" w:color="auto"/>
              <w:right w:val="single" w:sz="4" w:space="0" w:color="auto"/>
            </w:tcBorders>
            <w:shd w:val="clear" w:color="auto" w:fill="auto"/>
            <w:vAlign w:val="center"/>
            <w:hideMark/>
          </w:tcPr>
          <w:p w14:paraId="6134442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D270D7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Dimension</w:t>
            </w:r>
          </w:p>
        </w:tc>
        <w:tc>
          <w:tcPr>
            <w:tcW w:w="609" w:type="pct"/>
            <w:tcBorders>
              <w:top w:val="nil"/>
              <w:left w:val="nil"/>
              <w:bottom w:val="single" w:sz="4" w:space="0" w:color="auto"/>
              <w:right w:val="single" w:sz="4" w:space="0" w:color="auto"/>
            </w:tcBorders>
            <w:shd w:val="clear" w:color="auto" w:fill="auto"/>
            <w:vAlign w:val="center"/>
            <w:hideMark/>
          </w:tcPr>
          <w:p w14:paraId="4E3B854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5C7433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Status</w:t>
            </w:r>
          </w:p>
        </w:tc>
        <w:tc>
          <w:tcPr>
            <w:tcW w:w="561" w:type="pct"/>
            <w:tcBorders>
              <w:top w:val="nil"/>
              <w:left w:val="nil"/>
              <w:bottom w:val="single" w:sz="4" w:space="0" w:color="auto"/>
              <w:right w:val="single" w:sz="4" w:space="0" w:color="auto"/>
            </w:tcBorders>
            <w:shd w:val="clear" w:color="auto" w:fill="auto"/>
            <w:vAlign w:val="center"/>
            <w:hideMark/>
          </w:tcPr>
          <w:p w14:paraId="70EF79F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2E26FE2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8F1F1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BFEB01B"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658C285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609" w:type="pct"/>
            <w:tcBorders>
              <w:top w:val="nil"/>
              <w:left w:val="nil"/>
              <w:bottom w:val="single" w:sz="4" w:space="0" w:color="auto"/>
              <w:right w:val="single" w:sz="4" w:space="0" w:color="auto"/>
            </w:tcBorders>
            <w:shd w:val="clear" w:color="auto" w:fill="auto"/>
            <w:vAlign w:val="center"/>
            <w:hideMark/>
          </w:tcPr>
          <w:p w14:paraId="4CF4E6D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6A49111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609" w:type="pct"/>
            <w:tcBorders>
              <w:top w:val="nil"/>
              <w:left w:val="nil"/>
              <w:bottom w:val="single" w:sz="4" w:space="0" w:color="auto"/>
              <w:right w:val="single" w:sz="4" w:space="0" w:color="auto"/>
            </w:tcBorders>
            <w:shd w:val="clear" w:color="auto" w:fill="auto"/>
            <w:vAlign w:val="center"/>
            <w:hideMark/>
          </w:tcPr>
          <w:p w14:paraId="1021554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69D262C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561" w:type="pct"/>
            <w:tcBorders>
              <w:top w:val="nil"/>
              <w:left w:val="nil"/>
              <w:bottom w:val="single" w:sz="4" w:space="0" w:color="auto"/>
              <w:right w:val="single" w:sz="4" w:space="0" w:color="auto"/>
            </w:tcBorders>
            <w:shd w:val="clear" w:color="auto" w:fill="auto"/>
            <w:vAlign w:val="center"/>
            <w:hideMark/>
          </w:tcPr>
          <w:p w14:paraId="47247D8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5DEF987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4BB864C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774A27B"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74B6F42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609" w:type="pct"/>
            <w:tcBorders>
              <w:top w:val="nil"/>
              <w:left w:val="nil"/>
              <w:bottom w:val="single" w:sz="4" w:space="0" w:color="auto"/>
              <w:right w:val="single" w:sz="4" w:space="0" w:color="auto"/>
            </w:tcBorders>
            <w:shd w:val="clear" w:color="auto" w:fill="auto"/>
            <w:vAlign w:val="center"/>
            <w:hideMark/>
          </w:tcPr>
          <w:p w14:paraId="29C0FE7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6BEFF38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6F5E4E0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0FE3F6D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561" w:type="pct"/>
            <w:tcBorders>
              <w:top w:val="nil"/>
              <w:left w:val="nil"/>
              <w:bottom w:val="single" w:sz="4" w:space="0" w:color="auto"/>
              <w:right w:val="single" w:sz="4" w:space="0" w:color="auto"/>
            </w:tcBorders>
            <w:shd w:val="clear" w:color="auto" w:fill="auto"/>
            <w:vAlign w:val="center"/>
            <w:hideMark/>
          </w:tcPr>
          <w:p w14:paraId="3781C55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57" w:type="pct"/>
            <w:tcBorders>
              <w:top w:val="nil"/>
              <w:left w:val="nil"/>
              <w:bottom w:val="single" w:sz="4" w:space="0" w:color="auto"/>
              <w:right w:val="single" w:sz="4" w:space="0" w:color="auto"/>
            </w:tcBorders>
            <w:shd w:val="clear" w:color="auto" w:fill="auto"/>
            <w:vAlign w:val="center"/>
            <w:hideMark/>
          </w:tcPr>
          <w:p w14:paraId="087D552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4B38A73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79BD3C2F"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308A21E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Editable</w:t>
            </w:r>
          </w:p>
        </w:tc>
        <w:tc>
          <w:tcPr>
            <w:tcW w:w="609" w:type="pct"/>
            <w:tcBorders>
              <w:top w:val="nil"/>
              <w:left w:val="nil"/>
              <w:bottom w:val="single" w:sz="4" w:space="0" w:color="auto"/>
              <w:right w:val="single" w:sz="4" w:space="0" w:color="auto"/>
            </w:tcBorders>
            <w:shd w:val="clear" w:color="auto" w:fill="auto"/>
            <w:vAlign w:val="center"/>
            <w:hideMark/>
          </w:tcPr>
          <w:p w14:paraId="3E4441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5B8D46F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55E816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43B7AD2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561" w:type="pct"/>
            <w:tcBorders>
              <w:top w:val="nil"/>
              <w:left w:val="nil"/>
              <w:bottom w:val="single" w:sz="4" w:space="0" w:color="auto"/>
              <w:right w:val="single" w:sz="4" w:space="0" w:color="auto"/>
            </w:tcBorders>
            <w:shd w:val="clear" w:color="auto" w:fill="auto"/>
            <w:vAlign w:val="center"/>
            <w:hideMark/>
          </w:tcPr>
          <w:p w14:paraId="787A3BC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57" w:type="pct"/>
            <w:tcBorders>
              <w:top w:val="nil"/>
              <w:left w:val="nil"/>
              <w:bottom w:val="single" w:sz="4" w:space="0" w:color="auto"/>
              <w:right w:val="single" w:sz="4" w:space="0" w:color="auto"/>
            </w:tcBorders>
            <w:shd w:val="clear" w:color="auto" w:fill="auto"/>
            <w:vAlign w:val="center"/>
            <w:hideMark/>
          </w:tcPr>
          <w:p w14:paraId="0455461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566EF51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0EF3800D"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6BBAC63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 xml:space="preserve">Is </w:t>
            </w:r>
            <w:proofErr w:type="spellStart"/>
            <w:r w:rsidRPr="00B828D1">
              <w:rPr>
                <w:rFonts w:ascii="Calibri" w:eastAsia="Times New Roman" w:hAnsi="Calibri" w:cs="Calibri"/>
                <w:color w:val="000000"/>
                <w:sz w:val="20"/>
                <w:szCs w:val="20"/>
                <w:lang w:val="en-US"/>
              </w:rPr>
              <w:t>Listable</w:t>
            </w:r>
            <w:proofErr w:type="spellEnd"/>
          </w:p>
        </w:tc>
        <w:tc>
          <w:tcPr>
            <w:tcW w:w="609" w:type="pct"/>
            <w:tcBorders>
              <w:top w:val="nil"/>
              <w:left w:val="nil"/>
              <w:bottom w:val="single" w:sz="4" w:space="0" w:color="auto"/>
              <w:right w:val="single" w:sz="4" w:space="0" w:color="auto"/>
            </w:tcBorders>
            <w:shd w:val="clear" w:color="auto" w:fill="auto"/>
            <w:vAlign w:val="center"/>
            <w:hideMark/>
          </w:tcPr>
          <w:p w14:paraId="77522E0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26BC8F7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2AD9C3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7F316A7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561" w:type="pct"/>
            <w:tcBorders>
              <w:top w:val="nil"/>
              <w:left w:val="nil"/>
              <w:bottom w:val="single" w:sz="4" w:space="0" w:color="auto"/>
              <w:right w:val="single" w:sz="4" w:space="0" w:color="auto"/>
            </w:tcBorders>
            <w:shd w:val="clear" w:color="auto" w:fill="auto"/>
            <w:vAlign w:val="center"/>
            <w:hideMark/>
          </w:tcPr>
          <w:p w14:paraId="25CF608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57" w:type="pct"/>
            <w:tcBorders>
              <w:top w:val="nil"/>
              <w:left w:val="nil"/>
              <w:bottom w:val="single" w:sz="4" w:space="0" w:color="auto"/>
              <w:right w:val="single" w:sz="4" w:space="0" w:color="auto"/>
            </w:tcBorders>
            <w:shd w:val="clear" w:color="auto" w:fill="auto"/>
            <w:vAlign w:val="center"/>
            <w:hideMark/>
          </w:tcPr>
          <w:p w14:paraId="1FB705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4B5B771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19AB82DB"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2E84210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609" w:type="pct"/>
            <w:tcBorders>
              <w:top w:val="nil"/>
              <w:left w:val="nil"/>
              <w:bottom w:val="single" w:sz="4" w:space="0" w:color="auto"/>
              <w:right w:val="single" w:sz="4" w:space="0" w:color="auto"/>
            </w:tcBorders>
            <w:shd w:val="clear" w:color="auto" w:fill="auto"/>
            <w:vAlign w:val="center"/>
            <w:hideMark/>
          </w:tcPr>
          <w:p w14:paraId="1DF3ED2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31DCA776" w14:textId="7BC3BE62" w:rsidR="00B828D1" w:rsidRPr="00B828D1" w:rsidRDefault="00B828D1" w:rsidP="00B828D1">
            <w:pPr>
              <w:rPr>
                <w:rFonts w:ascii="Calibri" w:eastAsia="Times New Roman" w:hAnsi="Calibri" w:cs="Calibri"/>
                <w:color w:val="000000"/>
                <w:sz w:val="20"/>
                <w:szCs w:val="20"/>
                <w:lang w:val="en-US"/>
              </w:rPr>
            </w:pPr>
            <w:del w:id="695" w:author="Shiv Mangal Rahi" w:date="2019-12-05T14:02:00Z">
              <w:r w:rsidRPr="00B828D1" w:rsidDel="00A061BE">
                <w:rPr>
                  <w:rFonts w:ascii="Calibri" w:eastAsia="Times New Roman" w:hAnsi="Calibri" w:cs="Calibri"/>
                  <w:color w:val="000000"/>
                  <w:sz w:val="20"/>
                  <w:szCs w:val="20"/>
                  <w:lang w:val="en-US"/>
                </w:rPr>
                <w:delText>FALSE</w:delText>
              </w:r>
            </w:del>
            <w:ins w:id="696" w:author="Shiv Mangal Rahi" w:date="2019-12-05T14:02:00Z">
              <w:r w:rsidR="00A061BE">
                <w:rPr>
                  <w:rFonts w:ascii="Calibri" w:eastAsia="Times New Roman" w:hAnsi="Calibri" w:cs="Calibri"/>
                  <w:color w:val="000000"/>
                  <w:sz w:val="20"/>
                  <w:szCs w:val="20"/>
                  <w:lang w:val="en-US"/>
                </w:rPr>
                <w:t>TRUE</w:t>
              </w:r>
            </w:ins>
          </w:p>
        </w:tc>
        <w:tc>
          <w:tcPr>
            <w:tcW w:w="609" w:type="pct"/>
            <w:tcBorders>
              <w:top w:val="nil"/>
              <w:left w:val="nil"/>
              <w:bottom w:val="single" w:sz="4" w:space="0" w:color="auto"/>
              <w:right w:val="single" w:sz="4" w:space="0" w:color="auto"/>
            </w:tcBorders>
            <w:shd w:val="clear" w:color="auto" w:fill="auto"/>
            <w:vAlign w:val="center"/>
            <w:hideMark/>
          </w:tcPr>
          <w:p w14:paraId="7911349A" w14:textId="26B55D4A" w:rsidR="00B828D1" w:rsidRPr="00B828D1" w:rsidRDefault="00B828D1" w:rsidP="00B828D1">
            <w:pPr>
              <w:rPr>
                <w:rFonts w:ascii="Calibri" w:eastAsia="Times New Roman" w:hAnsi="Calibri" w:cs="Calibri"/>
                <w:color w:val="000000"/>
                <w:sz w:val="20"/>
                <w:szCs w:val="20"/>
                <w:lang w:val="en-US"/>
              </w:rPr>
            </w:pPr>
            <w:del w:id="697" w:author="Shiv Mangal Rahi" w:date="2019-12-05T14:02:00Z">
              <w:r w:rsidRPr="00B828D1" w:rsidDel="00A061BE">
                <w:rPr>
                  <w:rFonts w:ascii="Calibri" w:eastAsia="Times New Roman" w:hAnsi="Calibri" w:cs="Calibri"/>
                  <w:color w:val="000000"/>
                  <w:sz w:val="20"/>
                  <w:szCs w:val="20"/>
                  <w:lang w:val="en-US"/>
                </w:rPr>
                <w:delText>FALSE</w:delText>
              </w:r>
            </w:del>
            <w:ins w:id="698" w:author="Shiv Mangal Rahi" w:date="2019-12-05T14:02:00Z">
              <w:r w:rsidR="00A061BE">
                <w:rPr>
                  <w:rFonts w:ascii="Calibri" w:eastAsia="Times New Roman" w:hAnsi="Calibri" w:cs="Calibri"/>
                  <w:color w:val="000000"/>
                  <w:sz w:val="20"/>
                  <w:szCs w:val="20"/>
                  <w:lang w:val="en-US"/>
                </w:rPr>
                <w:t>TRUE</w:t>
              </w:r>
            </w:ins>
          </w:p>
        </w:tc>
        <w:tc>
          <w:tcPr>
            <w:tcW w:w="609" w:type="pct"/>
            <w:tcBorders>
              <w:top w:val="nil"/>
              <w:left w:val="nil"/>
              <w:bottom w:val="single" w:sz="4" w:space="0" w:color="auto"/>
              <w:right w:val="single" w:sz="4" w:space="0" w:color="auto"/>
            </w:tcBorders>
            <w:shd w:val="clear" w:color="auto" w:fill="auto"/>
            <w:vAlign w:val="center"/>
            <w:hideMark/>
          </w:tcPr>
          <w:p w14:paraId="241BF6E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561" w:type="pct"/>
            <w:tcBorders>
              <w:top w:val="nil"/>
              <w:left w:val="nil"/>
              <w:bottom w:val="single" w:sz="4" w:space="0" w:color="auto"/>
              <w:right w:val="single" w:sz="4" w:space="0" w:color="auto"/>
            </w:tcBorders>
            <w:shd w:val="clear" w:color="auto" w:fill="auto"/>
            <w:vAlign w:val="center"/>
            <w:hideMark/>
          </w:tcPr>
          <w:p w14:paraId="5FDABDD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57" w:type="pct"/>
            <w:tcBorders>
              <w:top w:val="nil"/>
              <w:left w:val="nil"/>
              <w:bottom w:val="single" w:sz="4" w:space="0" w:color="auto"/>
              <w:right w:val="single" w:sz="4" w:space="0" w:color="auto"/>
            </w:tcBorders>
            <w:shd w:val="clear" w:color="auto" w:fill="auto"/>
            <w:vAlign w:val="center"/>
            <w:hideMark/>
          </w:tcPr>
          <w:p w14:paraId="65B1284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586444AD" w14:textId="61F48474" w:rsidR="00B828D1" w:rsidRPr="00B828D1" w:rsidRDefault="00B828D1" w:rsidP="00A061BE">
            <w:pPr>
              <w:rPr>
                <w:rFonts w:ascii="Calibri" w:eastAsia="Times New Roman" w:hAnsi="Calibri" w:cs="Calibri"/>
                <w:color w:val="000000"/>
                <w:sz w:val="20"/>
                <w:szCs w:val="20"/>
                <w:lang w:val="en-US"/>
              </w:rPr>
            </w:pPr>
            <w:del w:id="699" w:author="Shiv Mangal Rahi" w:date="2019-12-05T14:02:00Z">
              <w:r w:rsidRPr="00B828D1" w:rsidDel="00A061BE">
                <w:rPr>
                  <w:rFonts w:ascii="Calibri" w:eastAsia="Times New Roman" w:hAnsi="Calibri" w:cs="Calibri"/>
                  <w:color w:val="000000"/>
                  <w:sz w:val="20"/>
                  <w:szCs w:val="20"/>
                  <w:lang w:val="en-US"/>
                </w:rPr>
                <w:delText>TRUE</w:delText>
              </w:r>
            </w:del>
            <w:ins w:id="700" w:author="Shiv Mangal Rahi" w:date="2019-12-05T14:02:00Z">
              <w:r w:rsidR="00A061BE">
                <w:rPr>
                  <w:rFonts w:ascii="Calibri" w:eastAsia="Times New Roman" w:hAnsi="Calibri" w:cs="Calibri"/>
                  <w:color w:val="000000"/>
                  <w:sz w:val="20"/>
                  <w:szCs w:val="20"/>
                  <w:lang w:val="en-US"/>
                </w:rPr>
                <w:t>FALSE</w:t>
              </w:r>
            </w:ins>
          </w:p>
        </w:tc>
      </w:tr>
      <w:tr w:rsidR="00B828D1" w:rsidRPr="00B828D1" w14:paraId="2264A037"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63C7D58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609" w:type="pct"/>
            <w:tcBorders>
              <w:top w:val="nil"/>
              <w:left w:val="nil"/>
              <w:bottom w:val="single" w:sz="4" w:space="0" w:color="auto"/>
              <w:right w:val="single" w:sz="4" w:space="0" w:color="auto"/>
            </w:tcBorders>
            <w:shd w:val="clear" w:color="auto" w:fill="auto"/>
            <w:vAlign w:val="center"/>
            <w:hideMark/>
          </w:tcPr>
          <w:p w14:paraId="0456E72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14EE472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09" w:type="pct"/>
            <w:tcBorders>
              <w:top w:val="nil"/>
              <w:left w:val="nil"/>
              <w:bottom w:val="single" w:sz="4" w:space="0" w:color="auto"/>
              <w:right w:val="single" w:sz="4" w:space="0" w:color="auto"/>
            </w:tcBorders>
            <w:shd w:val="clear" w:color="auto" w:fill="auto"/>
            <w:vAlign w:val="center"/>
            <w:hideMark/>
          </w:tcPr>
          <w:p w14:paraId="142BFB9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09" w:type="pct"/>
            <w:tcBorders>
              <w:top w:val="nil"/>
              <w:left w:val="nil"/>
              <w:bottom w:val="single" w:sz="4" w:space="0" w:color="auto"/>
              <w:right w:val="single" w:sz="4" w:space="0" w:color="auto"/>
            </w:tcBorders>
            <w:shd w:val="clear" w:color="auto" w:fill="auto"/>
            <w:vAlign w:val="center"/>
            <w:hideMark/>
          </w:tcPr>
          <w:p w14:paraId="766046B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561" w:type="pct"/>
            <w:tcBorders>
              <w:top w:val="nil"/>
              <w:left w:val="nil"/>
              <w:bottom w:val="single" w:sz="4" w:space="0" w:color="auto"/>
              <w:right w:val="single" w:sz="4" w:space="0" w:color="auto"/>
            </w:tcBorders>
            <w:shd w:val="clear" w:color="auto" w:fill="auto"/>
            <w:vAlign w:val="center"/>
            <w:hideMark/>
          </w:tcPr>
          <w:p w14:paraId="6686D44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57" w:type="pct"/>
            <w:tcBorders>
              <w:top w:val="nil"/>
              <w:left w:val="nil"/>
              <w:bottom w:val="single" w:sz="4" w:space="0" w:color="auto"/>
              <w:right w:val="single" w:sz="4" w:space="0" w:color="auto"/>
            </w:tcBorders>
            <w:shd w:val="clear" w:color="auto" w:fill="auto"/>
            <w:vAlign w:val="center"/>
            <w:hideMark/>
          </w:tcPr>
          <w:p w14:paraId="5D8A2E9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192B04D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63AF823B"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0963331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609" w:type="pct"/>
            <w:tcBorders>
              <w:top w:val="nil"/>
              <w:left w:val="nil"/>
              <w:bottom w:val="single" w:sz="4" w:space="0" w:color="auto"/>
              <w:right w:val="single" w:sz="4" w:space="0" w:color="auto"/>
            </w:tcBorders>
            <w:shd w:val="clear" w:color="auto" w:fill="auto"/>
            <w:vAlign w:val="center"/>
            <w:hideMark/>
          </w:tcPr>
          <w:p w14:paraId="3DAC2D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114B5BA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1307A5E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7755EE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561" w:type="pct"/>
            <w:tcBorders>
              <w:top w:val="nil"/>
              <w:left w:val="nil"/>
              <w:bottom w:val="single" w:sz="4" w:space="0" w:color="auto"/>
              <w:right w:val="single" w:sz="4" w:space="0" w:color="auto"/>
            </w:tcBorders>
            <w:shd w:val="clear" w:color="auto" w:fill="auto"/>
            <w:vAlign w:val="center"/>
            <w:hideMark/>
          </w:tcPr>
          <w:p w14:paraId="5CC6635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41DCD20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4F72017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286D263A"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5F23F44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609" w:type="pct"/>
            <w:tcBorders>
              <w:top w:val="nil"/>
              <w:left w:val="nil"/>
              <w:bottom w:val="single" w:sz="4" w:space="0" w:color="auto"/>
              <w:right w:val="single" w:sz="4" w:space="0" w:color="auto"/>
            </w:tcBorders>
            <w:shd w:val="clear" w:color="auto" w:fill="auto"/>
            <w:vAlign w:val="center"/>
            <w:hideMark/>
          </w:tcPr>
          <w:p w14:paraId="015E9E9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5F697B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09" w:type="pct"/>
            <w:tcBorders>
              <w:top w:val="nil"/>
              <w:left w:val="nil"/>
              <w:bottom w:val="single" w:sz="4" w:space="0" w:color="auto"/>
              <w:right w:val="single" w:sz="4" w:space="0" w:color="auto"/>
            </w:tcBorders>
            <w:shd w:val="clear" w:color="auto" w:fill="auto"/>
            <w:vAlign w:val="center"/>
            <w:hideMark/>
          </w:tcPr>
          <w:p w14:paraId="00271C4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77758CA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561" w:type="pct"/>
            <w:tcBorders>
              <w:top w:val="nil"/>
              <w:left w:val="nil"/>
              <w:bottom w:val="single" w:sz="4" w:space="0" w:color="auto"/>
              <w:right w:val="single" w:sz="4" w:space="0" w:color="auto"/>
            </w:tcBorders>
            <w:shd w:val="clear" w:color="auto" w:fill="auto"/>
            <w:vAlign w:val="center"/>
            <w:hideMark/>
          </w:tcPr>
          <w:p w14:paraId="73A0C5B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79CE814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0241913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121D796"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7E6055D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if Empty</w:t>
            </w:r>
          </w:p>
        </w:tc>
        <w:tc>
          <w:tcPr>
            <w:tcW w:w="609" w:type="pct"/>
            <w:tcBorders>
              <w:top w:val="nil"/>
              <w:left w:val="nil"/>
              <w:bottom w:val="single" w:sz="4" w:space="0" w:color="auto"/>
              <w:right w:val="single" w:sz="4" w:space="0" w:color="auto"/>
            </w:tcBorders>
            <w:shd w:val="clear" w:color="auto" w:fill="auto"/>
            <w:vAlign w:val="center"/>
            <w:hideMark/>
          </w:tcPr>
          <w:p w14:paraId="50C9F09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09" w:type="pct"/>
            <w:tcBorders>
              <w:top w:val="nil"/>
              <w:left w:val="nil"/>
              <w:bottom w:val="single" w:sz="4" w:space="0" w:color="auto"/>
              <w:right w:val="single" w:sz="4" w:space="0" w:color="auto"/>
            </w:tcBorders>
            <w:shd w:val="clear" w:color="auto" w:fill="auto"/>
            <w:vAlign w:val="center"/>
            <w:hideMark/>
          </w:tcPr>
          <w:p w14:paraId="6E20E3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09" w:type="pct"/>
            <w:tcBorders>
              <w:top w:val="nil"/>
              <w:left w:val="nil"/>
              <w:bottom w:val="single" w:sz="4" w:space="0" w:color="auto"/>
              <w:right w:val="single" w:sz="4" w:space="0" w:color="auto"/>
            </w:tcBorders>
            <w:shd w:val="clear" w:color="auto" w:fill="auto"/>
            <w:vAlign w:val="center"/>
            <w:hideMark/>
          </w:tcPr>
          <w:p w14:paraId="7EC824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09" w:type="pct"/>
            <w:tcBorders>
              <w:top w:val="nil"/>
              <w:left w:val="nil"/>
              <w:bottom w:val="single" w:sz="4" w:space="0" w:color="auto"/>
              <w:right w:val="single" w:sz="4" w:space="0" w:color="auto"/>
            </w:tcBorders>
            <w:shd w:val="clear" w:color="auto" w:fill="auto"/>
            <w:vAlign w:val="center"/>
            <w:hideMark/>
          </w:tcPr>
          <w:p w14:paraId="5F24543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561" w:type="pct"/>
            <w:tcBorders>
              <w:top w:val="nil"/>
              <w:left w:val="nil"/>
              <w:bottom w:val="single" w:sz="4" w:space="0" w:color="auto"/>
              <w:right w:val="single" w:sz="4" w:space="0" w:color="auto"/>
            </w:tcBorders>
            <w:shd w:val="clear" w:color="auto" w:fill="auto"/>
            <w:vAlign w:val="center"/>
            <w:hideMark/>
          </w:tcPr>
          <w:p w14:paraId="0FBEAFA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57" w:type="pct"/>
            <w:tcBorders>
              <w:top w:val="nil"/>
              <w:left w:val="nil"/>
              <w:bottom w:val="single" w:sz="4" w:space="0" w:color="auto"/>
              <w:right w:val="single" w:sz="4" w:space="0" w:color="auto"/>
            </w:tcBorders>
            <w:shd w:val="clear" w:color="auto" w:fill="auto"/>
            <w:vAlign w:val="center"/>
            <w:hideMark/>
          </w:tcPr>
          <w:p w14:paraId="2165309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09" w:type="pct"/>
            <w:tcBorders>
              <w:top w:val="nil"/>
              <w:left w:val="nil"/>
              <w:bottom w:val="single" w:sz="4" w:space="0" w:color="auto"/>
              <w:right w:val="single" w:sz="4" w:space="0" w:color="auto"/>
            </w:tcBorders>
            <w:shd w:val="clear" w:color="auto" w:fill="auto"/>
            <w:vAlign w:val="center"/>
            <w:hideMark/>
          </w:tcPr>
          <w:p w14:paraId="420627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6889BEF6"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0A58481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609" w:type="pct"/>
            <w:tcBorders>
              <w:top w:val="nil"/>
              <w:left w:val="nil"/>
              <w:bottom w:val="single" w:sz="4" w:space="0" w:color="auto"/>
              <w:right w:val="single" w:sz="4" w:space="0" w:color="auto"/>
            </w:tcBorders>
            <w:shd w:val="clear" w:color="auto" w:fill="auto"/>
            <w:vAlign w:val="center"/>
            <w:hideMark/>
          </w:tcPr>
          <w:p w14:paraId="77D1A55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40C0046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175E24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42765EC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561" w:type="pct"/>
            <w:tcBorders>
              <w:top w:val="nil"/>
              <w:left w:val="nil"/>
              <w:bottom w:val="single" w:sz="4" w:space="0" w:color="auto"/>
              <w:right w:val="single" w:sz="4" w:space="0" w:color="auto"/>
            </w:tcBorders>
            <w:shd w:val="clear" w:color="auto" w:fill="auto"/>
            <w:vAlign w:val="center"/>
            <w:hideMark/>
          </w:tcPr>
          <w:p w14:paraId="521E35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6BFE420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1438F7D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47BDFE7E"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076FCFD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609" w:type="pct"/>
            <w:tcBorders>
              <w:top w:val="nil"/>
              <w:left w:val="nil"/>
              <w:bottom w:val="single" w:sz="4" w:space="0" w:color="auto"/>
              <w:right w:val="single" w:sz="4" w:space="0" w:color="auto"/>
            </w:tcBorders>
            <w:shd w:val="clear" w:color="auto" w:fill="auto"/>
            <w:vAlign w:val="center"/>
            <w:hideMark/>
          </w:tcPr>
          <w:p w14:paraId="67862BB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1483B4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6B16581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533F94D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561" w:type="pct"/>
            <w:tcBorders>
              <w:top w:val="nil"/>
              <w:left w:val="nil"/>
              <w:bottom w:val="single" w:sz="4" w:space="0" w:color="auto"/>
              <w:right w:val="single" w:sz="4" w:space="0" w:color="auto"/>
            </w:tcBorders>
            <w:shd w:val="clear" w:color="auto" w:fill="auto"/>
            <w:vAlign w:val="center"/>
            <w:hideMark/>
          </w:tcPr>
          <w:p w14:paraId="493E1EC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6F2F78E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0B3D3F9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2BE4D8D3"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5ED8F1C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609" w:type="pct"/>
            <w:tcBorders>
              <w:top w:val="nil"/>
              <w:left w:val="nil"/>
              <w:bottom w:val="single" w:sz="4" w:space="0" w:color="auto"/>
              <w:right w:val="single" w:sz="4" w:space="0" w:color="auto"/>
            </w:tcBorders>
            <w:shd w:val="clear" w:color="auto" w:fill="auto"/>
            <w:vAlign w:val="center"/>
            <w:hideMark/>
          </w:tcPr>
          <w:p w14:paraId="43C130F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6581733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322DD0E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2B3480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561" w:type="pct"/>
            <w:tcBorders>
              <w:top w:val="nil"/>
              <w:left w:val="nil"/>
              <w:bottom w:val="single" w:sz="4" w:space="0" w:color="auto"/>
              <w:right w:val="single" w:sz="4" w:space="0" w:color="auto"/>
            </w:tcBorders>
            <w:shd w:val="clear" w:color="auto" w:fill="auto"/>
            <w:vAlign w:val="center"/>
            <w:hideMark/>
          </w:tcPr>
          <w:p w14:paraId="52DE9A1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40CA5FF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ED13B8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4D0D20E9" w14:textId="1AA133DA" w:rsidR="00E26DC1" w:rsidRDefault="00E26DC1" w:rsidP="00E26DC1">
      <w:pPr>
        <w:jc w:val="both"/>
        <w:rPr>
          <w:rFonts w:eastAsia="Times New Roman" w:cs="Times New Roman"/>
          <w:sz w:val="22"/>
          <w:szCs w:val="20"/>
          <w:lang w:val="en-US"/>
        </w:rPr>
      </w:pPr>
    </w:p>
    <w:p w14:paraId="354EE4FF" w14:textId="77777777" w:rsidR="00B828D1" w:rsidRDefault="00B828D1" w:rsidP="00E26DC1">
      <w:pPr>
        <w:jc w:val="both"/>
        <w:rPr>
          <w:rFonts w:eastAsia="Times New Roman" w:cs="Times New Roman"/>
          <w:sz w:val="22"/>
          <w:szCs w:val="20"/>
          <w:lang w:val="en-US"/>
        </w:rPr>
      </w:pPr>
    </w:p>
    <w:p w14:paraId="3CE031C0" w14:textId="77777777" w:rsidR="00CC1D39" w:rsidRDefault="00CC1D39">
      <w:pPr>
        <w:rPr>
          <w:rFonts w:eastAsia="Times New Roman" w:cs="Times New Roman"/>
          <w:b/>
          <w:bCs/>
          <w:sz w:val="22"/>
          <w:szCs w:val="20"/>
          <w:lang w:val="en-US"/>
        </w:rPr>
      </w:pPr>
      <w:r>
        <w:rPr>
          <w:rFonts w:eastAsia="Times New Roman" w:cs="Times New Roman"/>
          <w:b/>
          <w:bCs/>
          <w:sz w:val="22"/>
          <w:szCs w:val="20"/>
          <w:lang w:val="en-US"/>
        </w:rPr>
        <w:br w:type="page"/>
      </w:r>
    </w:p>
    <w:p w14:paraId="0C7BEDDD" w14:textId="6CB5B7E3" w:rsidR="00A7402E" w:rsidRDefault="001F55CB" w:rsidP="00E26DC1">
      <w:pPr>
        <w:jc w:val="both"/>
        <w:rPr>
          <w:rFonts w:eastAsia="Times New Roman" w:cs="Times New Roman"/>
          <w:b/>
          <w:bCs/>
          <w:sz w:val="22"/>
          <w:szCs w:val="20"/>
          <w:lang w:val="en-US"/>
        </w:rPr>
      </w:pPr>
      <w:r>
        <w:rPr>
          <w:rFonts w:eastAsia="Times New Roman" w:cs="Times New Roman"/>
          <w:b/>
          <w:bCs/>
          <w:sz w:val="22"/>
          <w:szCs w:val="20"/>
          <w:lang w:val="en-US"/>
        </w:rPr>
        <w:lastRenderedPageBreak/>
        <w:t>IGX Numeric Range</w:t>
      </w:r>
    </w:p>
    <w:p w14:paraId="125C722F" w14:textId="77777777" w:rsidR="001F55CB" w:rsidRDefault="001F55CB" w:rsidP="00E26DC1">
      <w:pPr>
        <w:jc w:val="both"/>
        <w:rPr>
          <w:rFonts w:eastAsia="Times New Roman" w:cs="Times New Roman"/>
          <w:b/>
          <w:bCs/>
          <w:sz w:val="22"/>
          <w:szCs w:val="20"/>
          <w:lang w:val="en-US"/>
        </w:rPr>
      </w:pPr>
    </w:p>
    <w:p w14:paraId="6A103F6A" w14:textId="74518118" w:rsidR="00E26DC1" w:rsidRPr="00EA73FF" w:rsidRDefault="00E26DC1" w:rsidP="00E26DC1">
      <w:pPr>
        <w:jc w:val="both"/>
        <w:rPr>
          <w:rFonts w:eastAsia="Times New Roman" w:cs="Times New Roman"/>
          <w:szCs w:val="20"/>
          <w:lang w:val="en-US"/>
        </w:rPr>
      </w:pPr>
      <w:r w:rsidRPr="00EA73FF">
        <w:rPr>
          <w:rFonts w:eastAsia="Times New Roman" w:cs="Times New Roman"/>
          <w:szCs w:val="20"/>
          <w:lang w:val="en-US"/>
        </w:rPr>
        <w:t>Checks if attribute value lies within the specified numeric range.</w:t>
      </w:r>
    </w:p>
    <w:p w14:paraId="75D258D9" w14:textId="77777777" w:rsidR="001F55CB" w:rsidRPr="00EA73FF" w:rsidRDefault="001F55CB" w:rsidP="00E26DC1">
      <w:pPr>
        <w:jc w:val="both"/>
        <w:rPr>
          <w:rFonts w:eastAsia="Times New Roman" w:cs="Times New Roman"/>
          <w:szCs w:val="20"/>
          <w:lang w:val="en-US"/>
        </w:rPr>
      </w:pPr>
    </w:p>
    <w:p w14:paraId="7C8CDCA6" w14:textId="5DAF9FD1" w:rsidR="003C02F8" w:rsidRPr="00EA73FF" w:rsidRDefault="003C02F8" w:rsidP="003C02F8">
      <w:pPr>
        <w:jc w:val="both"/>
        <w:rPr>
          <w:rFonts w:eastAsia="Times New Roman" w:cs="Times New Roman"/>
          <w:szCs w:val="20"/>
          <w:lang w:val="en-US"/>
        </w:rPr>
      </w:pPr>
      <w:r w:rsidRPr="00EA73FF">
        <w:rPr>
          <w:rFonts w:eastAsia="Times New Roman" w:cs="Times New Roman"/>
          <w:szCs w:val="20"/>
          <w:lang w:val="en-US"/>
        </w:rPr>
        <w:t xml:space="preserve">The below listed fields needs to be configured in </w:t>
      </w:r>
      <w:r w:rsidR="00F7019F" w:rsidRPr="00EA73FF">
        <w:rPr>
          <w:rFonts w:eastAsia="Times New Roman" w:cs="Times New Roman"/>
          <w:szCs w:val="20"/>
          <w:lang w:val="en-US"/>
        </w:rPr>
        <w:t xml:space="preserve">Data Governance </w:t>
      </w:r>
      <w:r w:rsidR="00B828D1" w:rsidRPr="00EA73FF">
        <w:rPr>
          <w:rFonts w:eastAsia="Times New Roman" w:cs="Times New Roman"/>
          <w:szCs w:val="20"/>
          <w:lang w:val="en-US"/>
        </w:rPr>
        <w:t>(refer below 2 tables)</w:t>
      </w:r>
      <w:r w:rsidR="001F55CB" w:rsidRPr="00EA73FF">
        <w:rPr>
          <w:rFonts w:eastAsia="Times New Roman" w:cs="Times New Roman"/>
          <w:szCs w:val="20"/>
          <w:lang w:val="en-US"/>
        </w:rPr>
        <w:t>:</w:t>
      </w:r>
    </w:p>
    <w:p w14:paraId="3D478A2E" w14:textId="62682019" w:rsidR="003C02F8" w:rsidRDefault="003C02F8" w:rsidP="00A7402E">
      <w:pPr>
        <w:jc w:val="both"/>
        <w:rPr>
          <w:rFonts w:eastAsia="Times New Roman" w:cs="Times New Roman"/>
          <w:sz w:val="22"/>
          <w:szCs w:val="20"/>
          <w:lang w:val="en-US"/>
        </w:rPr>
      </w:pPr>
    </w:p>
    <w:tbl>
      <w:tblPr>
        <w:tblW w:w="9293" w:type="dxa"/>
        <w:tblInd w:w="113" w:type="dxa"/>
        <w:tblLayout w:type="fixed"/>
        <w:tblLook w:val="04A0" w:firstRow="1" w:lastRow="0" w:firstColumn="1" w:lastColumn="0" w:noHBand="0" w:noVBand="1"/>
      </w:tblPr>
      <w:tblGrid>
        <w:gridCol w:w="1566"/>
        <w:gridCol w:w="1287"/>
        <w:gridCol w:w="1288"/>
        <w:gridCol w:w="1288"/>
        <w:gridCol w:w="1288"/>
        <w:gridCol w:w="1288"/>
        <w:gridCol w:w="1288"/>
      </w:tblGrid>
      <w:tr w:rsidR="00B828D1" w:rsidRPr="00B828D1" w14:paraId="137F1F1E" w14:textId="77777777" w:rsidTr="00B828D1">
        <w:trPr>
          <w:trHeight w:val="20"/>
        </w:trPr>
        <w:tc>
          <w:tcPr>
            <w:tcW w:w="156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11A6CF6" w14:textId="44E39664"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1287" w:type="dxa"/>
            <w:tcBorders>
              <w:top w:val="single" w:sz="4" w:space="0" w:color="auto"/>
              <w:left w:val="nil"/>
              <w:bottom w:val="single" w:sz="4" w:space="0" w:color="auto"/>
              <w:right w:val="single" w:sz="4" w:space="0" w:color="auto"/>
            </w:tcBorders>
            <w:shd w:val="clear" w:color="000000" w:fill="BFBFBF"/>
            <w:noWrap/>
            <w:vAlign w:val="center"/>
            <w:hideMark/>
          </w:tcPr>
          <w:p w14:paraId="7DD3045D"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Field-1</w:t>
            </w:r>
          </w:p>
        </w:tc>
        <w:tc>
          <w:tcPr>
            <w:tcW w:w="1288" w:type="dxa"/>
            <w:tcBorders>
              <w:top w:val="single" w:sz="4" w:space="0" w:color="auto"/>
              <w:left w:val="nil"/>
              <w:bottom w:val="single" w:sz="4" w:space="0" w:color="auto"/>
              <w:right w:val="single" w:sz="4" w:space="0" w:color="auto"/>
            </w:tcBorders>
            <w:shd w:val="clear" w:color="000000" w:fill="BFBFBF"/>
            <w:noWrap/>
            <w:vAlign w:val="center"/>
            <w:hideMark/>
          </w:tcPr>
          <w:p w14:paraId="235B4C50"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Field-2</w:t>
            </w:r>
          </w:p>
        </w:tc>
        <w:tc>
          <w:tcPr>
            <w:tcW w:w="1288" w:type="dxa"/>
            <w:tcBorders>
              <w:top w:val="single" w:sz="4" w:space="0" w:color="auto"/>
              <w:left w:val="nil"/>
              <w:bottom w:val="single" w:sz="4" w:space="0" w:color="auto"/>
              <w:right w:val="single" w:sz="4" w:space="0" w:color="auto"/>
            </w:tcBorders>
            <w:shd w:val="clear" w:color="000000" w:fill="BFBFBF"/>
            <w:noWrap/>
            <w:vAlign w:val="center"/>
            <w:hideMark/>
          </w:tcPr>
          <w:p w14:paraId="008B5B87"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Field-3</w:t>
            </w:r>
          </w:p>
        </w:tc>
        <w:tc>
          <w:tcPr>
            <w:tcW w:w="1288" w:type="dxa"/>
            <w:tcBorders>
              <w:top w:val="single" w:sz="4" w:space="0" w:color="auto"/>
              <w:left w:val="nil"/>
              <w:bottom w:val="single" w:sz="4" w:space="0" w:color="auto"/>
              <w:right w:val="single" w:sz="4" w:space="0" w:color="auto"/>
            </w:tcBorders>
            <w:shd w:val="clear" w:color="000000" w:fill="BFBFBF"/>
            <w:noWrap/>
            <w:vAlign w:val="center"/>
            <w:hideMark/>
          </w:tcPr>
          <w:p w14:paraId="7D4301F0"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Field-4</w:t>
            </w:r>
          </w:p>
        </w:tc>
        <w:tc>
          <w:tcPr>
            <w:tcW w:w="1288" w:type="dxa"/>
            <w:tcBorders>
              <w:top w:val="single" w:sz="4" w:space="0" w:color="auto"/>
              <w:left w:val="nil"/>
              <w:bottom w:val="single" w:sz="4" w:space="0" w:color="auto"/>
              <w:right w:val="single" w:sz="4" w:space="0" w:color="auto"/>
            </w:tcBorders>
            <w:shd w:val="clear" w:color="000000" w:fill="BFBFBF"/>
            <w:noWrap/>
            <w:vAlign w:val="center"/>
            <w:hideMark/>
          </w:tcPr>
          <w:p w14:paraId="0EAE415D"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Field-5</w:t>
            </w:r>
          </w:p>
        </w:tc>
        <w:tc>
          <w:tcPr>
            <w:tcW w:w="1288" w:type="dxa"/>
            <w:tcBorders>
              <w:top w:val="single" w:sz="4" w:space="0" w:color="auto"/>
              <w:left w:val="nil"/>
              <w:bottom w:val="single" w:sz="4" w:space="0" w:color="auto"/>
              <w:right w:val="single" w:sz="4" w:space="0" w:color="auto"/>
            </w:tcBorders>
            <w:shd w:val="clear" w:color="000000" w:fill="BFBFBF"/>
            <w:noWrap/>
            <w:vAlign w:val="center"/>
            <w:hideMark/>
          </w:tcPr>
          <w:p w14:paraId="4E0E3E76"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Field-6</w:t>
            </w:r>
          </w:p>
        </w:tc>
      </w:tr>
      <w:tr w:rsidR="00B828D1" w:rsidRPr="00B828D1" w14:paraId="3307BBDF"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0ED98B1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287" w:type="dxa"/>
            <w:tcBorders>
              <w:top w:val="nil"/>
              <w:left w:val="nil"/>
              <w:bottom w:val="single" w:sz="4" w:space="0" w:color="auto"/>
              <w:right w:val="single" w:sz="4" w:space="0" w:color="auto"/>
            </w:tcBorders>
            <w:shd w:val="clear" w:color="auto" w:fill="auto"/>
            <w:vAlign w:val="center"/>
            <w:hideMark/>
          </w:tcPr>
          <w:p w14:paraId="4ABA500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288" w:type="dxa"/>
            <w:tcBorders>
              <w:top w:val="nil"/>
              <w:left w:val="nil"/>
              <w:bottom w:val="single" w:sz="4" w:space="0" w:color="auto"/>
              <w:right w:val="single" w:sz="4" w:space="0" w:color="auto"/>
            </w:tcBorders>
            <w:shd w:val="clear" w:color="auto" w:fill="auto"/>
            <w:vAlign w:val="center"/>
            <w:hideMark/>
          </w:tcPr>
          <w:p w14:paraId="689D898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1288" w:type="dxa"/>
            <w:tcBorders>
              <w:top w:val="nil"/>
              <w:left w:val="nil"/>
              <w:bottom w:val="single" w:sz="4" w:space="0" w:color="auto"/>
              <w:right w:val="single" w:sz="4" w:space="0" w:color="auto"/>
            </w:tcBorders>
            <w:shd w:val="clear" w:color="auto" w:fill="auto"/>
            <w:vAlign w:val="center"/>
            <w:hideMark/>
          </w:tcPr>
          <w:p w14:paraId="7EB2614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Description</w:t>
            </w:r>
          </w:p>
        </w:tc>
        <w:tc>
          <w:tcPr>
            <w:tcW w:w="1288" w:type="dxa"/>
            <w:tcBorders>
              <w:top w:val="nil"/>
              <w:left w:val="nil"/>
              <w:bottom w:val="single" w:sz="4" w:space="0" w:color="auto"/>
              <w:right w:val="single" w:sz="4" w:space="0" w:color="auto"/>
            </w:tcBorders>
            <w:shd w:val="clear" w:color="auto" w:fill="auto"/>
            <w:vAlign w:val="center"/>
            <w:hideMark/>
          </w:tcPr>
          <w:p w14:paraId="1C4ABB1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1288" w:type="dxa"/>
            <w:tcBorders>
              <w:top w:val="nil"/>
              <w:left w:val="nil"/>
              <w:bottom w:val="single" w:sz="4" w:space="0" w:color="auto"/>
              <w:right w:val="single" w:sz="4" w:space="0" w:color="auto"/>
            </w:tcBorders>
            <w:shd w:val="clear" w:color="auto" w:fill="auto"/>
            <w:vAlign w:val="center"/>
            <w:hideMark/>
          </w:tcPr>
          <w:p w14:paraId="79F7E9D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c>
          <w:tcPr>
            <w:tcW w:w="1288" w:type="dxa"/>
            <w:tcBorders>
              <w:top w:val="nil"/>
              <w:left w:val="nil"/>
              <w:bottom w:val="single" w:sz="4" w:space="0" w:color="auto"/>
              <w:right w:val="single" w:sz="4" w:space="0" w:color="auto"/>
            </w:tcBorders>
            <w:shd w:val="clear" w:color="auto" w:fill="auto"/>
            <w:vAlign w:val="center"/>
            <w:hideMark/>
          </w:tcPr>
          <w:p w14:paraId="36D20B4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Treat Blank or Null As</w:t>
            </w:r>
          </w:p>
        </w:tc>
      </w:tr>
      <w:tr w:rsidR="00B828D1" w:rsidRPr="00B828D1" w14:paraId="1B8073AD"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4ABF375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1287" w:type="dxa"/>
            <w:tcBorders>
              <w:top w:val="nil"/>
              <w:left w:val="nil"/>
              <w:bottom w:val="single" w:sz="4" w:space="0" w:color="auto"/>
              <w:right w:val="single" w:sz="4" w:space="0" w:color="auto"/>
            </w:tcBorders>
            <w:shd w:val="clear" w:color="auto" w:fill="auto"/>
            <w:vAlign w:val="center"/>
            <w:hideMark/>
          </w:tcPr>
          <w:p w14:paraId="24BC1DC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288" w:type="dxa"/>
            <w:tcBorders>
              <w:top w:val="nil"/>
              <w:left w:val="nil"/>
              <w:bottom w:val="single" w:sz="4" w:space="0" w:color="auto"/>
              <w:right w:val="single" w:sz="4" w:space="0" w:color="auto"/>
            </w:tcBorders>
            <w:shd w:val="clear" w:color="auto" w:fill="auto"/>
            <w:vAlign w:val="center"/>
            <w:hideMark/>
          </w:tcPr>
          <w:p w14:paraId="5FCFA5E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1288" w:type="dxa"/>
            <w:tcBorders>
              <w:top w:val="nil"/>
              <w:left w:val="nil"/>
              <w:bottom w:val="single" w:sz="4" w:space="0" w:color="auto"/>
              <w:right w:val="single" w:sz="4" w:space="0" w:color="auto"/>
            </w:tcBorders>
            <w:shd w:val="clear" w:color="auto" w:fill="auto"/>
            <w:vAlign w:val="center"/>
            <w:hideMark/>
          </w:tcPr>
          <w:p w14:paraId="3C1C4863"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t>RuleDesciption</w:t>
            </w:r>
            <w:proofErr w:type="spellEnd"/>
          </w:p>
        </w:tc>
        <w:tc>
          <w:tcPr>
            <w:tcW w:w="1288" w:type="dxa"/>
            <w:tcBorders>
              <w:top w:val="nil"/>
              <w:left w:val="nil"/>
              <w:bottom w:val="single" w:sz="4" w:space="0" w:color="auto"/>
              <w:right w:val="single" w:sz="4" w:space="0" w:color="auto"/>
            </w:tcBorders>
            <w:shd w:val="clear" w:color="auto" w:fill="auto"/>
            <w:vAlign w:val="center"/>
            <w:hideMark/>
          </w:tcPr>
          <w:p w14:paraId="2411E40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1288" w:type="dxa"/>
            <w:tcBorders>
              <w:top w:val="nil"/>
              <w:left w:val="nil"/>
              <w:bottom w:val="single" w:sz="4" w:space="0" w:color="auto"/>
              <w:right w:val="single" w:sz="4" w:space="0" w:color="auto"/>
            </w:tcBorders>
            <w:shd w:val="clear" w:color="auto" w:fill="auto"/>
            <w:vAlign w:val="center"/>
            <w:hideMark/>
          </w:tcPr>
          <w:p w14:paraId="5D65566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c>
          <w:tcPr>
            <w:tcW w:w="1288" w:type="dxa"/>
            <w:tcBorders>
              <w:top w:val="nil"/>
              <w:left w:val="nil"/>
              <w:bottom w:val="single" w:sz="4" w:space="0" w:color="auto"/>
              <w:right w:val="single" w:sz="4" w:space="0" w:color="auto"/>
            </w:tcBorders>
            <w:shd w:val="clear" w:color="auto" w:fill="auto"/>
            <w:vAlign w:val="center"/>
            <w:hideMark/>
          </w:tcPr>
          <w:p w14:paraId="13B17FCC"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t>TreatBlankorNullAs</w:t>
            </w:r>
            <w:proofErr w:type="spellEnd"/>
          </w:p>
        </w:tc>
      </w:tr>
      <w:tr w:rsidR="00B828D1" w:rsidRPr="00B828D1" w14:paraId="2F9F30F4"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29E2810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Input Type</w:t>
            </w:r>
          </w:p>
        </w:tc>
        <w:tc>
          <w:tcPr>
            <w:tcW w:w="1287" w:type="dxa"/>
            <w:tcBorders>
              <w:top w:val="nil"/>
              <w:left w:val="nil"/>
              <w:bottom w:val="single" w:sz="4" w:space="0" w:color="auto"/>
              <w:right w:val="single" w:sz="4" w:space="0" w:color="auto"/>
            </w:tcBorders>
            <w:shd w:val="clear" w:color="auto" w:fill="auto"/>
            <w:vAlign w:val="center"/>
            <w:hideMark/>
          </w:tcPr>
          <w:p w14:paraId="717CA07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1288" w:type="dxa"/>
            <w:tcBorders>
              <w:top w:val="nil"/>
              <w:left w:val="nil"/>
              <w:bottom w:val="single" w:sz="4" w:space="0" w:color="auto"/>
              <w:right w:val="single" w:sz="4" w:space="0" w:color="auto"/>
            </w:tcBorders>
            <w:shd w:val="clear" w:color="auto" w:fill="auto"/>
            <w:vAlign w:val="center"/>
            <w:hideMark/>
          </w:tcPr>
          <w:p w14:paraId="5524D48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288" w:type="dxa"/>
            <w:tcBorders>
              <w:top w:val="nil"/>
              <w:left w:val="nil"/>
              <w:bottom w:val="single" w:sz="4" w:space="0" w:color="auto"/>
              <w:right w:val="single" w:sz="4" w:space="0" w:color="auto"/>
            </w:tcBorders>
            <w:shd w:val="clear" w:color="auto" w:fill="auto"/>
            <w:vAlign w:val="center"/>
            <w:hideMark/>
          </w:tcPr>
          <w:p w14:paraId="00FA8DC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1288" w:type="dxa"/>
            <w:tcBorders>
              <w:top w:val="nil"/>
              <w:left w:val="nil"/>
              <w:bottom w:val="single" w:sz="4" w:space="0" w:color="auto"/>
              <w:right w:val="single" w:sz="4" w:space="0" w:color="auto"/>
            </w:tcBorders>
            <w:shd w:val="clear" w:color="auto" w:fill="auto"/>
            <w:vAlign w:val="center"/>
            <w:hideMark/>
          </w:tcPr>
          <w:p w14:paraId="271D9E0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288" w:type="dxa"/>
            <w:tcBorders>
              <w:top w:val="nil"/>
              <w:left w:val="nil"/>
              <w:bottom w:val="single" w:sz="4" w:space="0" w:color="auto"/>
              <w:right w:val="single" w:sz="4" w:space="0" w:color="auto"/>
            </w:tcBorders>
            <w:shd w:val="clear" w:color="auto" w:fill="auto"/>
            <w:vAlign w:val="center"/>
            <w:hideMark/>
          </w:tcPr>
          <w:p w14:paraId="364435C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Html/</w:t>
            </w:r>
            <w:proofErr w:type="spellStart"/>
            <w:r w:rsidRPr="00B828D1">
              <w:rPr>
                <w:rFonts w:ascii="Calibri" w:eastAsia="Times New Roman" w:hAnsi="Calibri" w:cs="Calibri"/>
                <w:color w:val="000000"/>
                <w:sz w:val="20"/>
                <w:szCs w:val="20"/>
                <w:lang w:val="en-US"/>
              </w:rPr>
              <w:t>Richtext</w:t>
            </w:r>
            <w:proofErr w:type="spellEnd"/>
          </w:p>
        </w:tc>
        <w:tc>
          <w:tcPr>
            <w:tcW w:w="1288" w:type="dxa"/>
            <w:tcBorders>
              <w:top w:val="nil"/>
              <w:left w:val="nil"/>
              <w:bottom w:val="single" w:sz="4" w:space="0" w:color="auto"/>
              <w:right w:val="single" w:sz="4" w:space="0" w:color="auto"/>
            </w:tcBorders>
            <w:shd w:val="clear" w:color="auto" w:fill="auto"/>
            <w:vAlign w:val="center"/>
            <w:hideMark/>
          </w:tcPr>
          <w:p w14:paraId="71CF0FD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r>
      <w:tr w:rsidR="00B828D1" w:rsidRPr="00B828D1" w14:paraId="5549F0EF"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0925BAB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1287" w:type="dxa"/>
            <w:tcBorders>
              <w:top w:val="nil"/>
              <w:left w:val="nil"/>
              <w:bottom w:val="single" w:sz="4" w:space="0" w:color="auto"/>
              <w:right w:val="single" w:sz="4" w:space="0" w:color="auto"/>
            </w:tcBorders>
            <w:shd w:val="clear" w:color="auto" w:fill="auto"/>
            <w:vAlign w:val="center"/>
            <w:hideMark/>
          </w:tcPr>
          <w:p w14:paraId="0778A93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3AFF84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796C20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D9E75A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314BC9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D94ECB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6F295A2"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10ACF38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1287" w:type="dxa"/>
            <w:tcBorders>
              <w:top w:val="nil"/>
              <w:left w:val="nil"/>
              <w:bottom w:val="single" w:sz="4" w:space="0" w:color="auto"/>
              <w:right w:val="single" w:sz="4" w:space="0" w:color="auto"/>
            </w:tcBorders>
            <w:shd w:val="clear" w:color="auto" w:fill="auto"/>
            <w:vAlign w:val="center"/>
            <w:hideMark/>
          </w:tcPr>
          <w:p w14:paraId="5607D27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0523120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2D78543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C4487F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C22015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F99B64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5AA42C3"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536371F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Maximum Value</w:t>
            </w:r>
          </w:p>
        </w:tc>
        <w:tc>
          <w:tcPr>
            <w:tcW w:w="1287" w:type="dxa"/>
            <w:tcBorders>
              <w:top w:val="nil"/>
              <w:left w:val="nil"/>
              <w:bottom w:val="single" w:sz="4" w:space="0" w:color="auto"/>
              <w:right w:val="single" w:sz="4" w:space="0" w:color="auto"/>
            </w:tcBorders>
            <w:shd w:val="clear" w:color="auto" w:fill="auto"/>
            <w:vAlign w:val="center"/>
            <w:hideMark/>
          </w:tcPr>
          <w:p w14:paraId="291721C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7770F4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2D92F88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A5541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33AFC8D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9B952C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5568339"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7FD006F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Type of List</w:t>
            </w:r>
          </w:p>
        </w:tc>
        <w:tc>
          <w:tcPr>
            <w:tcW w:w="1287" w:type="dxa"/>
            <w:tcBorders>
              <w:top w:val="nil"/>
              <w:left w:val="nil"/>
              <w:bottom w:val="single" w:sz="4" w:space="0" w:color="auto"/>
              <w:right w:val="single" w:sz="4" w:space="0" w:color="auto"/>
            </w:tcBorders>
            <w:shd w:val="clear" w:color="auto" w:fill="auto"/>
            <w:vAlign w:val="center"/>
            <w:hideMark/>
          </w:tcPr>
          <w:p w14:paraId="6AA8CAB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87587F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Dimension</w:t>
            </w:r>
          </w:p>
        </w:tc>
        <w:tc>
          <w:tcPr>
            <w:tcW w:w="1288" w:type="dxa"/>
            <w:tcBorders>
              <w:top w:val="nil"/>
              <w:left w:val="nil"/>
              <w:bottom w:val="single" w:sz="4" w:space="0" w:color="auto"/>
              <w:right w:val="single" w:sz="4" w:space="0" w:color="auto"/>
            </w:tcBorders>
            <w:shd w:val="clear" w:color="auto" w:fill="auto"/>
            <w:vAlign w:val="center"/>
            <w:hideMark/>
          </w:tcPr>
          <w:p w14:paraId="7FED5B5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4FD58E7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Status</w:t>
            </w:r>
          </w:p>
        </w:tc>
        <w:tc>
          <w:tcPr>
            <w:tcW w:w="1288" w:type="dxa"/>
            <w:tcBorders>
              <w:top w:val="nil"/>
              <w:left w:val="nil"/>
              <w:bottom w:val="single" w:sz="4" w:space="0" w:color="auto"/>
              <w:right w:val="single" w:sz="4" w:space="0" w:color="auto"/>
            </w:tcBorders>
            <w:shd w:val="clear" w:color="auto" w:fill="auto"/>
            <w:vAlign w:val="center"/>
            <w:hideMark/>
          </w:tcPr>
          <w:p w14:paraId="4EC83D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2F3281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Pass Skip List</w:t>
            </w:r>
          </w:p>
        </w:tc>
      </w:tr>
      <w:tr w:rsidR="00B828D1" w:rsidRPr="00B828D1" w14:paraId="10930CE2"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12F525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1287" w:type="dxa"/>
            <w:tcBorders>
              <w:top w:val="nil"/>
              <w:left w:val="nil"/>
              <w:bottom w:val="single" w:sz="4" w:space="0" w:color="auto"/>
              <w:right w:val="single" w:sz="4" w:space="0" w:color="auto"/>
            </w:tcBorders>
            <w:shd w:val="clear" w:color="auto" w:fill="auto"/>
            <w:vAlign w:val="center"/>
            <w:hideMark/>
          </w:tcPr>
          <w:p w14:paraId="61B832A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27C93F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1288" w:type="dxa"/>
            <w:tcBorders>
              <w:top w:val="nil"/>
              <w:left w:val="nil"/>
              <w:bottom w:val="single" w:sz="4" w:space="0" w:color="auto"/>
              <w:right w:val="single" w:sz="4" w:space="0" w:color="auto"/>
            </w:tcBorders>
            <w:shd w:val="clear" w:color="auto" w:fill="auto"/>
            <w:vAlign w:val="center"/>
            <w:hideMark/>
          </w:tcPr>
          <w:p w14:paraId="3046A19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20B1CC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1288" w:type="dxa"/>
            <w:tcBorders>
              <w:top w:val="nil"/>
              <w:left w:val="nil"/>
              <w:bottom w:val="single" w:sz="4" w:space="0" w:color="auto"/>
              <w:right w:val="single" w:sz="4" w:space="0" w:color="auto"/>
            </w:tcBorders>
            <w:shd w:val="clear" w:color="auto" w:fill="auto"/>
            <w:vAlign w:val="center"/>
            <w:hideMark/>
          </w:tcPr>
          <w:p w14:paraId="5FFAC41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32415CD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{Description}</w:t>
            </w:r>
          </w:p>
        </w:tc>
      </w:tr>
      <w:tr w:rsidR="00B828D1" w:rsidRPr="00B828D1" w14:paraId="489C9CB2"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7461E1B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1287" w:type="dxa"/>
            <w:tcBorders>
              <w:top w:val="nil"/>
              <w:left w:val="nil"/>
              <w:bottom w:val="single" w:sz="4" w:space="0" w:color="auto"/>
              <w:right w:val="single" w:sz="4" w:space="0" w:color="auto"/>
            </w:tcBorders>
            <w:shd w:val="clear" w:color="auto" w:fill="auto"/>
            <w:vAlign w:val="center"/>
            <w:hideMark/>
          </w:tcPr>
          <w:p w14:paraId="6A1DECD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1914FF5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5594FF7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5018E43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65F84BC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0180E34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5E329278"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3B343A7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Editable</w:t>
            </w:r>
          </w:p>
        </w:tc>
        <w:tc>
          <w:tcPr>
            <w:tcW w:w="1287" w:type="dxa"/>
            <w:tcBorders>
              <w:top w:val="nil"/>
              <w:left w:val="nil"/>
              <w:bottom w:val="single" w:sz="4" w:space="0" w:color="auto"/>
              <w:right w:val="single" w:sz="4" w:space="0" w:color="auto"/>
            </w:tcBorders>
            <w:shd w:val="clear" w:color="auto" w:fill="auto"/>
            <w:vAlign w:val="center"/>
            <w:hideMark/>
          </w:tcPr>
          <w:p w14:paraId="5DB30E4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393815C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37A87EE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56188D2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06EBDDF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21AF53E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75C31596"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5529DF5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 xml:space="preserve">Is </w:t>
            </w:r>
            <w:proofErr w:type="spellStart"/>
            <w:r w:rsidRPr="00B828D1">
              <w:rPr>
                <w:rFonts w:ascii="Calibri" w:eastAsia="Times New Roman" w:hAnsi="Calibri" w:cs="Calibri"/>
                <w:color w:val="000000"/>
                <w:sz w:val="20"/>
                <w:szCs w:val="20"/>
                <w:lang w:val="en-US"/>
              </w:rPr>
              <w:t>Listable</w:t>
            </w:r>
            <w:proofErr w:type="spellEnd"/>
          </w:p>
        </w:tc>
        <w:tc>
          <w:tcPr>
            <w:tcW w:w="1287" w:type="dxa"/>
            <w:tcBorders>
              <w:top w:val="nil"/>
              <w:left w:val="nil"/>
              <w:bottom w:val="single" w:sz="4" w:space="0" w:color="auto"/>
              <w:right w:val="single" w:sz="4" w:space="0" w:color="auto"/>
            </w:tcBorders>
            <w:shd w:val="clear" w:color="auto" w:fill="auto"/>
            <w:vAlign w:val="center"/>
            <w:hideMark/>
          </w:tcPr>
          <w:p w14:paraId="426A972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0E34842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0FBE009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072889F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39410FD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100A49E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2DFE4D01"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58200B6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1287" w:type="dxa"/>
            <w:tcBorders>
              <w:top w:val="nil"/>
              <w:left w:val="nil"/>
              <w:bottom w:val="single" w:sz="4" w:space="0" w:color="auto"/>
              <w:right w:val="single" w:sz="4" w:space="0" w:color="auto"/>
            </w:tcBorders>
            <w:shd w:val="clear" w:color="auto" w:fill="auto"/>
            <w:vAlign w:val="center"/>
            <w:hideMark/>
          </w:tcPr>
          <w:p w14:paraId="6063898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65A0B319" w14:textId="77530077" w:rsidR="00B828D1" w:rsidRPr="00B828D1" w:rsidRDefault="00B828D1" w:rsidP="00B828D1">
            <w:pPr>
              <w:rPr>
                <w:rFonts w:ascii="Calibri" w:eastAsia="Times New Roman" w:hAnsi="Calibri" w:cs="Calibri"/>
                <w:color w:val="000000"/>
                <w:sz w:val="20"/>
                <w:szCs w:val="20"/>
                <w:lang w:val="en-US"/>
              </w:rPr>
            </w:pPr>
            <w:del w:id="701" w:author="Shiv Mangal Rahi" w:date="2019-12-05T14:03:00Z">
              <w:r w:rsidRPr="00B828D1" w:rsidDel="00195826">
                <w:rPr>
                  <w:rFonts w:ascii="Calibri" w:eastAsia="Times New Roman" w:hAnsi="Calibri" w:cs="Calibri"/>
                  <w:color w:val="000000"/>
                  <w:sz w:val="20"/>
                  <w:szCs w:val="20"/>
                  <w:lang w:val="en-US"/>
                </w:rPr>
                <w:delText>FALSE</w:delText>
              </w:r>
            </w:del>
            <w:ins w:id="702" w:author="Shiv Mangal Rahi" w:date="2019-12-05T14:03:00Z">
              <w:r w:rsidR="00195826">
                <w:rPr>
                  <w:rFonts w:ascii="Calibri" w:eastAsia="Times New Roman" w:hAnsi="Calibri" w:cs="Calibri"/>
                  <w:color w:val="000000"/>
                  <w:sz w:val="20"/>
                  <w:szCs w:val="20"/>
                  <w:lang w:val="en-US"/>
                </w:rPr>
                <w:t>TRUE</w:t>
              </w:r>
            </w:ins>
          </w:p>
        </w:tc>
        <w:tc>
          <w:tcPr>
            <w:tcW w:w="1288" w:type="dxa"/>
            <w:tcBorders>
              <w:top w:val="nil"/>
              <w:left w:val="nil"/>
              <w:bottom w:val="single" w:sz="4" w:space="0" w:color="auto"/>
              <w:right w:val="single" w:sz="4" w:space="0" w:color="auto"/>
            </w:tcBorders>
            <w:shd w:val="clear" w:color="auto" w:fill="auto"/>
            <w:vAlign w:val="center"/>
            <w:hideMark/>
          </w:tcPr>
          <w:p w14:paraId="6103ADDB" w14:textId="7BD43B89" w:rsidR="00B828D1" w:rsidRPr="00B828D1" w:rsidRDefault="00B828D1" w:rsidP="00B828D1">
            <w:pPr>
              <w:rPr>
                <w:rFonts w:ascii="Calibri" w:eastAsia="Times New Roman" w:hAnsi="Calibri" w:cs="Calibri"/>
                <w:color w:val="000000"/>
                <w:sz w:val="20"/>
                <w:szCs w:val="20"/>
                <w:lang w:val="en-US"/>
              </w:rPr>
            </w:pPr>
            <w:del w:id="703" w:author="Shiv Mangal Rahi" w:date="2019-12-05T14:03:00Z">
              <w:r w:rsidRPr="00B828D1" w:rsidDel="00195826">
                <w:rPr>
                  <w:rFonts w:ascii="Calibri" w:eastAsia="Times New Roman" w:hAnsi="Calibri" w:cs="Calibri"/>
                  <w:color w:val="000000"/>
                  <w:sz w:val="20"/>
                  <w:szCs w:val="20"/>
                  <w:lang w:val="en-US"/>
                </w:rPr>
                <w:delText>FALSE</w:delText>
              </w:r>
            </w:del>
            <w:ins w:id="704" w:author="Shiv Mangal Rahi" w:date="2019-12-05T14:03:00Z">
              <w:r w:rsidR="00195826">
                <w:rPr>
                  <w:rFonts w:ascii="Calibri" w:eastAsia="Times New Roman" w:hAnsi="Calibri" w:cs="Calibri"/>
                  <w:color w:val="000000"/>
                  <w:sz w:val="20"/>
                  <w:szCs w:val="20"/>
                  <w:lang w:val="en-US"/>
                </w:rPr>
                <w:t>TRUE</w:t>
              </w:r>
            </w:ins>
          </w:p>
        </w:tc>
        <w:tc>
          <w:tcPr>
            <w:tcW w:w="1288" w:type="dxa"/>
            <w:tcBorders>
              <w:top w:val="nil"/>
              <w:left w:val="nil"/>
              <w:bottom w:val="single" w:sz="4" w:space="0" w:color="auto"/>
              <w:right w:val="single" w:sz="4" w:space="0" w:color="auto"/>
            </w:tcBorders>
            <w:shd w:val="clear" w:color="auto" w:fill="auto"/>
            <w:vAlign w:val="center"/>
            <w:hideMark/>
          </w:tcPr>
          <w:p w14:paraId="65319A5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3AFB48D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552600E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30B37A0E"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0FDCEF1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1287" w:type="dxa"/>
            <w:tcBorders>
              <w:top w:val="nil"/>
              <w:left w:val="nil"/>
              <w:bottom w:val="single" w:sz="4" w:space="0" w:color="auto"/>
              <w:right w:val="single" w:sz="4" w:space="0" w:color="auto"/>
            </w:tcBorders>
            <w:shd w:val="clear" w:color="auto" w:fill="auto"/>
            <w:vAlign w:val="center"/>
            <w:hideMark/>
          </w:tcPr>
          <w:p w14:paraId="29CD030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38F9C37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60CC6E3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1DAE1B5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3B5B91C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42F4497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36445DE6"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705E2F6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1287" w:type="dxa"/>
            <w:tcBorders>
              <w:top w:val="nil"/>
              <w:left w:val="nil"/>
              <w:bottom w:val="single" w:sz="4" w:space="0" w:color="auto"/>
              <w:right w:val="single" w:sz="4" w:space="0" w:color="auto"/>
            </w:tcBorders>
            <w:shd w:val="clear" w:color="auto" w:fill="auto"/>
            <w:vAlign w:val="center"/>
            <w:hideMark/>
          </w:tcPr>
          <w:p w14:paraId="684E0EE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159DED6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6A9B1E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171AE62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DFD1E7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286BE6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668A4CC"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77D315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1287" w:type="dxa"/>
            <w:tcBorders>
              <w:top w:val="nil"/>
              <w:left w:val="nil"/>
              <w:bottom w:val="single" w:sz="4" w:space="0" w:color="auto"/>
              <w:right w:val="single" w:sz="4" w:space="0" w:color="auto"/>
            </w:tcBorders>
            <w:shd w:val="clear" w:color="auto" w:fill="auto"/>
            <w:vAlign w:val="center"/>
            <w:hideMark/>
          </w:tcPr>
          <w:p w14:paraId="77F06EA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5DD15E5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441C5A6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0EC55A3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4421E0C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2B9A12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55C561C6"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7786E61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if Empty</w:t>
            </w:r>
          </w:p>
        </w:tc>
        <w:tc>
          <w:tcPr>
            <w:tcW w:w="1287" w:type="dxa"/>
            <w:tcBorders>
              <w:top w:val="nil"/>
              <w:left w:val="nil"/>
              <w:bottom w:val="single" w:sz="4" w:space="0" w:color="auto"/>
              <w:right w:val="single" w:sz="4" w:space="0" w:color="auto"/>
            </w:tcBorders>
            <w:shd w:val="clear" w:color="auto" w:fill="auto"/>
            <w:vAlign w:val="center"/>
            <w:hideMark/>
          </w:tcPr>
          <w:p w14:paraId="0D362B9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7232357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0B39DD4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45EA34A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44F3827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4CE0590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5D63A8CD"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1044D42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1287" w:type="dxa"/>
            <w:tcBorders>
              <w:top w:val="nil"/>
              <w:left w:val="nil"/>
              <w:bottom w:val="single" w:sz="4" w:space="0" w:color="auto"/>
              <w:right w:val="single" w:sz="4" w:space="0" w:color="auto"/>
            </w:tcBorders>
            <w:shd w:val="clear" w:color="auto" w:fill="auto"/>
            <w:vAlign w:val="center"/>
            <w:hideMark/>
          </w:tcPr>
          <w:p w14:paraId="3B8BB33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967E12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2136A07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47B7C22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F9F93A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57F1415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7E52DD8"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534F9B4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1287" w:type="dxa"/>
            <w:tcBorders>
              <w:top w:val="nil"/>
              <w:left w:val="nil"/>
              <w:bottom w:val="single" w:sz="4" w:space="0" w:color="auto"/>
              <w:right w:val="single" w:sz="4" w:space="0" w:color="auto"/>
            </w:tcBorders>
            <w:shd w:val="clear" w:color="auto" w:fill="auto"/>
            <w:vAlign w:val="center"/>
            <w:hideMark/>
          </w:tcPr>
          <w:p w14:paraId="30051F0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4F85264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4219D1C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39269C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52F1F6D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2797DC2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ED3ACD0"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7E1C65F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1287" w:type="dxa"/>
            <w:tcBorders>
              <w:top w:val="nil"/>
              <w:left w:val="nil"/>
              <w:bottom w:val="single" w:sz="4" w:space="0" w:color="auto"/>
              <w:right w:val="single" w:sz="4" w:space="0" w:color="auto"/>
            </w:tcBorders>
            <w:shd w:val="clear" w:color="auto" w:fill="auto"/>
            <w:vAlign w:val="center"/>
            <w:hideMark/>
          </w:tcPr>
          <w:p w14:paraId="2281E02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B7FE21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2411B4F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5657761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4592EF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1C6B637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4FA440CA" w14:textId="77777777" w:rsidR="00B828D1" w:rsidRDefault="00B828D1" w:rsidP="00A7402E">
      <w:pPr>
        <w:jc w:val="both"/>
        <w:rPr>
          <w:rFonts w:eastAsia="Times New Roman" w:cs="Times New Roman"/>
          <w:sz w:val="22"/>
          <w:szCs w:val="20"/>
          <w:lang w:val="en-US"/>
        </w:rPr>
      </w:pPr>
    </w:p>
    <w:tbl>
      <w:tblPr>
        <w:tblW w:w="5000" w:type="pct"/>
        <w:tblLayout w:type="fixed"/>
        <w:tblLook w:val="04A0" w:firstRow="1" w:lastRow="0" w:firstColumn="1" w:lastColumn="0" w:noHBand="0" w:noVBand="1"/>
      </w:tblPr>
      <w:tblGrid>
        <w:gridCol w:w="1977"/>
        <w:gridCol w:w="1537"/>
        <w:gridCol w:w="1539"/>
        <w:gridCol w:w="1539"/>
        <w:gridCol w:w="1539"/>
        <w:gridCol w:w="1535"/>
      </w:tblGrid>
      <w:tr w:rsidR="00B828D1" w:rsidRPr="00B828D1" w14:paraId="753DB927" w14:textId="77777777" w:rsidTr="00B828D1">
        <w:trPr>
          <w:trHeight w:val="20"/>
        </w:trPr>
        <w:tc>
          <w:tcPr>
            <w:tcW w:w="1023" w:type="pc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F841ED3" w14:textId="6A0D548B"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795" w:type="pct"/>
            <w:tcBorders>
              <w:top w:val="single" w:sz="4" w:space="0" w:color="auto"/>
              <w:left w:val="nil"/>
              <w:bottom w:val="single" w:sz="4" w:space="0" w:color="auto"/>
              <w:right w:val="single" w:sz="4" w:space="0" w:color="auto"/>
            </w:tcBorders>
            <w:shd w:val="clear" w:color="000000" w:fill="BFBFBF"/>
            <w:noWrap/>
            <w:vAlign w:val="center"/>
            <w:hideMark/>
          </w:tcPr>
          <w:p w14:paraId="6A9F7199"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Field-7</w:t>
            </w:r>
          </w:p>
        </w:tc>
        <w:tc>
          <w:tcPr>
            <w:tcW w:w="796" w:type="pct"/>
            <w:tcBorders>
              <w:top w:val="single" w:sz="4" w:space="0" w:color="auto"/>
              <w:left w:val="nil"/>
              <w:bottom w:val="single" w:sz="4" w:space="0" w:color="auto"/>
              <w:right w:val="single" w:sz="4" w:space="0" w:color="auto"/>
            </w:tcBorders>
            <w:shd w:val="clear" w:color="000000" w:fill="BFBFBF"/>
            <w:noWrap/>
            <w:vAlign w:val="center"/>
            <w:hideMark/>
          </w:tcPr>
          <w:p w14:paraId="01D5D879"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Field-8</w:t>
            </w:r>
          </w:p>
        </w:tc>
        <w:tc>
          <w:tcPr>
            <w:tcW w:w="796" w:type="pct"/>
            <w:tcBorders>
              <w:top w:val="single" w:sz="4" w:space="0" w:color="auto"/>
              <w:left w:val="nil"/>
              <w:bottom w:val="single" w:sz="4" w:space="0" w:color="auto"/>
              <w:right w:val="single" w:sz="4" w:space="0" w:color="auto"/>
            </w:tcBorders>
            <w:shd w:val="clear" w:color="000000" w:fill="BFBFBF"/>
            <w:noWrap/>
            <w:vAlign w:val="center"/>
            <w:hideMark/>
          </w:tcPr>
          <w:p w14:paraId="03DE3DED"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Field-9</w:t>
            </w:r>
          </w:p>
        </w:tc>
        <w:tc>
          <w:tcPr>
            <w:tcW w:w="796" w:type="pct"/>
            <w:tcBorders>
              <w:top w:val="single" w:sz="4" w:space="0" w:color="auto"/>
              <w:left w:val="nil"/>
              <w:bottom w:val="single" w:sz="4" w:space="0" w:color="auto"/>
              <w:right w:val="single" w:sz="4" w:space="0" w:color="auto"/>
            </w:tcBorders>
            <w:shd w:val="clear" w:color="000000" w:fill="BFBFBF"/>
            <w:noWrap/>
            <w:vAlign w:val="center"/>
            <w:hideMark/>
          </w:tcPr>
          <w:p w14:paraId="7FFA67C4"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Field-10</w:t>
            </w:r>
          </w:p>
        </w:tc>
        <w:tc>
          <w:tcPr>
            <w:tcW w:w="796" w:type="pct"/>
            <w:tcBorders>
              <w:top w:val="single" w:sz="4" w:space="0" w:color="auto"/>
              <w:left w:val="nil"/>
              <w:bottom w:val="single" w:sz="4" w:space="0" w:color="auto"/>
              <w:right w:val="single" w:sz="4" w:space="0" w:color="auto"/>
            </w:tcBorders>
            <w:shd w:val="clear" w:color="000000" w:fill="BFBFBF"/>
            <w:noWrap/>
            <w:vAlign w:val="center"/>
            <w:hideMark/>
          </w:tcPr>
          <w:p w14:paraId="446BC3A7"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Field-11</w:t>
            </w:r>
          </w:p>
        </w:tc>
      </w:tr>
      <w:tr w:rsidR="00B828D1" w:rsidRPr="00B828D1" w14:paraId="78409F44"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5BF5050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795" w:type="pct"/>
            <w:tcBorders>
              <w:top w:val="nil"/>
              <w:left w:val="nil"/>
              <w:bottom w:val="single" w:sz="4" w:space="0" w:color="auto"/>
              <w:right w:val="single" w:sz="4" w:space="0" w:color="auto"/>
            </w:tcBorders>
            <w:shd w:val="clear" w:color="auto" w:fill="auto"/>
            <w:vAlign w:val="center"/>
            <w:hideMark/>
          </w:tcPr>
          <w:p w14:paraId="61CFB58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Lower Bound</w:t>
            </w:r>
          </w:p>
        </w:tc>
        <w:tc>
          <w:tcPr>
            <w:tcW w:w="796" w:type="pct"/>
            <w:tcBorders>
              <w:top w:val="nil"/>
              <w:left w:val="nil"/>
              <w:bottom w:val="single" w:sz="4" w:space="0" w:color="auto"/>
              <w:right w:val="single" w:sz="4" w:space="0" w:color="auto"/>
            </w:tcBorders>
            <w:shd w:val="clear" w:color="auto" w:fill="auto"/>
            <w:vAlign w:val="center"/>
            <w:hideMark/>
          </w:tcPr>
          <w:p w14:paraId="7874459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Lower Bound Inclusive</w:t>
            </w:r>
          </w:p>
        </w:tc>
        <w:tc>
          <w:tcPr>
            <w:tcW w:w="796" w:type="pct"/>
            <w:tcBorders>
              <w:top w:val="nil"/>
              <w:left w:val="nil"/>
              <w:bottom w:val="single" w:sz="4" w:space="0" w:color="auto"/>
              <w:right w:val="single" w:sz="4" w:space="0" w:color="auto"/>
            </w:tcBorders>
            <w:shd w:val="clear" w:color="auto" w:fill="auto"/>
            <w:vAlign w:val="center"/>
            <w:hideMark/>
          </w:tcPr>
          <w:p w14:paraId="1F9EEFF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Upper Bound</w:t>
            </w:r>
          </w:p>
        </w:tc>
        <w:tc>
          <w:tcPr>
            <w:tcW w:w="796" w:type="pct"/>
            <w:tcBorders>
              <w:top w:val="nil"/>
              <w:left w:val="nil"/>
              <w:bottom w:val="single" w:sz="4" w:space="0" w:color="auto"/>
              <w:right w:val="single" w:sz="4" w:space="0" w:color="auto"/>
            </w:tcBorders>
            <w:shd w:val="clear" w:color="auto" w:fill="auto"/>
            <w:vAlign w:val="center"/>
            <w:hideMark/>
          </w:tcPr>
          <w:p w14:paraId="2F68106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Upper Bound Inclusive</w:t>
            </w:r>
          </w:p>
        </w:tc>
        <w:tc>
          <w:tcPr>
            <w:tcW w:w="796" w:type="pct"/>
            <w:tcBorders>
              <w:top w:val="nil"/>
              <w:left w:val="nil"/>
              <w:bottom w:val="single" w:sz="4" w:space="0" w:color="auto"/>
              <w:right w:val="single" w:sz="4" w:space="0" w:color="auto"/>
            </w:tcBorders>
            <w:shd w:val="clear" w:color="auto" w:fill="auto"/>
            <w:vAlign w:val="center"/>
            <w:hideMark/>
          </w:tcPr>
          <w:p w14:paraId="4648F73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Within Range</w:t>
            </w:r>
          </w:p>
        </w:tc>
      </w:tr>
      <w:tr w:rsidR="00B828D1" w:rsidRPr="00B828D1" w14:paraId="19FC115A"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622AECE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795" w:type="pct"/>
            <w:tcBorders>
              <w:top w:val="nil"/>
              <w:left w:val="nil"/>
              <w:bottom w:val="single" w:sz="4" w:space="0" w:color="auto"/>
              <w:right w:val="single" w:sz="4" w:space="0" w:color="auto"/>
            </w:tcBorders>
            <w:shd w:val="clear" w:color="auto" w:fill="auto"/>
            <w:vAlign w:val="center"/>
            <w:hideMark/>
          </w:tcPr>
          <w:p w14:paraId="23D08922"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t>LowerBound</w:t>
            </w:r>
            <w:proofErr w:type="spellEnd"/>
          </w:p>
        </w:tc>
        <w:tc>
          <w:tcPr>
            <w:tcW w:w="796" w:type="pct"/>
            <w:tcBorders>
              <w:top w:val="nil"/>
              <w:left w:val="nil"/>
              <w:bottom w:val="single" w:sz="4" w:space="0" w:color="auto"/>
              <w:right w:val="single" w:sz="4" w:space="0" w:color="auto"/>
            </w:tcBorders>
            <w:shd w:val="clear" w:color="auto" w:fill="auto"/>
            <w:vAlign w:val="center"/>
            <w:hideMark/>
          </w:tcPr>
          <w:p w14:paraId="12299DF1"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t>LowerBoundInclusive</w:t>
            </w:r>
            <w:proofErr w:type="spellEnd"/>
          </w:p>
        </w:tc>
        <w:tc>
          <w:tcPr>
            <w:tcW w:w="796" w:type="pct"/>
            <w:tcBorders>
              <w:top w:val="nil"/>
              <w:left w:val="nil"/>
              <w:bottom w:val="single" w:sz="4" w:space="0" w:color="auto"/>
              <w:right w:val="single" w:sz="4" w:space="0" w:color="auto"/>
            </w:tcBorders>
            <w:shd w:val="clear" w:color="auto" w:fill="auto"/>
            <w:vAlign w:val="center"/>
            <w:hideMark/>
          </w:tcPr>
          <w:p w14:paraId="619CF00E"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t>UpperBound</w:t>
            </w:r>
            <w:proofErr w:type="spellEnd"/>
          </w:p>
        </w:tc>
        <w:tc>
          <w:tcPr>
            <w:tcW w:w="796" w:type="pct"/>
            <w:tcBorders>
              <w:top w:val="nil"/>
              <w:left w:val="nil"/>
              <w:bottom w:val="single" w:sz="4" w:space="0" w:color="auto"/>
              <w:right w:val="single" w:sz="4" w:space="0" w:color="auto"/>
            </w:tcBorders>
            <w:shd w:val="clear" w:color="auto" w:fill="auto"/>
            <w:vAlign w:val="center"/>
            <w:hideMark/>
          </w:tcPr>
          <w:p w14:paraId="5CB22A31"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t>UpperBoundInclusive</w:t>
            </w:r>
            <w:proofErr w:type="spellEnd"/>
          </w:p>
        </w:tc>
        <w:tc>
          <w:tcPr>
            <w:tcW w:w="796" w:type="pct"/>
            <w:tcBorders>
              <w:top w:val="nil"/>
              <w:left w:val="nil"/>
              <w:bottom w:val="single" w:sz="4" w:space="0" w:color="auto"/>
              <w:right w:val="single" w:sz="4" w:space="0" w:color="auto"/>
            </w:tcBorders>
            <w:shd w:val="clear" w:color="auto" w:fill="auto"/>
            <w:vAlign w:val="center"/>
            <w:hideMark/>
          </w:tcPr>
          <w:p w14:paraId="3A09833A"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t>WithinRange</w:t>
            </w:r>
            <w:proofErr w:type="spellEnd"/>
          </w:p>
        </w:tc>
      </w:tr>
      <w:tr w:rsidR="00B828D1" w:rsidRPr="00B828D1" w14:paraId="430D9483"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763275E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Input Type</w:t>
            </w:r>
          </w:p>
        </w:tc>
        <w:tc>
          <w:tcPr>
            <w:tcW w:w="795" w:type="pct"/>
            <w:tcBorders>
              <w:top w:val="nil"/>
              <w:left w:val="nil"/>
              <w:bottom w:val="single" w:sz="4" w:space="0" w:color="auto"/>
              <w:right w:val="single" w:sz="4" w:space="0" w:color="auto"/>
            </w:tcBorders>
            <w:shd w:val="clear" w:color="auto" w:fill="auto"/>
            <w:vAlign w:val="center"/>
            <w:hideMark/>
          </w:tcPr>
          <w:p w14:paraId="08E1C7F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Decimal Number</w:t>
            </w:r>
          </w:p>
        </w:tc>
        <w:tc>
          <w:tcPr>
            <w:tcW w:w="796" w:type="pct"/>
            <w:tcBorders>
              <w:top w:val="nil"/>
              <w:left w:val="nil"/>
              <w:bottom w:val="single" w:sz="4" w:space="0" w:color="auto"/>
              <w:right w:val="single" w:sz="4" w:space="0" w:color="auto"/>
            </w:tcBorders>
            <w:shd w:val="clear" w:color="auto" w:fill="auto"/>
            <w:vAlign w:val="center"/>
            <w:hideMark/>
          </w:tcPr>
          <w:p w14:paraId="58C1B05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TRUE/FALSE</w:t>
            </w:r>
          </w:p>
        </w:tc>
        <w:tc>
          <w:tcPr>
            <w:tcW w:w="796" w:type="pct"/>
            <w:tcBorders>
              <w:top w:val="nil"/>
              <w:left w:val="nil"/>
              <w:bottom w:val="single" w:sz="4" w:space="0" w:color="auto"/>
              <w:right w:val="single" w:sz="4" w:space="0" w:color="auto"/>
            </w:tcBorders>
            <w:shd w:val="clear" w:color="auto" w:fill="auto"/>
            <w:vAlign w:val="center"/>
            <w:hideMark/>
          </w:tcPr>
          <w:p w14:paraId="1996D06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Decimal Number</w:t>
            </w:r>
          </w:p>
        </w:tc>
        <w:tc>
          <w:tcPr>
            <w:tcW w:w="796" w:type="pct"/>
            <w:tcBorders>
              <w:top w:val="nil"/>
              <w:left w:val="nil"/>
              <w:bottom w:val="single" w:sz="4" w:space="0" w:color="auto"/>
              <w:right w:val="single" w:sz="4" w:space="0" w:color="auto"/>
            </w:tcBorders>
            <w:shd w:val="clear" w:color="auto" w:fill="auto"/>
            <w:vAlign w:val="center"/>
            <w:hideMark/>
          </w:tcPr>
          <w:p w14:paraId="49C4B3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TRUE/FALSE</w:t>
            </w:r>
          </w:p>
        </w:tc>
        <w:tc>
          <w:tcPr>
            <w:tcW w:w="796" w:type="pct"/>
            <w:tcBorders>
              <w:top w:val="nil"/>
              <w:left w:val="nil"/>
              <w:bottom w:val="single" w:sz="4" w:space="0" w:color="auto"/>
              <w:right w:val="single" w:sz="4" w:space="0" w:color="auto"/>
            </w:tcBorders>
            <w:shd w:val="clear" w:color="auto" w:fill="auto"/>
            <w:vAlign w:val="center"/>
            <w:hideMark/>
          </w:tcPr>
          <w:p w14:paraId="1A22C5D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TRUE/FALSE</w:t>
            </w:r>
          </w:p>
        </w:tc>
      </w:tr>
      <w:tr w:rsidR="00B828D1" w:rsidRPr="00B828D1" w14:paraId="4F4FB095"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7B074EA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795" w:type="pct"/>
            <w:tcBorders>
              <w:top w:val="nil"/>
              <w:left w:val="nil"/>
              <w:bottom w:val="single" w:sz="4" w:space="0" w:color="auto"/>
              <w:right w:val="single" w:sz="4" w:space="0" w:color="auto"/>
            </w:tcBorders>
            <w:shd w:val="clear" w:color="auto" w:fill="auto"/>
            <w:vAlign w:val="center"/>
            <w:hideMark/>
          </w:tcPr>
          <w:p w14:paraId="6260B6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3341881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740FE1C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20558B4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0CCDD42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618D8BC"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3F361F9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795" w:type="pct"/>
            <w:tcBorders>
              <w:top w:val="nil"/>
              <w:left w:val="nil"/>
              <w:bottom w:val="single" w:sz="4" w:space="0" w:color="auto"/>
              <w:right w:val="single" w:sz="4" w:space="0" w:color="auto"/>
            </w:tcBorders>
            <w:shd w:val="clear" w:color="auto" w:fill="auto"/>
            <w:vAlign w:val="center"/>
            <w:hideMark/>
          </w:tcPr>
          <w:p w14:paraId="1A67C1E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1987463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759C75E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0E64104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2FD1939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86DAE7B"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523F70F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Maximum Value</w:t>
            </w:r>
          </w:p>
        </w:tc>
        <w:tc>
          <w:tcPr>
            <w:tcW w:w="795" w:type="pct"/>
            <w:tcBorders>
              <w:top w:val="nil"/>
              <w:left w:val="nil"/>
              <w:bottom w:val="single" w:sz="4" w:space="0" w:color="auto"/>
              <w:right w:val="single" w:sz="4" w:space="0" w:color="auto"/>
            </w:tcBorders>
            <w:shd w:val="clear" w:color="auto" w:fill="auto"/>
            <w:vAlign w:val="center"/>
            <w:hideMark/>
          </w:tcPr>
          <w:p w14:paraId="66DCED2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4482A09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6257E6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61364D5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7B416FD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B5CA739"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42CB70E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Type of List</w:t>
            </w:r>
          </w:p>
        </w:tc>
        <w:tc>
          <w:tcPr>
            <w:tcW w:w="795" w:type="pct"/>
            <w:tcBorders>
              <w:top w:val="nil"/>
              <w:left w:val="nil"/>
              <w:bottom w:val="single" w:sz="4" w:space="0" w:color="auto"/>
              <w:right w:val="single" w:sz="4" w:space="0" w:color="auto"/>
            </w:tcBorders>
            <w:shd w:val="clear" w:color="auto" w:fill="auto"/>
            <w:vAlign w:val="center"/>
            <w:hideMark/>
          </w:tcPr>
          <w:p w14:paraId="11B683E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21EE89F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57305F5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75C566F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310AEE1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C12146D"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7C87F86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795" w:type="pct"/>
            <w:tcBorders>
              <w:top w:val="nil"/>
              <w:left w:val="nil"/>
              <w:bottom w:val="single" w:sz="4" w:space="0" w:color="auto"/>
              <w:right w:val="single" w:sz="4" w:space="0" w:color="auto"/>
            </w:tcBorders>
            <w:shd w:val="clear" w:color="auto" w:fill="auto"/>
            <w:vAlign w:val="center"/>
            <w:hideMark/>
          </w:tcPr>
          <w:p w14:paraId="0751077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4A994DA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7644FA8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4F4CC8D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4FC2B7C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34BE6392"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5CA69B7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795" w:type="pct"/>
            <w:tcBorders>
              <w:top w:val="nil"/>
              <w:left w:val="nil"/>
              <w:bottom w:val="single" w:sz="4" w:space="0" w:color="auto"/>
              <w:right w:val="single" w:sz="4" w:space="0" w:color="auto"/>
            </w:tcBorders>
            <w:shd w:val="clear" w:color="auto" w:fill="auto"/>
            <w:vAlign w:val="center"/>
            <w:hideMark/>
          </w:tcPr>
          <w:p w14:paraId="7EA65C5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4F32A14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6462B2F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39782C6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524B7B1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5CA27897"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06FEAAB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lastRenderedPageBreak/>
              <w:t>Is Editable</w:t>
            </w:r>
          </w:p>
        </w:tc>
        <w:tc>
          <w:tcPr>
            <w:tcW w:w="795" w:type="pct"/>
            <w:tcBorders>
              <w:top w:val="nil"/>
              <w:left w:val="nil"/>
              <w:bottom w:val="single" w:sz="4" w:space="0" w:color="auto"/>
              <w:right w:val="single" w:sz="4" w:space="0" w:color="auto"/>
            </w:tcBorders>
            <w:shd w:val="clear" w:color="auto" w:fill="auto"/>
            <w:vAlign w:val="center"/>
            <w:hideMark/>
          </w:tcPr>
          <w:p w14:paraId="72E6E2D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1E989E0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5FF3699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18272AD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31A3312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4E5DC9C7"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5FF9329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 xml:space="preserve">Is </w:t>
            </w:r>
            <w:proofErr w:type="spellStart"/>
            <w:r w:rsidRPr="00B828D1">
              <w:rPr>
                <w:rFonts w:ascii="Calibri" w:eastAsia="Times New Roman" w:hAnsi="Calibri" w:cs="Calibri"/>
                <w:color w:val="000000"/>
                <w:sz w:val="20"/>
                <w:szCs w:val="20"/>
                <w:lang w:val="en-US"/>
              </w:rPr>
              <w:t>Listable</w:t>
            </w:r>
            <w:proofErr w:type="spellEnd"/>
          </w:p>
        </w:tc>
        <w:tc>
          <w:tcPr>
            <w:tcW w:w="795" w:type="pct"/>
            <w:tcBorders>
              <w:top w:val="nil"/>
              <w:left w:val="nil"/>
              <w:bottom w:val="single" w:sz="4" w:space="0" w:color="auto"/>
              <w:right w:val="single" w:sz="4" w:space="0" w:color="auto"/>
            </w:tcBorders>
            <w:shd w:val="clear" w:color="auto" w:fill="auto"/>
            <w:vAlign w:val="center"/>
            <w:hideMark/>
          </w:tcPr>
          <w:p w14:paraId="7617913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012BDA0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0A591F8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181B731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701AC75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63C588A5"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7F12BAD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795" w:type="pct"/>
            <w:tcBorders>
              <w:top w:val="nil"/>
              <w:left w:val="nil"/>
              <w:bottom w:val="single" w:sz="4" w:space="0" w:color="auto"/>
              <w:right w:val="single" w:sz="4" w:space="0" w:color="auto"/>
            </w:tcBorders>
            <w:shd w:val="clear" w:color="auto" w:fill="auto"/>
            <w:vAlign w:val="center"/>
            <w:hideMark/>
          </w:tcPr>
          <w:p w14:paraId="0C97E63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3A67805B" w14:textId="44A551E4" w:rsidR="00B828D1" w:rsidRPr="00B828D1" w:rsidRDefault="00B828D1" w:rsidP="00B828D1">
            <w:pPr>
              <w:rPr>
                <w:rFonts w:ascii="Calibri" w:eastAsia="Times New Roman" w:hAnsi="Calibri" w:cs="Calibri"/>
                <w:color w:val="000000"/>
                <w:sz w:val="20"/>
                <w:szCs w:val="20"/>
                <w:lang w:val="en-US"/>
              </w:rPr>
            </w:pPr>
            <w:del w:id="705" w:author="Shiv Mangal Rahi" w:date="2019-12-05T14:03:00Z">
              <w:r w:rsidRPr="00B828D1" w:rsidDel="00195826">
                <w:rPr>
                  <w:rFonts w:ascii="Calibri" w:eastAsia="Times New Roman" w:hAnsi="Calibri" w:cs="Calibri"/>
                  <w:color w:val="000000"/>
                  <w:sz w:val="20"/>
                  <w:szCs w:val="20"/>
                  <w:lang w:val="en-US"/>
                </w:rPr>
                <w:delText>TRUE</w:delText>
              </w:r>
            </w:del>
            <w:ins w:id="706" w:author="Shiv Mangal Rahi" w:date="2019-12-05T14:03:00Z">
              <w:r w:rsidR="00195826">
                <w:rPr>
                  <w:rFonts w:ascii="Calibri" w:eastAsia="Times New Roman" w:hAnsi="Calibri" w:cs="Calibri"/>
                  <w:color w:val="000000"/>
                  <w:sz w:val="20"/>
                  <w:szCs w:val="20"/>
                  <w:lang w:val="en-US"/>
                </w:rPr>
                <w:t>FALSE</w:t>
              </w:r>
            </w:ins>
          </w:p>
        </w:tc>
        <w:tc>
          <w:tcPr>
            <w:tcW w:w="796" w:type="pct"/>
            <w:tcBorders>
              <w:top w:val="nil"/>
              <w:left w:val="nil"/>
              <w:bottom w:val="single" w:sz="4" w:space="0" w:color="auto"/>
              <w:right w:val="single" w:sz="4" w:space="0" w:color="auto"/>
            </w:tcBorders>
            <w:shd w:val="clear" w:color="auto" w:fill="auto"/>
            <w:vAlign w:val="center"/>
            <w:hideMark/>
          </w:tcPr>
          <w:p w14:paraId="2FB3FBA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26C8F76D" w14:textId="47B09898" w:rsidR="00B828D1" w:rsidRPr="00B828D1" w:rsidRDefault="00B828D1" w:rsidP="00B828D1">
            <w:pPr>
              <w:rPr>
                <w:rFonts w:ascii="Calibri" w:eastAsia="Times New Roman" w:hAnsi="Calibri" w:cs="Calibri"/>
                <w:color w:val="000000"/>
                <w:sz w:val="20"/>
                <w:szCs w:val="20"/>
                <w:lang w:val="en-US"/>
              </w:rPr>
            </w:pPr>
            <w:del w:id="707" w:author="Shiv Mangal Rahi" w:date="2019-12-05T14:03:00Z">
              <w:r w:rsidRPr="00B828D1" w:rsidDel="00195826">
                <w:rPr>
                  <w:rFonts w:ascii="Calibri" w:eastAsia="Times New Roman" w:hAnsi="Calibri" w:cs="Calibri"/>
                  <w:color w:val="000000"/>
                  <w:sz w:val="20"/>
                  <w:szCs w:val="20"/>
                  <w:lang w:val="en-US"/>
                </w:rPr>
                <w:delText>TRUE</w:delText>
              </w:r>
            </w:del>
            <w:ins w:id="708" w:author="Shiv Mangal Rahi" w:date="2019-12-05T14:03:00Z">
              <w:r w:rsidR="00195826">
                <w:rPr>
                  <w:rFonts w:ascii="Calibri" w:eastAsia="Times New Roman" w:hAnsi="Calibri" w:cs="Calibri"/>
                  <w:color w:val="000000"/>
                  <w:sz w:val="20"/>
                  <w:szCs w:val="20"/>
                  <w:lang w:val="en-US"/>
                </w:rPr>
                <w:t>FALSE</w:t>
              </w:r>
            </w:ins>
          </w:p>
        </w:tc>
        <w:tc>
          <w:tcPr>
            <w:tcW w:w="796" w:type="pct"/>
            <w:tcBorders>
              <w:top w:val="nil"/>
              <w:left w:val="nil"/>
              <w:bottom w:val="single" w:sz="4" w:space="0" w:color="auto"/>
              <w:right w:val="single" w:sz="4" w:space="0" w:color="auto"/>
            </w:tcBorders>
            <w:shd w:val="clear" w:color="auto" w:fill="auto"/>
            <w:vAlign w:val="center"/>
            <w:hideMark/>
          </w:tcPr>
          <w:p w14:paraId="06C8E353" w14:textId="214DFC79" w:rsidR="00B828D1" w:rsidRPr="00B828D1" w:rsidRDefault="00B828D1" w:rsidP="00B828D1">
            <w:pPr>
              <w:rPr>
                <w:rFonts w:ascii="Calibri" w:eastAsia="Times New Roman" w:hAnsi="Calibri" w:cs="Calibri"/>
                <w:color w:val="000000"/>
                <w:sz w:val="20"/>
                <w:szCs w:val="20"/>
                <w:lang w:val="en-US"/>
              </w:rPr>
            </w:pPr>
            <w:del w:id="709" w:author="Shiv Mangal Rahi" w:date="2019-12-05T14:04:00Z">
              <w:r w:rsidRPr="00B828D1" w:rsidDel="00195826">
                <w:rPr>
                  <w:rFonts w:ascii="Calibri" w:eastAsia="Times New Roman" w:hAnsi="Calibri" w:cs="Calibri"/>
                  <w:color w:val="000000"/>
                  <w:sz w:val="20"/>
                  <w:szCs w:val="20"/>
                  <w:lang w:val="en-US"/>
                </w:rPr>
                <w:delText>TRUE</w:delText>
              </w:r>
            </w:del>
            <w:ins w:id="710" w:author="Shiv Mangal Rahi" w:date="2019-12-05T14:04:00Z">
              <w:r w:rsidR="00195826">
                <w:rPr>
                  <w:rFonts w:ascii="Calibri" w:eastAsia="Times New Roman" w:hAnsi="Calibri" w:cs="Calibri"/>
                  <w:color w:val="000000"/>
                  <w:sz w:val="20"/>
                  <w:szCs w:val="20"/>
                  <w:lang w:val="en-US"/>
                </w:rPr>
                <w:t>FALSE</w:t>
              </w:r>
            </w:ins>
          </w:p>
        </w:tc>
      </w:tr>
      <w:tr w:rsidR="00B828D1" w:rsidRPr="00B828D1" w14:paraId="3EAB6E25"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2C18033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795" w:type="pct"/>
            <w:tcBorders>
              <w:top w:val="nil"/>
              <w:left w:val="nil"/>
              <w:bottom w:val="single" w:sz="4" w:space="0" w:color="auto"/>
              <w:right w:val="single" w:sz="4" w:space="0" w:color="auto"/>
            </w:tcBorders>
            <w:shd w:val="clear" w:color="auto" w:fill="auto"/>
            <w:vAlign w:val="center"/>
            <w:hideMark/>
          </w:tcPr>
          <w:p w14:paraId="303F8C8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10FED81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1BB46A9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73699E8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35F2CCE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53028C04"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51AD4C1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795" w:type="pct"/>
            <w:tcBorders>
              <w:top w:val="nil"/>
              <w:left w:val="nil"/>
              <w:bottom w:val="single" w:sz="4" w:space="0" w:color="auto"/>
              <w:right w:val="single" w:sz="4" w:space="0" w:color="auto"/>
            </w:tcBorders>
            <w:shd w:val="clear" w:color="auto" w:fill="auto"/>
            <w:vAlign w:val="center"/>
            <w:hideMark/>
          </w:tcPr>
          <w:p w14:paraId="004C251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0437689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5CB4AAD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1A0B12F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35E2A5E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5C04C43"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23C2692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795" w:type="pct"/>
            <w:tcBorders>
              <w:top w:val="nil"/>
              <w:left w:val="nil"/>
              <w:bottom w:val="single" w:sz="4" w:space="0" w:color="auto"/>
              <w:right w:val="single" w:sz="4" w:space="0" w:color="auto"/>
            </w:tcBorders>
            <w:shd w:val="clear" w:color="auto" w:fill="auto"/>
            <w:vAlign w:val="center"/>
            <w:hideMark/>
          </w:tcPr>
          <w:p w14:paraId="7448754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1AC8E20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2794762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058635F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08D16FF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43306B1"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1D3A8CC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if Empty</w:t>
            </w:r>
          </w:p>
        </w:tc>
        <w:tc>
          <w:tcPr>
            <w:tcW w:w="795" w:type="pct"/>
            <w:tcBorders>
              <w:top w:val="nil"/>
              <w:left w:val="nil"/>
              <w:bottom w:val="single" w:sz="4" w:space="0" w:color="auto"/>
              <w:right w:val="single" w:sz="4" w:space="0" w:color="auto"/>
            </w:tcBorders>
            <w:shd w:val="clear" w:color="auto" w:fill="auto"/>
            <w:vAlign w:val="center"/>
            <w:hideMark/>
          </w:tcPr>
          <w:p w14:paraId="6A3720A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5FECA49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14744E9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4CF6CC3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33064FE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21BA8711"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04945E4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795" w:type="pct"/>
            <w:tcBorders>
              <w:top w:val="nil"/>
              <w:left w:val="nil"/>
              <w:bottom w:val="single" w:sz="4" w:space="0" w:color="auto"/>
              <w:right w:val="single" w:sz="4" w:space="0" w:color="auto"/>
            </w:tcBorders>
            <w:shd w:val="clear" w:color="auto" w:fill="auto"/>
            <w:vAlign w:val="center"/>
            <w:hideMark/>
          </w:tcPr>
          <w:p w14:paraId="4AF0FF6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1A826B0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184FF0B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4DD3414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3C7CFB1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2E138E9A"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0BDC508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795" w:type="pct"/>
            <w:tcBorders>
              <w:top w:val="nil"/>
              <w:left w:val="nil"/>
              <w:bottom w:val="single" w:sz="4" w:space="0" w:color="auto"/>
              <w:right w:val="single" w:sz="4" w:space="0" w:color="auto"/>
            </w:tcBorders>
            <w:shd w:val="clear" w:color="auto" w:fill="auto"/>
            <w:vAlign w:val="center"/>
            <w:hideMark/>
          </w:tcPr>
          <w:p w14:paraId="1E08F04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57F5B87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08B298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469810D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52CA185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0EB3B67"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3F5286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795" w:type="pct"/>
            <w:tcBorders>
              <w:top w:val="nil"/>
              <w:left w:val="nil"/>
              <w:bottom w:val="single" w:sz="4" w:space="0" w:color="auto"/>
              <w:right w:val="single" w:sz="4" w:space="0" w:color="auto"/>
            </w:tcBorders>
            <w:shd w:val="clear" w:color="auto" w:fill="auto"/>
            <w:vAlign w:val="center"/>
            <w:hideMark/>
          </w:tcPr>
          <w:p w14:paraId="5BEFA3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13673D4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7AA78C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08D1D93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7587AC5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79D7AC47" w14:textId="37F01CBE" w:rsidR="00E26DC1" w:rsidRDefault="00E26DC1" w:rsidP="00E26DC1">
      <w:pPr>
        <w:jc w:val="both"/>
        <w:rPr>
          <w:rFonts w:eastAsia="Times New Roman" w:cs="Times New Roman"/>
          <w:b/>
          <w:bCs/>
          <w:sz w:val="22"/>
          <w:szCs w:val="20"/>
          <w:lang w:val="en-US"/>
        </w:rPr>
      </w:pPr>
    </w:p>
    <w:p w14:paraId="4225DE92" w14:textId="77777777" w:rsidR="001F55CB" w:rsidRDefault="001F55CB" w:rsidP="00E26DC1">
      <w:pPr>
        <w:jc w:val="both"/>
        <w:rPr>
          <w:rFonts w:eastAsia="Times New Roman" w:cs="Times New Roman"/>
          <w:b/>
          <w:bCs/>
          <w:sz w:val="22"/>
          <w:szCs w:val="20"/>
          <w:lang w:val="en-US"/>
        </w:rPr>
      </w:pPr>
    </w:p>
    <w:p w14:paraId="5E5F4AE7" w14:textId="77777777" w:rsidR="001F55CB" w:rsidRDefault="001F55CB" w:rsidP="00E26DC1">
      <w:pPr>
        <w:jc w:val="both"/>
        <w:rPr>
          <w:rFonts w:eastAsia="Times New Roman" w:cs="Times New Roman"/>
          <w:b/>
          <w:bCs/>
          <w:sz w:val="22"/>
          <w:szCs w:val="20"/>
          <w:lang w:val="en-US"/>
        </w:rPr>
      </w:pPr>
    </w:p>
    <w:p w14:paraId="3DD15771" w14:textId="46751BFD" w:rsidR="00A7402E" w:rsidRDefault="00E26DC1" w:rsidP="00E26DC1">
      <w:pPr>
        <w:jc w:val="both"/>
        <w:rPr>
          <w:rFonts w:eastAsia="Times New Roman" w:cs="Times New Roman"/>
          <w:sz w:val="22"/>
          <w:szCs w:val="20"/>
          <w:lang w:val="en-US"/>
        </w:rPr>
      </w:pPr>
      <w:r w:rsidRPr="00927570">
        <w:rPr>
          <w:rFonts w:eastAsia="Times New Roman" w:cs="Times New Roman"/>
          <w:b/>
          <w:bCs/>
          <w:sz w:val="22"/>
          <w:szCs w:val="20"/>
          <w:lang w:val="en-US"/>
        </w:rPr>
        <w:t>IGX Attribute Comparison:</w:t>
      </w:r>
      <w:r w:rsidRPr="00927570">
        <w:rPr>
          <w:rFonts w:eastAsia="Times New Roman" w:cs="Times New Roman"/>
          <w:sz w:val="22"/>
          <w:szCs w:val="20"/>
          <w:lang w:val="en-US"/>
        </w:rPr>
        <w:t xml:space="preserve"> </w:t>
      </w:r>
    </w:p>
    <w:p w14:paraId="15BF95E6" w14:textId="77777777" w:rsidR="001F55CB" w:rsidRDefault="001F55CB" w:rsidP="00E26DC1">
      <w:pPr>
        <w:jc w:val="both"/>
        <w:rPr>
          <w:rFonts w:eastAsia="Times New Roman" w:cs="Times New Roman"/>
          <w:sz w:val="22"/>
          <w:szCs w:val="20"/>
          <w:lang w:val="en-US"/>
        </w:rPr>
      </w:pPr>
    </w:p>
    <w:p w14:paraId="2CA972D5" w14:textId="3582533B" w:rsidR="00E26DC1" w:rsidRPr="00EA73FF" w:rsidRDefault="00E26DC1" w:rsidP="00E26DC1">
      <w:pPr>
        <w:jc w:val="both"/>
        <w:rPr>
          <w:rFonts w:eastAsia="Times New Roman" w:cs="Times New Roman"/>
          <w:szCs w:val="20"/>
          <w:lang w:val="en-US"/>
        </w:rPr>
      </w:pPr>
      <w:proofErr w:type="gramStart"/>
      <w:r w:rsidRPr="00EA73FF">
        <w:rPr>
          <w:rFonts w:eastAsia="Times New Roman" w:cs="Times New Roman"/>
          <w:szCs w:val="20"/>
          <w:lang w:val="en-US"/>
        </w:rPr>
        <w:t>Compares the attribute value with the comparison attribute value.</w:t>
      </w:r>
      <w:proofErr w:type="gramEnd"/>
    </w:p>
    <w:p w14:paraId="63BFC2C4" w14:textId="77777777" w:rsidR="001F55CB" w:rsidRPr="00EA73FF" w:rsidRDefault="001F55CB" w:rsidP="00E26DC1">
      <w:pPr>
        <w:jc w:val="both"/>
        <w:rPr>
          <w:rFonts w:eastAsia="Times New Roman" w:cs="Times New Roman"/>
          <w:szCs w:val="20"/>
          <w:lang w:val="en-US"/>
        </w:rPr>
      </w:pPr>
    </w:p>
    <w:p w14:paraId="59183B8D" w14:textId="539C0DDF" w:rsidR="003C02F8" w:rsidRPr="00EA73FF" w:rsidRDefault="003C02F8" w:rsidP="003C02F8">
      <w:pPr>
        <w:jc w:val="both"/>
        <w:rPr>
          <w:rFonts w:eastAsia="Times New Roman" w:cs="Times New Roman"/>
          <w:szCs w:val="20"/>
          <w:lang w:val="en-US"/>
        </w:rPr>
      </w:pPr>
      <w:r w:rsidRPr="00EA73FF">
        <w:rPr>
          <w:rFonts w:eastAsia="Times New Roman" w:cs="Times New Roman"/>
          <w:szCs w:val="20"/>
          <w:lang w:val="en-US"/>
        </w:rPr>
        <w:t xml:space="preserve">The below listed fields needs to be configured in </w:t>
      </w:r>
      <w:r w:rsidR="00F7019F" w:rsidRPr="00EA73FF">
        <w:rPr>
          <w:rFonts w:eastAsia="Times New Roman" w:cs="Times New Roman"/>
          <w:szCs w:val="20"/>
          <w:lang w:val="en-US"/>
        </w:rPr>
        <w:t xml:space="preserve">Data Governance </w:t>
      </w:r>
      <w:r w:rsidR="00B828D1" w:rsidRPr="00EA73FF">
        <w:rPr>
          <w:rFonts w:eastAsia="Times New Roman" w:cs="Times New Roman"/>
          <w:szCs w:val="20"/>
          <w:lang w:val="en-US"/>
        </w:rPr>
        <w:t>(Refer the 2 tables below)</w:t>
      </w:r>
      <w:r w:rsidR="001F55CB" w:rsidRPr="00EA73FF">
        <w:rPr>
          <w:rFonts w:eastAsia="Times New Roman" w:cs="Times New Roman"/>
          <w:szCs w:val="20"/>
          <w:lang w:val="en-US"/>
        </w:rPr>
        <w:t>:</w:t>
      </w:r>
    </w:p>
    <w:p w14:paraId="7C4EF781" w14:textId="77777777" w:rsidR="00B828D1" w:rsidRDefault="00B828D1" w:rsidP="003C02F8">
      <w:pPr>
        <w:jc w:val="both"/>
        <w:rPr>
          <w:rFonts w:eastAsia="Times New Roman" w:cs="Times New Roman"/>
          <w:sz w:val="22"/>
          <w:szCs w:val="20"/>
          <w:lang w:val="en-US"/>
        </w:rPr>
      </w:pPr>
    </w:p>
    <w:tbl>
      <w:tblPr>
        <w:tblW w:w="9215" w:type="dxa"/>
        <w:tblInd w:w="113" w:type="dxa"/>
        <w:tblLayout w:type="fixed"/>
        <w:tblLook w:val="04A0" w:firstRow="1" w:lastRow="0" w:firstColumn="1" w:lastColumn="0" w:noHBand="0" w:noVBand="1"/>
      </w:tblPr>
      <w:tblGrid>
        <w:gridCol w:w="1975"/>
        <w:gridCol w:w="1415"/>
        <w:gridCol w:w="1415"/>
        <w:gridCol w:w="1580"/>
        <w:gridCol w:w="1415"/>
        <w:gridCol w:w="1415"/>
      </w:tblGrid>
      <w:tr w:rsidR="00B828D1" w:rsidRPr="00B828D1" w14:paraId="38DF054F" w14:textId="77777777" w:rsidTr="00B828D1">
        <w:trPr>
          <w:trHeight w:val="20"/>
        </w:trPr>
        <w:tc>
          <w:tcPr>
            <w:tcW w:w="197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F6D9C08" w14:textId="3F56EB63"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1415" w:type="dxa"/>
            <w:tcBorders>
              <w:top w:val="single" w:sz="4" w:space="0" w:color="auto"/>
              <w:left w:val="nil"/>
              <w:bottom w:val="single" w:sz="4" w:space="0" w:color="auto"/>
              <w:right w:val="single" w:sz="4" w:space="0" w:color="auto"/>
            </w:tcBorders>
            <w:shd w:val="clear" w:color="000000" w:fill="BFBFBF"/>
            <w:noWrap/>
            <w:vAlign w:val="center"/>
            <w:hideMark/>
          </w:tcPr>
          <w:p w14:paraId="7B078544"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Field-1</w:t>
            </w:r>
          </w:p>
        </w:tc>
        <w:tc>
          <w:tcPr>
            <w:tcW w:w="1415" w:type="dxa"/>
            <w:tcBorders>
              <w:top w:val="single" w:sz="4" w:space="0" w:color="auto"/>
              <w:left w:val="nil"/>
              <w:bottom w:val="single" w:sz="4" w:space="0" w:color="auto"/>
              <w:right w:val="single" w:sz="4" w:space="0" w:color="auto"/>
            </w:tcBorders>
            <w:shd w:val="clear" w:color="000000" w:fill="BFBFBF"/>
            <w:noWrap/>
            <w:vAlign w:val="center"/>
            <w:hideMark/>
          </w:tcPr>
          <w:p w14:paraId="6A9081E7"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Field-2</w:t>
            </w:r>
          </w:p>
        </w:tc>
        <w:tc>
          <w:tcPr>
            <w:tcW w:w="1580" w:type="dxa"/>
            <w:tcBorders>
              <w:top w:val="single" w:sz="4" w:space="0" w:color="auto"/>
              <w:left w:val="nil"/>
              <w:bottom w:val="single" w:sz="4" w:space="0" w:color="auto"/>
              <w:right w:val="single" w:sz="4" w:space="0" w:color="auto"/>
            </w:tcBorders>
            <w:shd w:val="clear" w:color="000000" w:fill="BFBFBF"/>
            <w:noWrap/>
            <w:vAlign w:val="center"/>
            <w:hideMark/>
          </w:tcPr>
          <w:p w14:paraId="44D47307"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Field-3</w:t>
            </w:r>
          </w:p>
        </w:tc>
        <w:tc>
          <w:tcPr>
            <w:tcW w:w="1415" w:type="dxa"/>
            <w:tcBorders>
              <w:top w:val="single" w:sz="4" w:space="0" w:color="auto"/>
              <w:left w:val="nil"/>
              <w:bottom w:val="single" w:sz="4" w:space="0" w:color="auto"/>
              <w:right w:val="single" w:sz="4" w:space="0" w:color="auto"/>
            </w:tcBorders>
            <w:shd w:val="clear" w:color="000000" w:fill="BFBFBF"/>
            <w:noWrap/>
            <w:vAlign w:val="center"/>
            <w:hideMark/>
          </w:tcPr>
          <w:p w14:paraId="254DB3E7"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Field-4</w:t>
            </w:r>
          </w:p>
        </w:tc>
        <w:tc>
          <w:tcPr>
            <w:tcW w:w="1415" w:type="dxa"/>
            <w:tcBorders>
              <w:top w:val="single" w:sz="4" w:space="0" w:color="auto"/>
              <w:left w:val="nil"/>
              <w:bottom w:val="single" w:sz="4" w:space="0" w:color="auto"/>
              <w:right w:val="single" w:sz="4" w:space="0" w:color="auto"/>
            </w:tcBorders>
            <w:shd w:val="clear" w:color="000000" w:fill="BFBFBF"/>
            <w:noWrap/>
            <w:vAlign w:val="center"/>
            <w:hideMark/>
          </w:tcPr>
          <w:p w14:paraId="30FB6F06"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Field-5</w:t>
            </w:r>
          </w:p>
        </w:tc>
      </w:tr>
      <w:tr w:rsidR="00B828D1" w:rsidRPr="00B828D1" w14:paraId="02698AC3"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5EDB702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415" w:type="dxa"/>
            <w:tcBorders>
              <w:top w:val="nil"/>
              <w:left w:val="nil"/>
              <w:bottom w:val="single" w:sz="4" w:space="0" w:color="auto"/>
              <w:right w:val="single" w:sz="4" w:space="0" w:color="auto"/>
            </w:tcBorders>
            <w:shd w:val="clear" w:color="auto" w:fill="auto"/>
            <w:vAlign w:val="center"/>
            <w:hideMark/>
          </w:tcPr>
          <w:p w14:paraId="236A7A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415" w:type="dxa"/>
            <w:tcBorders>
              <w:top w:val="nil"/>
              <w:left w:val="nil"/>
              <w:bottom w:val="single" w:sz="4" w:space="0" w:color="auto"/>
              <w:right w:val="single" w:sz="4" w:space="0" w:color="auto"/>
            </w:tcBorders>
            <w:shd w:val="clear" w:color="auto" w:fill="auto"/>
            <w:vAlign w:val="center"/>
            <w:hideMark/>
          </w:tcPr>
          <w:p w14:paraId="46F62D9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1580" w:type="dxa"/>
            <w:tcBorders>
              <w:top w:val="nil"/>
              <w:left w:val="nil"/>
              <w:bottom w:val="single" w:sz="4" w:space="0" w:color="auto"/>
              <w:right w:val="single" w:sz="4" w:space="0" w:color="auto"/>
            </w:tcBorders>
            <w:shd w:val="clear" w:color="auto" w:fill="auto"/>
            <w:vAlign w:val="center"/>
            <w:hideMark/>
          </w:tcPr>
          <w:p w14:paraId="6D3FE44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Description</w:t>
            </w:r>
          </w:p>
        </w:tc>
        <w:tc>
          <w:tcPr>
            <w:tcW w:w="1415" w:type="dxa"/>
            <w:tcBorders>
              <w:top w:val="nil"/>
              <w:left w:val="nil"/>
              <w:bottom w:val="single" w:sz="4" w:space="0" w:color="auto"/>
              <w:right w:val="single" w:sz="4" w:space="0" w:color="auto"/>
            </w:tcBorders>
            <w:shd w:val="clear" w:color="auto" w:fill="auto"/>
            <w:vAlign w:val="center"/>
            <w:hideMark/>
          </w:tcPr>
          <w:p w14:paraId="472468C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1415" w:type="dxa"/>
            <w:tcBorders>
              <w:top w:val="nil"/>
              <w:left w:val="nil"/>
              <w:bottom w:val="single" w:sz="4" w:space="0" w:color="auto"/>
              <w:right w:val="single" w:sz="4" w:space="0" w:color="auto"/>
            </w:tcBorders>
            <w:shd w:val="clear" w:color="auto" w:fill="auto"/>
            <w:vAlign w:val="center"/>
            <w:hideMark/>
          </w:tcPr>
          <w:p w14:paraId="5AD3978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r>
      <w:tr w:rsidR="00B828D1" w:rsidRPr="00B828D1" w14:paraId="1AA4776E"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25FD177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1415" w:type="dxa"/>
            <w:tcBorders>
              <w:top w:val="nil"/>
              <w:left w:val="nil"/>
              <w:bottom w:val="single" w:sz="4" w:space="0" w:color="auto"/>
              <w:right w:val="single" w:sz="4" w:space="0" w:color="auto"/>
            </w:tcBorders>
            <w:shd w:val="clear" w:color="auto" w:fill="auto"/>
            <w:vAlign w:val="center"/>
            <w:hideMark/>
          </w:tcPr>
          <w:p w14:paraId="7979BB5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415" w:type="dxa"/>
            <w:tcBorders>
              <w:top w:val="nil"/>
              <w:left w:val="nil"/>
              <w:bottom w:val="single" w:sz="4" w:space="0" w:color="auto"/>
              <w:right w:val="single" w:sz="4" w:space="0" w:color="auto"/>
            </w:tcBorders>
            <w:shd w:val="clear" w:color="auto" w:fill="auto"/>
            <w:vAlign w:val="center"/>
            <w:hideMark/>
          </w:tcPr>
          <w:p w14:paraId="4E14252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1580" w:type="dxa"/>
            <w:tcBorders>
              <w:top w:val="nil"/>
              <w:left w:val="nil"/>
              <w:bottom w:val="single" w:sz="4" w:space="0" w:color="auto"/>
              <w:right w:val="single" w:sz="4" w:space="0" w:color="auto"/>
            </w:tcBorders>
            <w:shd w:val="clear" w:color="auto" w:fill="auto"/>
            <w:vAlign w:val="center"/>
            <w:hideMark/>
          </w:tcPr>
          <w:p w14:paraId="75E17C5D"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t>RuleDesciption</w:t>
            </w:r>
            <w:proofErr w:type="spellEnd"/>
          </w:p>
        </w:tc>
        <w:tc>
          <w:tcPr>
            <w:tcW w:w="1415" w:type="dxa"/>
            <w:tcBorders>
              <w:top w:val="nil"/>
              <w:left w:val="nil"/>
              <w:bottom w:val="single" w:sz="4" w:space="0" w:color="auto"/>
              <w:right w:val="single" w:sz="4" w:space="0" w:color="auto"/>
            </w:tcBorders>
            <w:shd w:val="clear" w:color="auto" w:fill="auto"/>
            <w:vAlign w:val="center"/>
            <w:hideMark/>
          </w:tcPr>
          <w:p w14:paraId="666CF50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1415" w:type="dxa"/>
            <w:tcBorders>
              <w:top w:val="nil"/>
              <w:left w:val="nil"/>
              <w:bottom w:val="single" w:sz="4" w:space="0" w:color="auto"/>
              <w:right w:val="single" w:sz="4" w:space="0" w:color="auto"/>
            </w:tcBorders>
            <w:shd w:val="clear" w:color="auto" w:fill="auto"/>
            <w:vAlign w:val="center"/>
            <w:hideMark/>
          </w:tcPr>
          <w:p w14:paraId="7D0096C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r>
      <w:tr w:rsidR="00B828D1" w:rsidRPr="00B828D1" w14:paraId="30E8EB1B"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3286809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Input Type</w:t>
            </w:r>
          </w:p>
        </w:tc>
        <w:tc>
          <w:tcPr>
            <w:tcW w:w="1415" w:type="dxa"/>
            <w:tcBorders>
              <w:top w:val="nil"/>
              <w:left w:val="nil"/>
              <w:bottom w:val="single" w:sz="4" w:space="0" w:color="auto"/>
              <w:right w:val="single" w:sz="4" w:space="0" w:color="auto"/>
            </w:tcBorders>
            <w:shd w:val="clear" w:color="auto" w:fill="auto"/>
            <w:vAlign w:val="center"/>
            <w:hideMark/>
          </w:tcPr>
          <w:p w14:paraId="6D00F61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1415" w:type="dxa"/>
            <w:tcBorders>
              <w:top w:val="nil"/>
              <w:left w:val="nil"/>
              <w:bottom w:val="single" w:sz="4" w:space="0" w:color="auto"/>
              <w:right w:val="single" w:sz="4" w:space="0" w:color="auto"/>
            </w:tcBorders>
            <w:shd w:val="clear" w:color="auto" w:fill="auto"/>
            <w:vAlign w:val="center"/>
            <w:hideMark/>
          </w:tcPr>
          <w:p w14:paraId="58ED3E7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580" w:type="dxa"/>
            <w:tcBorders>
              <w:top w:val="nil"/>
              <w:left w:val="nil"/>
              <w:bottom w:val="single" w:sz="4" w:space="0" w:color="auto"/>
              <w:right w:val="single" w:sz="4" w:space="0" w:color="auto"/>
            </w:tcBorders>
            <w:shd w:val="clear" w:color="auto" w:fill="auto"/>
            <w:vAlign w:val="center"/>
            <w:hideMark/>
          </w:tcPr>
          <w:p w14:paraId="20818BE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1415" w:type="dxa"/>
            <w:tcBorders>
              <w:top w:val="nil"/>
              <w:left w:val="nil"/>
              <w:bottom w:val="single" w:sz="4" w:space="0" w:color="auto"/>
              <w:right w:val="single" w:sz="4" w:space="0" w:color="auto"/>
            </w:tcBorders>
            <w:shd w:val="clear" w:color="auto" w:fill="auto"/>
            <w:vAlign w:val="center"/>
            <w:hideMark/>
          </w:tcPr>
          <w:p w14:paraId="24E0293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415" w:type="dxa"/>
            <w:tcBorders>
              <w:top w:val="nil"/>
              <w:left w:val="nil"/>
              <w:bottom w:val="single" w:sz="4" w:space="0" w:color="auto"/>
              <w:right w:val="single" w:sz="4" w:space="0" w:color="auto"/>
            </w:tcBorders>
            <w:shd w:val="clear" w:color="auto" w:fill="auto"/>
            <w:vAlign w:val="center"/>
            <w:hideMark/>
          </w:tcPr>
          <w:p w14:paraId="469A84E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Html/</w:t>
            </w:r>
            <w:proofErr w:type="spellStart"/>
            <w:r w:rsidRPr="00B828D1">
              <w:rPr>
                <w:rFonts w:ascii="Calibri" w:eastAsia="Times New Roman" w:hAnsi="Calibri" w:cs="Calibri"/>
                <w:color w:val="000000"/>
                <w:sz w:val="20"/>
                <w:szCs w:val="20"/>
                <w:lang w:val="en-US"/>
              </w:rPr>
              <w:t>Richtext</w:t>
            </w:r>
            <w:proofErr w:type="spellEnd"/>
          </w:p>
        </w:tc>
      </w:tr>
      <w:tr w:rsidR="00B828D1" w:rsidRPr="00B828D1" w14:paraId="44C0E948"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7290413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1415" w:type="dxa"/>
            <w:tcBorders>
              <w:top w:val="nil"/>
              <w:left w:val="nil"/>
              <w:bottom w:val="single" w:sz="4" w:space="0" w:color="auto"/>
              <w:right w:val="single" w:sz="4" w:space="0" w:color="auto"/>
            </w:tcBorders>
            <w:shd w:val="clear" w:color="auto" w:fill="auto"/>
            <w:vAlign w:val="center"/>
            <w:hideMark/>
          </w:tcPr>
          <w:p w14:paraId="23222BE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70FBFA3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580" w:type="dxa"/>
            <w:tcBorders>
              <w:top w:val="nil"/>
              <w:left w:val="nil"/>
              <w:bottom w:val="single" w:sz="4" w:space="0" w:color="auto"/>
              <w:right w:val="single" w:sz="4" w:space="0" w:color="auto"/>
            </w:tcBorders>
            <w:shd w:val="clear" w:color="auto" w:fill="auto"/>
            <w:vAlign w:val="center"/>
            <w:hideMark/>
          </w:tcPr>
          <w:p w14:paraId="0DBBD9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7A94716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2BCF24B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56BB56B"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37C256B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1415" w:type="dxa"/>
            <w:tcBorders>
              <w:top w:val="nil"/>
              <w:left w:val="nil"/>
              <w:bottom w:val="single" w:sz="4" w:space="0" w:color="auto"/>
              <w:right w:val="single" w:sz="4" w:space="0" w:color="auto"/>
            </w:tcBorders>
            <w:shd w:val="clear" w:color="auto" w:fill="auto"/>
            <w:vAlign w:val="center"/>
            <w:hideMark/>
          </w:tcPr>
          <w:p w14:paraId="358538A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52DAD21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580" w:type="dxa"/>
            <w:tcBorders>
              <w:top w:val="nil"/>
              <w:left w:val="nil"/>
              <w:bottom w:val="single" w:sz="4" w:space="0" w:color="auto"/>
              <w:right w:val="single" w:sz="4" w:space="0" w:color="auto"/>
            </w:tcBorders>
            <w:shd w:val="clear" w:color="auto" w:fill="auto"/>
            <w:vAlign w:val="center"/>
            <w:hideMark/>
          </w:tcPr>
          <w:p w14:paraId="2FBA35B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15AA746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4740A0F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3E148B6F"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601B784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Maximum Value</w:t>
            </w:r>
          </w:p>
        </w:tc>
        <w:tc>
          <w:tcPr>
            <w:tcW w:w="1415" w:type="dxa"/>
            <w:tcBorders>
              <w:top w:val="nil"/>
              <w:left w:val="nil"/>
              <w:bottom w:val="single" w:sz="4" w:space="0" w:color="auto"/>
              <w:right w:val="single" w:sz="4" w:space="0" w:color="auto"/>
            </w:tcBorders>
            <w:shd w:val="clear" w:color="auto" w:fill="auto"/>
            <w:vAlign w:val="center"/>
            <w:hideMark/>
          </w:tcPr>
          <w:p w14:paraId="18E119C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0EA78C3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580" w:type="dxa"/>
            <w:tcBorders>
              <w:top w:val="nil"/>
              <w:left w:val="nil"/>
              <w:bottom w:val="single" w:sz="4" w:space="0" w:color="auto"/>
              <w:right w:val="single" w:sz="4" w:space="0" w:color="auto"/>
            </w:tcBorders>
            <w:shd w:val="clear" w:color="auto" w:fill="auto"/>
            <w:vAlign w:val="center"/>
            <w:hideMark/>
          </w:tcPr>
          <w:p w14:paraId="4CB9E88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131B3E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173096C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F952C78"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3535FDF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Type of List</w:t>
            </w:r>
          </w:p>
        </w:tc>
        <w:tc>
          <w:tcPr>
            <w:tcW w:w="1415" w:type="dxa"/>
            <w:tcBorders>
              <w:top w:val="nil"/>
              <w:left w:val="nil"/>
              <w:bottom w:val="single" w:sz="4" w:space="0" w:color="auto"/>
              <w:right w:val="single" w:sz="4" w:space="0" w:color="auto"/>
            </w:tcBorders>
            <w:shd w:val="clear" w:color="auto" w:fill="auto"/>
            <w:vAlign w:val="center"/>
            <w:hideMark/>
          </w:tcPr>
          <w:p w14:paraId="735BA72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1E2810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Dimension</w:t>
            </w:r>
          </w:p>
        </w:tc>
        <w:tc>
          <w:tcPr>
            <w:tcW w:w="1580" w:type="dxa"/>
            <w:tcBorders>
              <w:top w:val="nil"/>
              <w:left w:val="nil"/>
              <w:bottom w:val="single" w:sz="4" w:space="0" w:color="auto"/>
              <w:right w:val="single" w:sz="4" w:space="0" w:color="auto"/>
            </w:tcBorders>
            <w:shd w:val="clear" w:color="auto" w:fill="auto"/>
            <w:vAlign w:val="center"/>
            <w:hideMark/>
          </w:tcPr>
          <w:p w14:paraId="02198B1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28F9226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Status</w:t>
            </w:r>
          </w:p>
        </w:tc>
        <w:tc>
          <w:tcPr>
            <w:tcW w:w="1415" w:type="dxa"/>
            <w:tcBorders>
              <w:top w:val="nil"/>
              <w:left w:val="nil"/>
              <w:bottom w:val="single" w:sz="4" w:space="0" w:color="auto"/>
              <w:right w:val="single" w:sz="4" w:space="0" w:color="auto"/>
            </w:tcBorders>
            <w:shd w:val="clear" w:color="auto" w:fill="auto"/>
            <w:vAlign w:val="center"/>
            <w:hideMark/>
          </w:tcPr>
          <w:p w14:paraId="78A8D23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5431371"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18D7E31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1415" w:type="dxa"/>
            <w:tcBorders>
              <w:top w:val="nil"/>
              <w:left w:val="nil"/>
              <w:bottom w:val="single" w:sz="4" w:space="0" w:color="auto"/>
              <w:right w:val="single" w:sz="4" w:space="0" w:color="auto"/>
            </w:tcBorders>
            <w:shd w:val="clear" w:color="auto" w:fill="auto"/>
            <w:vAlign w:val="center"/>
            <w:hideMark/>
          </w:tcPr>
          <w:p w14:paraId="2D30C28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42A46E1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1580" w:type="dxa"/>
            <w:tcBorders>
              <w:top w:val="nil"/>
              <w:left w:val="nil"/>
              <w:bottom w:val="single" w:sz="4" w:space="0" w:color="auto"/>
              <w:right w:val="single" w:sz="4" w:space="0" w:color="auto"/>
            </w:tcBorders>
            <w:shd w:val="clear" w:color="auto" w:fill="auto"/>
            <w:vAlign w:val="center"/>
            <w:hideMark/>
          </w:tcPr>
          <w:p w14:paraId="3920648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2ABCCE9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1415" w:type="dxa"/>
            <w:tcBorders>
              <w:top w:val="nil"/>
              <w:left w:val="nil"/>
              <w:bottom w:val="single" w:sz="4" w:space="0" w:color="auto"/>
              <w:right w:val="single" w:sz="4" w:space="0" w:color="auto"/>
            </w:tcBorders>
            <w:shd w:val="clear" w:color="auto" w:fill="auto"/>
            <w:vAlign w:val="center"/>
            <w:hideMark/>
          </w:tcPr>
          <w:p w14:paraId="284EE20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FA76710"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294DC6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1415" w:type="dxa"/>
            <w:tcBorders>
              <w:top w:val="nil"/>
              <w:left w:val="nil"/>
              <w:bottom w:val="single" w:sz="4" w:space="0" w:color="auto"/>
              <w:right w:val="single" w:sz="4" w:space="0" w:color="auto"/>
            </w:tcBorders>
            <w:shd w:val="clear" w:color="auto" w:fill="auto"/>
            <w:vAlign w:val="center"/>
            <w:hideMark/>
          </w:tcPr>
          <w:p w14:paraId="27C5A8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64DEC5B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580" w:type="dxa"/>
            <w:tcBorders>
              <w:top w:val="nil"/>
              <w:left w:val="nil"/>
              <w:bottom w:val="single" w:sz="4" w:space="0" w:color="auto"/>
              <w:right w:val="single" w:sz="4" w:space="0" w:color="auto"/>
            </w:tcBorders>
            <w:shd w:val="clear" w:color="auto" w:fill="auto"/>
            <w:vAlign w:val="center"/>
            <w:hideMark/>
          </w:tcPr>
          <w:p w14:paraId="5154D22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3E10057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07AF003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6FA17A07"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3429B60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Editable</w:t>
            </w:r>
          </w:p>
        </w:tc>
        <w:tc>
          <w:tcPr>
            <w:tcW w:w="1415" w:type="dxa"/>
            <w:tcBorders>
              <w:top w:val="nil"/>
              <w:left w:val="nil"/>
              <w:bottom w:val="single" w:sz="4" w:space="0" w:color="auto"/>
              <w:right w:val="single" w:sz="4" w:space="0" w:color="auto"/>
            </w:tcBorders>
            <w:shd w:val="clear" w:color="auto" w:fill="auto"/>
            <w:vAlign w:val="center"/>
            <w:hideMark/>
          </w:tcPr>
          <w:p w14:paraId="3F3986A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1CF0B4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580" w:type="dxa"/>
            <w:tcBorders>
              <w:top w:val="nil"/>
              <w:left w:val="nil"/>
              <w:bottom w:val="single" w:sz="4" w:space="0" w:color="auto"/>
              <w:right w:val="single" w:sz="4" w:space="0" w:color="auto"/>
            </w:tcBorders>
            <w:shd w:val="clear" w:color="auto" w:fill="auto"/>
            <w:vAlign w:val="center"/>
            <w:hideMark/>
          </w:tcPr>
          <w:p w14:paraId="5944A7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39E1B22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227B4F6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19A64078"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20D3626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 xml:space="preserve">Is </w:t>
            </w:r>
            <w:proofErr w:type="spellStart"/>
            <w:r w:rsidRPr="00B828D1">
              <w:rPr>
                <w:rFonts w:ascii="Calibri" w:eastAsia="Times New Roman" w:hAnsi="Calibri" w:cs="Calibri"/>
                <w:color w:val="000000"/>
                <w:sz w:val="20"/>
                <w:szCs w:val="20"/>
                <w:lang w:val="en-US"/>
              </w:rPr>
              <w:t>Listable</w:t>
            </w:r>
            <w:proofErr w:type="spellEnd"/>
          </w:p>
        </w:tc>
        <w:tc>
          <w:tcPr>
            <w:tcW w:w="1415" w:type="dxa"/>
            <w:tcBorders>
              <w:top w:val="nil"/>
              <w:left w:val="nil"/>
              <w:bottom w:val="single" w:sz="4" w:space="0" w:color="auto"/>
              <w:right w:val="single" w:sz="4" w:space="0" w:color="auto"/>
            </w:tcBorders>
            <w:shd w:val="clear" w:color="auto" w:fill="auto"/>
            <w:vAlign w:val="center"/>
            <w:hideMark/>
          </w:tcPr>
          <w:p w14:paraId="687370B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2FB8387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580" w:type="dxa"/>
            <w:tcBorders>
              <w:top w:val="nil"/>
              <w:left w:val="nil"/>
              <w:bottom w:val="single" w:sz="4" w:space="0" w:color="auto"/>
              <w:right w:val="single" w:sz="4" w:space="0" w:color="auto"/>
            </w:tcBorders>
            <w:shd w:val="clear" w:color="auto" w:fill="auto"/>
            <w:vAlign w:val="center"/>
            <w:hideMark/>
          </w:tcPr>
          <w:p w14:paraId="495BA74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5C2CBAB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415" w:type="dxa"/>
            <w:tcBorders>
              <w:top w:val="nil"/>
              <w:left w:val="nil"/>
              <w:bottom w:val="single" w:sz="4" w:space="0" w:color="auto"/>
              <w:right w:val="single" w:sz="4" w:space="0" w:color="auto"/>
            </w:tcBorders>
            <w:shd w:val="clear" w:color="auto" w:fill="auto"/>
            <w:vAlign w:val="center"/>
            <w:hideMark/>
          </w:tcPr>
          <w:p w14:paraId="3B03BE3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4E349E5A"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1A03FD4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1415" w:type="dxa"/>
            <w:tcBorders>
              <w:top w:val="nil"/>
              <w:left w:val="nil"/>
              <w:bottom w:val="single" w:sz="4" w:space="0" w:color="auto"/>
              <w:right w:val="single" w:sz="4" w:space="0" w:color="auto"/>
            </w:tcBorders>
            <w:shd w:val="clear" w:color="auto" w:fill="auto"/>
            <w:vAlign w:val="center"/>
            <w:hideMark/>
          </w:tcPr>
          <w:p w14:paraId="26197EA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3B1C233C" w14:textId="235B8E13" w:rsidR="00B828D1" w:rsidRPr="00B828D1" w:rsidRDefault="00B828D1" w:rsidP="00B828D1">
            <w:pPr>
              <w:rPr>
                <w:rFonts w:ascii="Calibri" w:eastAsia="Times New Roman" w:hAnsi="Calibri" w:cs="Calibri"/>
                <w:color w:val="000000"/>
                <w:sz w:val="20"/>
                <w:szCs w:val="20"/>
                <w:lang w:val="en-US"/>
              </w:rPr>
            </w:pPr>
            <w:del w:id="711" w:author="Shiv Mangal Rahi" w:date="2019-12-05T14:04:00Z">
              <w:r w:rsidRPr="00B828D1" w:rsidDel="00AB6C3E">
                <w:rPr>
                  <w:rFonts w:ascii="Calibri" w:eastAsia="Times New Roman" w:hAnsi="Calibri" w:cs="Calibri"/>
                  <w:color w:val="000000"/>
                  <w:sz w:val="20"/>
                  <w:szCs w:val="20"/>
                  <w:lang w:val="en-US"/>
                </w:rPr>
                <w:delText>FALSE</w:delText>
              </w:r>
            </w:del>
            <w:ins w:id="712" w:author="Shiv Mangal Rahi" w:date="2019-12-05T14:04:00Z">
              <w:r w:rsidR="00AB6C3E">
                <w:rPr>
                  <w:rFonts w:ascii="Calibri" w:eastAsia="Times New Roman" w:hAnsi="Calibri" w:cs="Calibri"/>
                  <w:color w:val="000000"/>
                  <w:sz w:val="20"/>
                  <w:szCs w:val="20"/>
                  <w:lang w:val="en-US"/>
                </w:rPr>
                <w:t>TRUE</w:t>
              </w:r>
            </w:ins>
          </w:p>
        </w:tc>
        <w:tc>
          <w:tcPr>
            <w:tcW w:w="1580" w:type="dxa"/>
            <w:tcBorders>
              <w:top w:val="nil"/>
              <w:left w:val="nil"/>
              <w:bottom w:val="single" w:sz="4" w:space="0" w:color="auto"/>
              <w:right w:val="single" w:sz="4" w:space="0" w:color="auto"/>
            </w:tcBorders>
            <w:shd w:val="clear" w:color="auto" w:fill="auto"/>
            <w:vAlign w:val="center"/>
            <w:hideMark/>
          </w:tcPr>
          <w:p w14:paraId="41807D7A" w14:textId="06F266E2" w:rsidR="00B828D1" w:rsidRPr="00B828D1" w:rsidRDefault="00B828D1" w:rsidP="00B828D1">
            <w:pPr>
              <w:rPr>
                <w:rFonts w:ascii="Calibri" w:eastAsia="Times New Roman" w:hAnsi="Calibri" w:cs="Calibri"/>
                <w:color w:val="000000"/>
                <w:sz w:val="20"/>
                <w:szCs w:val="20"/>
                <w:lang w:val="en-US"/>
              </w:rPr>
            </w:pPr>
            <w:del w:id="713" w:author="Shiv Mangal Rahi" w:date="2019-12-05T14:04:00Z">
              <w:r w:rsidRPr="00B828D1" w:rsidDel="00AB6C3E">
                <w:rPr>
                  <w:rFonts w:ascii="Calibri" w:eastAsia="Times New Roman" w:hAnsi="Calibri" w:cs="Calibri"/>
                  <w:color w:val="000000"/>
                  <w:sz w:val="20"/>
                  <w:szCs w:val="20"/>
                  <w:lang w:val="en-US"/>
                </w:rPr>
                <w:delText>FALSE</w:delText>
              </w:r>
            </w:del>
            <w:ins w:id="714" w:author="Shiv Mangal Rahi" w:date="2019-12-05T14:04:00Z">
              <w:r w:rsidR="00AB6C3E">
                <w:rPr>
                  <w:rFonts w:ascii="Calibri" w:eastAsia="Times New Roman" w:hAnsi="Calibri" w:cs="Calibri"/>
                  <w:color w:val="000000"/>
                  <w:sz w:val="20"/>
                  <w:szCs w:val="20"/>
                  <w:lang w:val="en-US"/>
                </w:rPr>
                <w:t>TRUE</w:t>
              </w:r>
            </w:ins>
          </w:p>
        </w:tc>
        <w:tc>
          <w:tcPr>
            <w:tcW w:w="1415" w:type="dxa"/>
            <w:tcBorders>
              <w:top w:val="nil"/>
              <w:left w:val="nil"/>
              <w:bottom w:val="single" w:sz="4" w:space="0" w:color="auto"/>
              <w:right w:val="single" w:sz="4" w:space="0" w:color="auto"/>
            </w:tcBorders>
            <w:shd w:val="clear" w:color="auto" w:fill="auto"/>
            <w:vAlign w:val="center"/>
            <w:hideMark/>
          </w:tcPr>
          <w:p w14:paraId="795A928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22B328E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669BE649"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53ABAF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1415" w:type="dxa"/>
            <w:tcBorders>
              <w:top w:val="nil"/>
              <w:left w:val="nil"/>
              <w:bottom w:val="single" w:sz="4" w:space="0" w:color="auto"/>
              <w:right w:val="single" w:sz="4" w:space="0" w:color="auto"/>
            </w:tcBorders>
            <w:shd w:val="clear" w:color="auto" w:fill="auto"/>
            <w:vAlign w:val="center"/>
            <w:hideMark/>
          </w:tcPr>
          <w:p w14:paraId="7C6FDC5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6A6482C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580" w:type="dxa"/>
            <w:tcBorders>
              <w:top w:val="nil"/>
              <w:left w:val="nil"/>
              <w:bottom w:val="single" w:sz="4" w:space="0" w:color="auto"/>
              <w:right w:val="single" w:sz="4" w:space="0" w:color="auto"/>
            </w:tcBorders>
            <w:shd w:val="clear" w:color="auto" w:fill="auto"/>
            <w:vAlign w:val="center"/>
            <w:hideMark/>
          </w:tcPr>
          <w:p w14:paraId="2CFA7E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415" w:type="dxa"/>
            <w:tcBorders>
              <w:top w:val="nil"/>
              <w:left w:val="nil"/>
              <w:bottom w:val="single" w:sz="4" w:space="0" w:color="auto"/>
              <w:right w:val="single" w:sz="4" w:space="0" w:color="auto"/>
            </w:tcBorders>
            <w:shd w:val="clear" w:color="auto" w:fill="auto"/>
            <w:vAlign w:val="center"/>
            <w:hideMark/>
          </w:tcPr>
          <w:p w14:paraId="20CF713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415" w:type="dxa"/>
            <w:tcBorders>
              <w:top w:val="nil"/>
              <w:left w:val="nil"/>
              <w:bottom w:val="single" w:sz="4" w:space="0" w:color="auto"/>
              <w:right w:val="single" w:sz="4" w:space="0" w:color="auto"/>
            </w:tcBorders>
            <w:shd w:val="clear" w:color="auto" w:fill="auto"/>
            <w:vAlign w:val="center"/>
            <w:hideMark/>
          </w:tcPr>
          <w:p w14:paraId="5137D96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1E5A5122"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05DE5C4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1415" w:type="dxa"/>
            <w:tcBorders>
              <w:top w:val="nil"/>
              <w:left w:val="nil"/>
              <w:bottom w:val="single" w:sz="4" w:space="0" w:color="auto"/>
              <w:right w:val="single" w:sz="4" w:space="0" w:color="auto"/>
            </w:tcBorders>
            <w:shd w:val="clear" w:color="auto" w:fill="auto"/>
            <w:vAlign w:val="center"/>
            <w:hideMark/>
          </w:tcPr>
          <w:p w14:paraId="3E860C5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37955B6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580" w:type="dxa"/>
            <w:tcBorders>
              <w:top w:val="nil"/>
              <w:left w:val="nil"/>
              <w:bottom w:val="single" w:sz="4" w:space="0" w:color="auto"/>
              <w:right w:val="single" w:sz="4" w:space="0" w:color="auto"/>
            </w:tcBorders>
            <w:shd w:val="clear" w:color="auto" w:fill="auto"/>
            <w:vAlign w:val="center"/>
            <w:hideMark/>
          </w:tcPr>
          <w:p w14:paraId="77E11FF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1293350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3464E9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B116EDB"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09E75AD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1415" w:type="dxa"/>
            <w:tcBorders>
              <w:top w:val="nil"/>
              <w:left w:val="nil"/>
              <w:bottom w:val="single" w:sz="4" w:space="0" w:color="auto"/>
              <w:right w:val="single" w:sz="4" w:space="0" w:color="auto"/>
            </w:tcBorders>
            <w:shd w:val="clear" w:color="auto" w:fill="auto"/>
            <w:vAlign w:val="center"/>
            <w:hideMark/>
          </w:tcPr>
          <w:p w14:paraId="0B94F3F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6C6079B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580" w:type="dxa"/>
            <w:tcBorders>
              <w:top w:val="nil"/>
              <w:left w:val="nil"/>
              <w:bottom w:val="single" w:sz="4" w:space="0" w:color="auto"/>
              <w:right w:val="single" w:sz="4" w:space="0" w:color="auto"/>
            </w:tcBorders>
            <w:shd w:val="clear" w:color="auto" w:fill="auto"/>
            <w:vAlign w:val="center"/>
            <w:hideMark/>
          </w:tcPr>
          <w:p w14:paraId="4C2933C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63B4F17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415" w:type="dxa"/>
            <w:tcBorders>
              <w:top w:val="nil"/>
              <w:left w:val="nil"/>
              <w:bottom w:val="single" w:sz="4" w:space="0" w:color="auto"/>
              <w:right w:val="single" w:sz="4" w:space="0" w:color="auto"/>
            </w:tcBorders>
            <w:shd w:val="clear" w:color="auto" w:fill="auto"/>
            <w:vAlign w:val="center"/>
            <w:hideMark/>
          </w:tcPr>
          <w:p w14:paraId="2F9FA88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48D6E43A"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06D68E4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if Empty</w:t>
            </w:r>
          </w:p>
        </w:tc>
        <w:tc>
          <w:tcPr>
            <w:tcW w:w="1415" w:type="dxa"/>
            <w:tcBorders>
              <w:top w:val="nil"/>
              <w:left w:val="nil"/>
              <w:bottom w:val="single" w:sz="4" w:space="0" w:color="auto"/>
              <w:right w:val="single" w:sz="4" w:space="0" w:color="auto"/>
            </w:tcBorders>
            <w:shd w:val="clear" w:color="auto" w:fill="auto"/>
            <w:vAlign w:val="center"/>
            <w:hideMark/>
          </w:tcPr>
          <w:p w14:paraId="701D98B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415" w:type="dxa"/>
            <w:tcBorders>
              <w:top w:val="nil"/>
              <w:left w:val="nil"/>
              <w:bottom w:val="single" w:sz="4" w:space="0" w:color="auto"/>
              <w:right w:val="single" w:sz="4" w:space="0" w:color="auto"/>
            </w:tcBorders>
            <w:shd w:val="clear" w:color="auto" w:fill="auto"/>
            <w:vAlign w:val="center"/>
            <w:hideMark/>
          </w:tcPr>
          <w:p w14:paraId="3A7819D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580" w:type="dxa"/>
            <w:tcBorders>
              <w:top w:val="nil"/>
              <w:left w:val="nil"/>
              <w:bottom w:val="single" w:sz="4" w:space="0" w:color="auto"/>
              <w:right w:val="single" w:sz="4" w:space="0" w:color="auto"/>
            </w:tcBorders>
            <w:shd w:val="clear" w:color="auto" w:fill="auto"/>
            <w:vAlign w:val="center"/>
            <w:hideMark/>
          </w:tcPr>
          <w:p w14:paraId="2C842F0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415" w:type="dxa"/>
            <w:tcBorders>
              <w:top w:val="nil"/>
              <w:left w:val="nil"/>
              <w:bottom w:val="single" w:sz="4" w:space="0" w:color="auto"/>
              <w:right w:val="single" w:sz="4" w:space="0" w:color="auto"/>
            </w:tcBorders>
            <w:shd w:val="clear" w:color="auto" w:fill="auto"/>
            <w:vAlign w:val="center"/>
            <w:hideMark/>
          </w:tcPr>
          <w:p w14:paraId="660D559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415" w:type="dxa"/>
            <w:tcBorders>
              <w:top w:val="nil"/>
              <w:left w:val="nil"/>
              <w:bottom w:val="single" w:sz="4" w:space="0" w:color="auto"/>
              <w:right w:val="single" w:sz="4" w:space="0" w:color="auto"/>
            </w:tcBorders>
            <w:shd w:val="clear" w:color="auto" w:fill="auto"/>
            <w:vAlign w:val="center"/>
            <w:hideMark/>
          </w:tcPr>
          <w:p w14:paraId="289A771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446A357F"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76FE541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1415" w:type="dxa"/>
            <w:tcBorders>
              <w:top w:val="nil"/>
              <w:left w:val="nil"/>
              <w:bottom w:val="single" w:sz="4" w:space="0" w:color="auto"/>
              <w:right w:val="single" w:sz="4" w:space="0" w:color="auto"/>
            </w:tcBorders>
            <w:shd w:val="clear" w:color="auto" w:fill="auto"/>
            <w:vAlign w:val="center"/>
            <w:hideMark/>
          </w:tcPr>
          <w:p w14:paraId="15EDF4F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64DA86B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580" w:type="dxa"/>
            <w:tcBorders>
              <w:top w:val="nil"/>
              <w:left w:val="nil"/>
              <w:bottom w:val="single" w:sz="4" w:space="0" w:color="auto"/>
              <w:right w:val="single" w:sz="4" w:space="0" w:color="auto"/>
            </w:tcBorders>
            <w:shd w:val="clear" w:color="auto" w:fill="auto"/>
            <w:vAlign w:val="center"/>
            <w:hideMark/>
          </w:tcPr>
          <w:p w14:paraId="2E6EC0B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69E3389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4CFDEC9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78CC93C"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39931E6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1415" w:type="dxa"/>
            <w:tcBorders>
              <w:top w:val="nil"/>
              <w:left w:val="nil"/>
              <w:bottom w:val="single" w:sz="4" w:space="0" w:color="auto"/>
              <w:right w:val="single" w:sz="4" w:space="0" w:color="auto"/>
            </w:tcBorders>
            <w:shd w:val="clear" w:color="auto" w:fill="auto"/>
            <w:vAlign w:val="center"/>
            <w:hideMark/>
          </w:tcPr>
          <w:p w14:paraId="5C024A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5EEC59D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580" w:type="dxa"/>
            <w:tcBorders>
              <w:top w:val="nil"/>
              <w:left w:val="nil"/>
              <w:bottom w:val="single" w:sz="4" w:space="0" w:color="auto"/>
              <w:right w:val="single" w:sz="4" w:space="0" w:color="auto"/>
            </w:tcBorders>
            <w:shd w:val="clear" w:color="auto" w:fill="auto"/>
            <w:vAlign w:val="center"/>
            <w:hideMark/>
          </w:tcPr>
          <w:p w14:paraId="2C3F1E1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0C73214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37D0FD2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B88C06B"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1F10FD9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1415" w:type="dxa"/>
            <w:tcBorders>
              <w:top w:val="nil"/>
              <w:left w:val="nil"/>
              <w:bottom w:val="single" w:sz="4" w:space="0" w:color="auto"/>
              <w:right w:val="single" w:sz="4" w:space="0" w:color="auto"/>
            </w:tcBorders>
            <w:shd w:val="clear" w:color="auto" w:fill="auto"/>
            <w:vAlign w:val="center"/>
            <w:hideMark/>
          </w:tcPr>
          <w:p w14:paraId="69DDF1F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02991FC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580" w:type="dxa"/>
            <w:tcBorders>
              <w:top w:val="nil"/>
              <w:left w:val="nil"/>
              <w:bottom w:val="single" w:sz="4" w:space="0" w:color="auto"/>
              <w:right w:val="single" w:sz="4" w:space="0" w:color="auto"/>
            </w:tcBorders>
            <w:shd w:val="clear" w:color="auto" w:fill="auto"/>
            <w:vAlign w:val="center"/>
            <w:hideMark/>
          </w:tcPr>
          <w:p w14:paraId="4763BC0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58302F2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4B8D01B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061E726C" w14:textId="4AF8C529" w:rsidR="003C02F8" w:rsidRDefault="003C02F8" w:rsidP="00A7402E">
      <w:pPr>
        <w:jc w:val="both"/>
        <w:rPr>
          <w:rFonts w:eastAsia="Times New Roman" w:cs="Times New Roman"/>
          <w:sz w:val="22"/>
          <w:szCs w:val="20"/>
          <w:lang w:val="en-US"/>
        </w:rPr>
      </w:pPr>
    </w:p>
    <w:p w14:paraId="44B08B76" w14:textId="77777777" w:rsidR="00B828D1" w:rsidRDefault="00B828D1" w:rsidP="00A7402E">
      <w:pPr>
        <w:jc w:val="both"/>
        <w:rPr>
          <w:rFonts w:eastAsia="Times New Roman" w:cs="Times New Roman"/>
          <w:sz w:val="22"/>
          <w:szCs w:val="20"/>
          <w:lang w:val="en-US"/>
        </w:rPr>
      </w:pPr>
    </w:p>
    <w:tbl>
      <w:tblPr>
        <w:tblW w:w="9262" w:type="dxa"/>
        <w:tblInd w:w="113" w:type="dxa"/>
        <w:tblLayout w:type="fixed"/>
        <w:tblLook w:val="04A0" w:firstRow="1" w:lastRow="0" w:firstColumn="1" w:lastColumn="0" w:noHBand="0" w:noVBand="1"/>
      </w:tblPr>
      <w:tblGrid>
        <w:gridCol w:w="2335"/>
        <w:gridCol w:w="1731"/>
        <w:gridCol w:w="1732"/>
        <w:gridCol w:w="1732"/>
        <w:gridCol w:w="1732"/>
      </w:tblGrid>
      <w:tr w:rsidR="00B828D1" w:rsidRPr="00B828D1" w14:paraId="65504E04" w14:textId="77777777" w:rsidTr="00B828D1">
        <w:trPr>
          <w:trHeight w:val="20"/>
        </w:trPr>
        <w:tc>
          <w:tcPr>
            <w:tcW w:w="233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9285889" w14:textId="049105E4"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1731" w:type="dxa"/>
            <w:tcBorders>
              <w:top w:val="single" w:sz="4" w:space="0" w:color="auto"/>
              <w:left w:val="nil"/>
              <w:bottom w:val="single" w:sz="4" w:space="0" w:color="auto"/>
              <w:right w:val="single" w:sz="4" w:space="0" w:color="auto"/>
            </w:tcBorders>
            <w:shd w:val="clear" w:color="000000" w:fill="BFBFBF"/>
            <w:noWrap/>
            <w:vAlign w:val="center"/>
            <w:hideMark/>
          </w:tcPr>
          <w:p w14:paraId="0BD93F9D"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Field-6</w:t>
            </w:r>
          </w:p>
        </w:tc>
        <w:tc>
          <w:tcPr>
            <w:tcW w:w="1732" w:type="dxa"/>
            <w:tcBorders>
              <w:top w:val="single" w:sz="4" w:space="0" w:color="auto"/>
              <w:left w:val="nil"/>
              <w:bottom w:val="single" w:sz="4" w:space="0" w:color="auto"/>
              <w:right w:val="single" w:sz="4" w:space="0" w:color="auto"/>
            </w:tcBorders>
            <w:shd w:val="clear" w:color="000000" w:fill="BFBFBF"/>
            <w:noWrap/>
            <w:vAlign w:val="center"/>
            <w:hideMark/>
          </w:tcPr>
          <w:p w14:paraId="286A1439"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Field-7</w:t>
            </w:r>
          </w:p>
        </w:tc>
        <w:tc>
          <w:tcPr>
            <w:tcW w:w="1732" w:type="dxa"/>
            <w:tcBorders>
              <w:top w:val="single" w:sz="4" w:space="0" w:color="auto"/>
              <w:left w:val="nil"/>
              <w:bottom w:val="single" w:sz="4" w:space="0" w:color="auto"/>
              <w:right w:val="single" w:sz="4" w:space="0" w:color="auto"/>
            </w:tcBorders>
            <w:shd w:val="clear" w:color="000000" w:fill="BFBFBF"/>
            <w:noWrap/>
            <w:vAlign w:val="center"/>
            <w:hideMark/>
          </w:tcPr>
          <w:p w14:paraId="08968C4D"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Field-8</w:t>
            </w:r>
          </w:p>
        </w:tc>
        <w:tc>
          <w:tcPr>
            <w:tcW w:w="1732" w:type="dxa"/>
            <w:tcBorders>
              <w:top w:val="single" w:sz="4" w:space="0" w:color="auto"/>
              <w:left w:val="nil"/>
              <w:bottom w:val="single" w:sz="4" w:space="0" w:color="auto"/>
              <w:right w:val="single" w:sz="4" w:space="0" w:color="auto"/>
            </w:tcBorders>
            <w:shd w:val="clear" w:color="000000" w:fill="BFBFBF"/>
            <w:noWrap/>
            <w:vAlign w:val="center"/>
            <w:hideMark/>
          </w:tcPr>
          <w:p w14:paraId="1291254A"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Field-9</w:t>
            </w:r>
          </w:p>
        </w:tc>
      </w:tr>
      <w:tr w:rsidR="00B828D1" w:rsidRPr="00B828D1" w14:paraId="0D27C474"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54CDC9E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731" w:type="dxa"/>
            <w:tcBorders>
              <w:top w:val="nil"/>
              <w:left w:val="nil"/>
              <w:bottom w:val="single" w:sz="4" w:space="0" w:color="auto"/>
              <w:right w:val="single" w:sz="4" w:space="0" w:color="auto"/>
            </w:tcBorders>
            <w:shd w:val="clear" w:color="auto" w:fill="auto"/>
            <w:vAlign w:val="center"/>
            <w:hideMark/>
          </w:tcPr>
          <w:p w14:paraId="75C712E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Treat Blank or Null As</w:t>
            </w:r>
          </w:p>
        </w:tc>
        <w:tc>
          <w:tcPr>
            <w:tcW w:w="1732" w:type="dxa"/>
            <w:tcBorders>
              <w:top w:val="nil"/>
              <w:left w:val="nil"/>
              <w:bottom w:val="single" w:sz="4" w:space="0" w:color="auto"/>
              <w:right w:val="single" w:sz="4" w:space="0" w:color="auto"/>
            </w:tcBorders>
            <w:shd w:val="clear" w:color="auto" w:fill="auto"/>
            <w:vAlign w:val="center"/>
            <w:hideMark/>
          </w:tcPr>
          <w:p w14:paraId="712C46E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Operator</w:t>
            </w:r>
          </w:p>
        </w:tc>
        <w:tc>
          <w:tcPr>
            <w:tcW w:w="1732" w:type="dxa"/>
            <w:tcBorders>
              <w:top w:val="nil"/>
              <w:left w:val="nil"/>
              <w:bottom w:val="single" w:sz="4" w:space="0" w:color="auto"/>
              <w:right w:val="single" w:sz="4" w:space="0" w:color="auto"/>
            </w:tcBorders>
            <w:shd w:val="clear" w:color="auto" w:fill="auto"/>
            <w:vAlign w:val="center"/>
            <w:hideMark/>
          </w:tcPr>
          <w:p w14:paraId="4AA843C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Value</w:t>
            </w:r>
          </w:p>
        </w:tc>
        <w:tc>
          <w:tcPr>
            <w:tcW w:w="1732" w:type="dxa"/>
            <w:tcBorders>
              <w:top w:val="nil"/>
              <w:left w:val="nil"/>
              <w:bottom w:val="single" w:sz="4" w:space="0" w:color="auto"/>
              <w:right w:val="single" w:sz="4" w:space="0" w:color="auto"/>
            </w:tcBorders>
            <w:shd w:val="clear" w:color="auto" w:fill="auto"/>
            <w:vAlign w:val="center"/>
            <w:hideMark/>
          </w:tcPr>
          <w:p w14:paraId="343C6CD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Value Case Sensitive</w:t>
            </w:r>
          </w:p>
        </w:tc>
      </w:tr>
      <w:tr w:rsidR="00B828D1" w:rsidRPr="00B828D1" w14:paraId="4D13E986"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49A85BE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1731" w:type="dxa"/>
            <w:tcBorders>
              <w:top w:val="nil"/>
              <w:left w:val="nil"/>
              <w:bottom w:val="single" w:sz="4" w:space="0" w:color="auto"/>
              <w:right w:val="single" w:sz="4" w:space="0" w:color="auto"/>
            </w:tcBorders>
            <w:shd w:val="clear" w:color="auto" w:fill="auto"/>
            <w:vAlign w:val="center"/>
            <w:hideMark/>
          </w:tcPr>
          <w:p w14:paraId="5ADA6483"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t>TreatBlankorNullA</w:t>
            </w:r>
            <w:r w:rsidRPr="00B828D1">
              <w:rPr>
                <w:rFonts w:ascii="Calibri" w:eastAsia="Times New Roman" w:hAnsi="Calibri" w:cs="Calibri"/>
                <w:color w:val="000000"/>
                <w:sz w:val="20"/>
                <w:szCs w:val="20"/>
                <w:lang w:val="en-US"/>
              </w:rPr>
              <w:lastRenderedPageBreak/>
              <w:t>s</w:t>
            </w:r>
            <w:proofErr w:type="spellEnd"/>
          </w:p>
        </w:tc>
        <w:tc>
          <w:tcPr>
            <w:tcW w:w="1732" w:type="dxa"/>
            <w:tcBorders>
              <w:top w:val="nil"/>
              <w:left w:val="nil"/>
              <w:bottom w:val="single" w:sz="4" w:space="0" w:color="auto"/>
              <w:right w:val="single" w:sz="4" w:space="0" w:color="auto"/>
            </w:tcBorders>
            <w:shd w:val="clear" w:color="auto" w:fill="auto"/>
            <w:vAlign w:val="center"/>
            <w:hideMark/>
          </w:tcPr>
          <w:p w14:paraId="074EED41"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lastRenderedPageBreak/>
              <w:t>RuleOperator</w:t>
            </w:r>
            <w:proofErr w:type="spellEnd"/>
          </w:p>
        </w:tc>
        <w:tc>
          <w:tcPr>
            <w:tcW w:w="1732" w:type="dxa"/>
            <w:tcBorders>
              <w:top w:val="nil"/>
              <w:left w:val="nil"/>
              <w:bottom w:val="single" w:sz="4" w:space="0" w:color="auto"/>
              <w:right w:val="single" w:sz="4" w:space="0" w:color="auto"/>
            </w:tcBorders>
            <w:shd w:val="clear" w:color="auto" w:fill="auto"/>
            <w:vAlign w:val="center"/>
            <w:hideMark/>
          </w:tcPr>
          <w:p w14:paraId="79F08D28"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t>RuleValue</w:t>
            </w:r>
            <w:proofErr w:type="spellEnd"/>
          </w:p>
        </w:tc>
        <w:tc>
          <w:tcPr>
            <w:tcW w:w="1732" w:type="dxa"/>
            <w:tcBorders>
              <w:top w:val="nil"/>
              <w:left w:val="nil"/>
              <w:bottom w:val="single" w:sz="4" w:space="0" w:color="auto"/>
              <w:right w:val="single" w:sz="4" w:space="0" w:color="auto"/>
            </w:tcBorders>
            <w:shd w:val="clear" w:color="auto" w:fill="auto"/>
            <w:vAlign w:val="center"/>
            <w:hideMark/>
          </w:tcPr>
          <w:p w14:paraId="1C6440BA"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t>RuleValueCaseSen</w:t>
            </w:r>
            <w:r w:rsidRPr="00B828D1">
              <w:rPr>
                <w:rFonts w:ascii="Calibri" w:eastAsia="Times New Roman" w:hAnsi="Calibri" w:cs="Calibri"/>
                <w:color w:val="000000"/>
                <w:sz w:val="20"/>
                <w:szCs w:val="20"/>
                <w:lang w:val="en-US"/>
              </w:rPr>
              <w:lastRenderedPageBreak/>
              <w:t>sitive</w:t>
            </w:r>
            <w:proofErr w:type="spellEnd"/>
          </w:p>
        </w:tc>
      </w:tr>
      <w:tr w:rsidR="00B828D1" w:rsidRPr="00B828D1" w14:paraId="3FC992C1"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0FF29E3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lastRenderedPageBreak/>
              <w:t>Input Type</w:t>
            </w:r>
          </w:p>
        </w:tc>
        <w:tc>
          <w:tcPr>
            <w:tcW w:w="1731" w:type="dxa"/>
            <w:tcBorders>
              <w:top w:val="nil"/>
              <w:left w:val="nil"/>
              <w:bottom w:val="single" w:sz="4" w:space="0" w:color="auto"/>
              <w:right w:val="single" w:sz="4" w:space="0" w:color="auto"/>
            </w:tcBorders>
            <w:shd w:val="clear" w:color="auto" w:fill="auto"/>
            <w:vAlign w:val="center"/>
            <w:hideMark/>
          </w:tcPr>
          <w:p w14:paraId="69AD347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732" w:type="dxa"/>
            <w:tcBorders>
              <w:top w:val="nil"/>
              <w:left w:val="nil"/>
              <w:bottom w:val="single" w:sz="4" w:space="0" w:color="auto"/>
              <w:right w:val="single" w:sz="4" w:space="0" w:color="auto"/>
            </w:tcBorders>
            <w:shd w:val="clear" w:color="auto" w:fill="auto"/>
            <w:vAlign w:val="center"/>
            <w:hideMark/>
          </w:tcPr>
          <w:p w14:paraId="34C3B7A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732" w:type="dxa"/>
            <w:tcBorders>
              <w:top w:val="nil"/>
              <w:left w:val="nil"/>
              <w:bottom w:val="single" w:sz="4" w:space="0" w:color="auto"/>
              <w:right w:val="single" w:sz="4" w:space="0" w:color="auto"/>
            </w:tcBorders>
            <w:shd w:val="clear" w:color="auto" w:fill="auto"/>
            <w:vAlign w:val="center"/>
            <w:hideMark/>
          </w:tcPr>
          <w:p w14:paraId="5369D23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732" w:type="dxa"/>
            <w:tcBorders>
              <w:top w:val="nil"/>
              <w:left w:val="nil"/>
              <w:bottom w:val="single" w:sz="4" w:space="0" w:color="auto"/>
              <w:right w:val="single" w:sz="4" w:space="0" w:color="auto"/>
            </w:tcBorders>
            <w:shd w:val="clear" w:color="auto" w:fill="auto"/>
            <w:vAlign w:val="center"/>
            <w:hideMark/>
          </w:tcPr>
          <w:p w14:paraId="1DB18F0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TRUE/FALSE</w:t>
            </w:r>
          </w:p>
        </w:tc>
      </w:tr>
      <w:tr w:rsidR="00B828D1" w:rsidRPr="00B828D1" w14:paraId="173C1D18"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330FD65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1731" w:type="dxa"/>
            <w:tcBorders>
              <w:top w:val="nil"/>
              <w:left w:val="nil"/>
              <w:bottom w:val="single" w:sz="4" w:space="0" w:color="auto"/>
              <w:right w:val="single" w:sz="4" w:space="0" w:color="auto"/>
            </w:tcBorders>
            <w:shd w:val="clear" w:color="auto" w:fill="auto"/>
            <w:vAlign w:val="center"/>
            <w:hideMark/>
          </w:tcPr>
          <w:p w14:paraId="019DEA5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2233202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1E658C9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38CFCEC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ED2B5F1"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7834E27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1731" w:type="dxa"/>
            <w:tcBorders>
              <w:top w:val="nil"/>
              <w:left w:val="nil"/>
              <w:bottom w:val="single" w:sz="4" w:space="0" w:color="auto"/>
              <w:right w:val="single" w:sz="4" w:space="0" w:color="auto"/>
            </w:tcBorders>
            <w:shd w:val="clear" w:color="auto" w:fill="auto"/>
            <w:vAlign w:val="center"/>
            <w:hideMark/>
          </w:tcPr>
          <w:p w14:paraId="1FE079F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01B311D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DC0C95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77F8CCB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1B7319B"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149AA53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Maximum Value</w:t>
            </w:r>
          </w:p>
        </w:tc>
        <w:tc>
          <w:tcPr>
            <w:tcW w:w="1731" w:type="dxa"/>
            <w:tcBorders>
              <w:top w:val="nil"/>
              <w:left w:val="nil"/>
              <w:bottom w:val="single" w:sz="4" w:space="0" w:color="auto"/>
              <w:right w:val="single" w:sz="4" w:space="0" w:color="auto"/>
            </w:tcBorders>
            <w:shd w:val="clear" w:color="auto" w:fill="auto"/>
            <w:vAlign w:val="center"/>
            <w:hideMark/>
          </w:tcPr>
          <w:p w14:paraId="0BC0C7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7DA3436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7B5CC1A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307DB5E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50C14BC"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4BF7025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Type of List</w:t>
            </w:r>
          </w:p>
        </w:tc>
        <w:tc>
          <w:tcPr>
            <w:tcW w:w="1731" w:type="dxa"/>
            <w:tcBorders>
              <w:top w:val="nil"/>
              <w:left w:val="nil"/>
              <w:bottom w:val="single" w:sz="4" w:space="0" w:color="auto"/>
              <w:right w:val="single" w:sz="4" w:space="0" w:color="auto"/>
            </w:tcBorders>
            <w:shd w:val="clear" w:color="auto" w:fill="auto"/>
            <w:vAlign w:val="center"/>
            <w:hideMark/>
          </w:tcPr>
          <w:p w14:paraId="5E21A7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Pass Skip List</w:t>
            </w:r>
          </w:p>
        </w:tc>
        <w:tc>
          <w:tcPr>
            <w:tcW w:w="1732" w:type="dxa"/>
            <w:tcBorders>
              <w:top w:val="nil"/>
              <w:left w:val="nil"/>
              <w:bottom w:val="single" w:sz="4" w:space="0" w:color="auto"/>
              <w:right w:val="single" w:sz="4" w:space="0" w:color="auto"/>
            </w:tcBorders>
            <w:shd w:val="clear" w:color="auto" w:fill="auto"/>
            <w:vAlign w:val="center"/>
            <w:hideMark/>
          </w:tcPr>
          <w:p w14:paraId="4C179F4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Comparison Rule Operator List</w:t>
            </w:r>
          </w:p>
        </w:tc>
        <w:tc>
          <w:tcPr>
            <w:tcW w:w="1732" w:type="dxa"/>
            <w:tcBorders>
              <w:top w:val="nil"/>
              <w:left w:val="nil"/>
              <w:bottom w:val="single" w:sz="4" w:space="0" w:color="auto"/>
              <w:right w:val="single" w:sz="4" w:space="0" w:color="auto"/>
            </w:tcBorders>
            <w:shd w:val="clear" w:color="auto" w:fill="auto"/>
            <w:vAlign w:val="center"/>
            <w:hideMark/>
          </w:tcPr>
          <w:p w14:paraId="41461B2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Data Element</w:t>
            </w:r>
          </w:p>
        </w:tc>
        <w:tc>
          <w:tcPr>
            <w:tcW w:w="1732" w:type="dxa"/>
            <w:tcBorders>
              <w:top w:val="nil"/>
              <w:left w:val="nil"/>
              <w:bottom w:val="single" w:sz="4" w:space="0" w:color="auto"/>
              <w:right w:val="single" w:sz="4" w:space="0" w:color="auto"/>
            </w:tcBorders>
            <w:shd w:val="clear" w:color="auto" w:fill="auto"/>
            <w:vAlign w:val="center"/>
            <w:hideMark/>
          </w:tcPr>
          <w:p w14:paraId="398D193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45EF9798"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6B8469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1731" w:type="dxa"/>
            <w:tcBorders>
              <w:top w:val="nil"/>
              <w:left w:val="nil"/>
              <w:bottom w:val="single" w:sz="4" w:space="0" w:color="auto"/>
              <w:right w:val="single" w:sz="4" w:space="0" w:color="auto"/>
            </w:tcBorders>
            <w:shd w:val="clear" w:color="auto" w:fill="auto"/>
            <w:vAlign w:val="center"/>
            <w:hideMark/>
          </w:tcPr>
          <w:p w14:paraId="51CB9C7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{Description}</w:t>
            </w:r>
          </w:p>
        </w:tc>
        <w:tc>
          <w:tcPr>
            <w:tcW w:w="1732" w:type="dxa"/>
            <w:tcBorders>
              <w:top w:val="nil"/>
              <w:left w:val="nil"/>
              <w:bottom w:val="single" w:sz="4" w:space="0" w:color="auto"/>
              <w:right w:val="single" w:sz="4" w:space="0" w:color="auto"/>
            </w:tcBorders>
            <w:shd w:val="clear" w:color="auto" w:fill="auto"/>
            <w:vAlign w:val="center"/>
            <w:hideMark/>
          </w:tcPr>
          <w:p w14:paraId="0B3E15D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{Description}</w:t>
            </w:r>
          </w:p>
        </w:tc>
        <w:tc>
          <w:tcPr>
            <w:tcW w:w="1732" w:type="dxa"/>
            <w:tcBorders>
              <w:top w:val="nil"/>
              <w:left w:val="nil"/>
              <w:bottom w:val="single" w:sz="4" w:space="0" w:color="auto"/>
              <w:right w:val="single" w:sz="4" w:space="0" w:color="auto"/>
            </w:tcBorders>
            <w:shd w:val="clear" w:color="auto" w:fill="auto"/>
            <w:vAlign w:val="center"/>
            <w:hideMark/>
          </w:tcPr>
          <w:p w14:paraId="67D88AB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732" w:type="dxa"/>
            <w:tcBorders>
              <w:top w:val="nil"/>
              <w:left w:val="nil"/>
              <w:bottom w:val="single" w:sz="4" w:space="0" w:color="auto"/>
              <w:right w:val="single" w:sz="4" w:space="0" w:color="auto"/>
            </w:tcBorders>
            <w:shd w:val="clear" w:color="auto" w:fill="auto"/>
            <w:vAlign w:val="center"/>
            <w:hideMark/>
          </w:tcPr>
          <w:p w14:paraId="794E250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D93752F"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13978D7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1731" w:type="dxa"/>
            <w:tcBorders>
              <w:top w:val="nil"/>
              <w:left w:val="nil"/>
              <w:bottom w:val="single" w:sz="4" w:space="0" w:color="auto"/>
              <w:right w:val="single" w:sz="4" w:space="0" w:color="auto"/>
            </w:tcBorders>
            <w:shd w:val="clear" w:color="auto" w:fill="auto"/>
            <w:vAlign w:val="center"/>
            <w:hideMark/>
          </w:tcPr>
          <w:p w14:paraId="3819FF1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585CFE4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02940EF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050DCD8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14687204"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1D03908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Editable</w:t>
            </w:r>
          </w:p>
        </w:tc>
        <w:tc>
          <w:tcPr>
            <w:tcW w:w="1731" w:type="dxa"/>
            <w:tcBorders>
              <w:top w:val="nil"/>
              <w:left w:val="nil"/>
              <w:bottom w:val="single" w:sz="4" w:space="0" w:color="auto"/>
              <w:right w:val="single" w:sz="4" w:space="0" w:color="auto"/>
            </w:tcBorders>
            <w:shd w:val="clear" w:color="auto" w:fill="auto"/>
            <w:vAlign w:val="center"/>
            <w:hideMark/>
          </w:tcPr>
          <w:p w14:paraId="2CCCCE3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48108DF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3E222E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4062411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0070E80B"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05EAC8B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 xml:space="preserve">Is </w:t>
            </w:r>
            <w:proofErr w:type="spellStart"/>
            <w:r w:rsidRPr="00B828D1">
              <w:rPr>
                <w:rFonts w:ascii="Calibri" w:eastAsia="Times New Roman" w:hAnsi="Calibri" w:cs="Calibri"/>
                <w:color w:val="000000"/>
                <w:sz w:val="20"/>
                <w:szCs w:val="20"/>
                <w:lang w:val="en-US"/>
              </w:rPr>
              <w:t>Listable</w:t>
            </w:r>
            <w:proofErr w:type="spellEnd"/>
          </w:p>
        </w:tc>
        <w:tc>
          <w:tcPr>
            <w:tcW w:w="1731" w:type="dxa"/>
            <w:tcBorders>
              <w:top w:val="nil"/>
              <w:left w:val="nil"/>
              <w:bottom w:val="single" w:sz="4" w:space="0" w:color="auto"/>
              <w:right w:val="single" w:sz="4" w:space="0" w:color="auto"/>
            </w:tcBorders>
            <w:shd w:val="clear" w:color="auto" w:fill="auto"/>
            <w:vAlign w:val="center"/>
            <w:hideMark/>
          </w:tcPr>
          <w:p w14:paraId="1B21DB7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7CEDEBD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4E7CFE4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2C34CB8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58BA9624"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068293F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1731" w:type="dxa"/>
            <w:tcBorders>
              <w:top w:val="nil"/>
              <w:left w:val="nil"/>
              <w:bottom w:val="single" w:sz="4" w:space="0" w:color="auto"/>
              <w:right w:val="single" w:sz="4" w:space="0" w:color="auto"/>
            </w:tcBorders>
            <w:shd w:val="clear" w:color="auto" w:fill="auto"/>
            <w:vAlign w:val="center"/>
            <w:hideMark/>
          </w:tcPr>
          <w:p w14:paraId="5A7407E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3060410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77AC94A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32CF60A0" w14:textId="2AEAB987" w:rsidR="00B828D1" w:rsidRPr="00B828D1" w:rsidRDefault="00B828D1" w:rsidP="00B828D1">
            <w:pPr>
              <w:rPr>
                <w:rFonts w:ascii="Calibri" w:eastAsia="Times New Roman" w:hAnsi="Calibri" w:cs="Calibri"/>
                <w:color w:val="000000"/>
                <w:sz w:val="20"/>
                <w:szCs w:val="20"/>
                <w:lang w:val="en-US"/>
              </w:rPr>
            </w:pPr>
            <w:del w:id="715" w:author="Shiv Mangal Rahi" w:date="2019-12-05T14:04:00Z">
              <w:r w:rsidRPr="00B828D1" w:rsidDel="00BA3B4D">
                <w:rPr>
                  <w:rFonts w:ascii="Calibri" w:eastAsia="Times New Roman" w:hAnsi="Calibri" w:cs="Calibri"/>
                  <w:color w:val="000000"/>
                  <w:sz w:val="20"/>
                  <w:szCs w:val="20"/>
                  <w:lang w:val="en-US"/>
                </w:rPr>
                <w:delText>TRUE</w:delText>
              </w:r>
            </w:del>
            <w:ins w:id="716" w:author="Shiv Mangal Rahi" w:date="2019-12-05T14:04:00Z">
              <w:r w:rsidR="00BA3B4D">
                <w:rPr>
                  <w:rFonts w:ascii="Calibri" w:eastAsia="Times New Roman" w:hAnsi="Calibri" w:cs="Calibri"/>
                  <w:color w:val="000000"/>
                  <w:sz w:val="20"/>
                  <w:szCs w:val="20"/>
                  <w:lang w:val="en-US"/>
                </w:rPr>
                <w:t>FALSE</w:t>
              </w:r>
            </w:ins>
          </w:p>
        </w:tc>
      </w:tr>
      <w:tr w:rsidR="00B828D1" w:rsidRPr="00B828D1" w14:paraId="5DE461AC"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091ECFE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1731" w:type="dxa"/>
            <w:tcBorders>
              <w:top w:val="nil"/>
              <w:left w:val="nil"/>
              <w:bottom w:val="single" w:sz="4" w:space="0" w:color="auto"/>
              <w:right w:val="single" w:sz="4" w:space="0" w:color="auto"/>
            </w:tcBorders>
            <w:shd w:val="clear" w:color="auto" w:fill="auto"/>
            <w:vAlign w:val="center"/>
            <w:hideMark/>
          </w:tcPr>
          <w:p w14:paraId="7E19945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365C06B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037AC7A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1849AFA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223B4B2F"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1D83F2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1731" w:type="dxa"/>
            <w:tcBorders>
              <w:top w:val="nil"/>
              <w:left w:val="nil"/>
              <w:bottom w:val="single" w:sz="4" w:space="0" w:color="auto"/>
              <w:right w:val="single" w:sz="4" w:space="0" w:color="auto"/>
            </w:tcBorders>
            <w:shd w:val="clear" w:color="auto" w:fill="auto"/>
            <w:vAlign w:val="center"/>
            <w:hideMark/>
          </w:tcPr>
          <w:p w14:paraId="6A01C5F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61147CE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6A07B00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3F828A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278290C5"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57C0015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1731" w:type="dxa"/>
            <w:tcBorders>
              <w:top w:val="nil"/>
              <w:left w:val="nil"/>
              <w:bottom w:val="single" w:sz="4" w:space="0" w:color="auto"/>
              <w:right w:val="single" w:sz="4" w:space="0" w:color="auto"/>
            </w:tcBorders>
            <w:shd w:val="clear" w:color="auto" w:fill="auto"/>
            <w:vAlign w:val="center"/>
            <w:hideMark/>
          </w:tcPr>
          <w:p w14:paraId="7C01754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5EFDD20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4A6E51B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0540F1A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86112E8"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56F8A2E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if Empty</w:t>
            </w:r>
          </w:p>
        </w:tc>
        <w:tc>
          <w:tcPr>
            <w:tcW w:w="1731" w:type="dxa"/>
            <w:tcBorders>
              <w:top w:val="nil"/>
              <w:left w:val="nil"/>
              <w:bottom w:val="single" w:sz="4" w:space="0" w:color="auto"/>
              <w:right w:val="single" w:sz="4" w:space="0" w:color="auto"/>
            </w:tcBorders>
            <w:shd w:val="clear" w:color="auto" w:fill="auto"/>
            <w:vAlign w:val="center"/>
            <w:hideMark/>
          </w:tcPr>
          <w:p w14:paraId="1B8DF00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2F3EF9C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1E0196C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3E01DBF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508CE99A"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6F1F4F9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1731" w:type="dxa"/>
            <w:tcBorders>
              <w:top w:val="nil"/>
              <w:left w:val="nil"/>
              <w:bottom w:val="single" w:sz="4" w:space="0" w:color="auto"/>
              <w:right w:val="single" w:sz="4" w:space="0" w:color="auto"/>
            </w:tcBorders>
            <w:shd w:val="clear" w:color="auto" w:fill="auto"/>
            <w:vAlign w:val="center"/>
            <w:hideMark/>
          </w:tcPr>
          <w:p w14:paraId="1F3DDAC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22FEECA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28CA36F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70AA4E5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CC87553"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48EA8C3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1731" w:type="dxa"/>
            <w:tcBorders>
              <w:top w:val="nil"/>
              <w:left w:val="nil"/>
              <w:bottom w:val="single" w:sz="4" w:space="0" w:color="auto"/>
              <w:right w:val="single" w:sz="4" w:space="0" w:color="auto"/>
            </w:tcBorders>
            <w:shd w:val="clear" w:color="auto" w:fill="auto"/>
            <w:vAlign w:val="center"/>
            <w:hideMark/>
          </w:tcPr>
          <w:p w14:paraId="6911061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D22CB5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ADE8FA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573AFB5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E78775E"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0149A04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1731" w:type="dxa"/>
            <w:tcBorders>
              <w:top w:val="nil"/>
              <w:left w:val="nil"/>
              <w:bottom w:val="single" w:sz="4" w:space="0" w:color="auto"/>
              <w:right w:val="single" w:sz="4" w:space="0" w:color="auto"/>
            </w:tcBorders>
            <w:shd w:val="clear" w:color="auto" w:fill="auto"/>
            <w:vAlign w:val="center"/>
            <w:hideMark/>
          </w:tcPr>
          <w:p w14:paraId="0096CDA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345CAEA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62A41A7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C98D6E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5BCE7A94" w14:textId="77777777" w:rsidR="00B828D1" w:rsidRDefault="00B828D1" w:rsidP="00A7402E">
      <w:pPr>
        <w:jc w:val="both"/>
        <w:rPr>
          <w:rFonts w:eastAsia="Times New Roman" w:cs="Times New Roman"/>
          <w:sz w:val="22"/>
          <w:szCs w:val="20"/>
          <w:lang w:val="en-US"/>
        </w:rPr>
      </w:pPr>
    </w:p>
    <w:p w14:paraId="7A43BEF6" w14:textId="77777777" w:rsidR="00E26DC1" w:rsidRDefault="00E26DC1" w:rsidP="00E26DC1">
      <w:pPr>
        <w:jc w:val="both"/>
        <w:rPr>
          <w:rFonts w:eastAsia="Times New Roman" w:cs="Times New Roman"/>
          <w:sz w:val="22"/>
          <w:szCs w:val="20"/>
          <w:lang w:val="en-US"/>
        </w:rPr>
      </w:pPr>
    </w:p>
    <w:p w14:paraId="06BF0886" w14:textId="5C65423E" w:rsidR="00A7402E" w:rsidRDefault="00E26DC1" w:rsidP="00E26DC1">
      <w:pPr>
        <w:jc w:val="both"/>
        <w:rPr>
          <w:rFonts w:eastAsia="Times New Roman" w:cs="Times New Roman"/>
          <w:b/>
          <w:bCs/>
          <w:sz w:val="22"/>
          <w:szCs w:val="20"/>
          <w:lang w:val="en-US"/>
        </w:rPr>
      </w:pPr>
      <w:r w:rsidRPr="00174C6A">
        <w:rPr>
          <w:rFonts w:eastAsia="Times New Roman" w:cs="Times New Roman"/>
          <w:b/>
          <w:bCs/>
          <w:sz w:val="22"/>
          <w:szCs w:val="20"/>
          <w:lang w:val="en-US"/>
        </w:rPr>
        <w:t xml:space="preserve">IGX Conformity Check </w:t>
      </w:r>
    </w:p>
    <w:p w14:paraId="33AB319F" w14:textId="77777777" w:rsidR="001F55CB" w:rsidRDefault="001F55CB" w:rsidP="00E26DC1">
      <w:pPr>
        <w:jc w:val="both"/>
        <w:rPr>
          <w:rFonts w:eastAsia="Times New Roman" w:cs="Times New Roman"/>
          <w:b/>
          <w:bCs/>
          <w:sz w:val="22"/>
          <w:szCs w:val="20"/>
          <w:lang w:val="en-US"/>
        </w:rPr>
      </w:pPr>
    </w:p>
    <w:p w14:paraId="270E4F2A" w14:textId="5D2B1330" w:rsidR="00E26DC1" w:rsidRPr="00EA73FF" w:rsidRDefault="00E26DC1" w:rsidP="00E26DC1">
      <w:pPr>
        <w:jc w:val="both"/>
        <w:rPr>
          <w:rFonts w:eastAsia="Times New Roman" w:cs="Times New Roman"/>
          <w:szCs w:val="20"/>
          <w:lang w:val="en-US"/>
        </w:rPr>
      </w:pPr>
      <w:proofErr w:type="gramStart"/>
      <w:r w:rsidRPr="00EA73FF">
        <w:rPr>
          <w:rFonts w:eastAsia="Times New Roman" w:cs="Times New Roman"/>
          <w:szCs w:val="20"/>
          <w:lang w:val="en-US"/>
        </w:rPr>
        <w:t>Compares the attribute value with the respective string or numeric value.</w:t>
      </w:r>
      <w:proofErr w:type="gramEnd"/>
    </w:p>
    <w:p w14:paraId="588C048F" w14:textId="77777777" w:rsidR="001F55CB" w:rsidRPr="00EA73FF" w:rsidRDefault="001F55CB" w:rsidP="00E26DC1">
      <w:pPr>
        <w:jc w:val="both"/>
        <w:rPr>
          <w:rFonts w:eastAsia="Times New Roman" w:cs="Times New Roman"/>
          <w:szCs w:val="20"/>
          <w:lang w:val="en-US"/>
        </w:rPr>
      </w:pPr>
    </w:p>
    <w:p w14:paraId="11B17168" w14:textId="55304E88" w:rsidR="003C02F8" w:rsidRPr="00EA73FF" w:rsidRDefault="003C02F8" w:rsidP="003C02F8">
      <w:pPr>
        <w:jc w:val="both"/>
        <w:rPr>
          <w:rFonts w:eastAsia="Times New Roman" w:cs="Times New Roman"/>
          <w:szCs w:val="20"/>
          <w:lang w:val="en-US"/>
        </w:rPr>
      </w:pPr>
      <w:r w:rsidRPr="00EA73FF">
        <w:rPr>
          <w:rFonts w:eastAsia="Times New Roman" w:cs="Times New Roman"/>
          <w:szCs w:val="20"/>
          <w:lang w:val="en-US"/>
        </w:rPr>
        <w:t xml:space="preserve">The below listed fields needs to be configured in </w:t>
      </w:r>
      <w:r w:rsidR="00F7019F" w:rsidRPr="00EA73FF">
        <w:rPr>
          <w:rFonts w:eastAsia="Times New Roman" w:cs="Times New Roman"/>
          <w:szCs w:val="20"/>
          <w:lang w:val="en-US"/>
        </w:rPr>
        <w:t xml:space="preserve">Data Governance </w:t>
      </w:r>
      <w:r w:rsidR="001F55CB" w:rsidRPr="00EA73FF">
        <w:rPr>
          <w:rFonts w:eastAsia="Times New Roman" w:cs="Times New Roman"/>
          <w:szCs w:val="20"/>
          <w:lang w:val="en-US"/>
        </w:rPr>
        <w:t>(Refer 2 tables below):</w:t>
      </w:r>
    </w:p>
    <w:p w14:paraId="03448AA2" w14:textId="77777777" w:rsidR="00B828D1" w:rsidRDefault="00B828D1" w:rsidP="003C02F8">
      <w:pPr>
        <w:jc w:val="both"/>
        <w:rPr>
          <w:rFonts w:eastAsia="Times New Roman" w:cs="Times New Roman"/>
          <w:sz w:val="22"/>
          <w:szCs w:val="20"/>
          <w:lang w:val="en-US"/>
        </w:rPr>
      </w:pPr>
    </w:p>
    <w:tbl>
      <w:tblPr>
        <w:tblW w:w="5000" w:type="pct"/>
        <w:tblLook w:val="04A0" w:firstRow="1" w:lastRow="0" w:firstColumn="1" w:lastColumn="0" w:noHBand="0" w:noVBand="1"/>
      </w:tblPr>
      <w:tblGrid>
        <w:gridCol w:w="1713"/>
        <w:gridCol w:w="1589"/>
        <w:gridCol w:w="1591"/>
        <w:gridCol w:w="1591"/>
        <w:gridCol w:w="1591"/>
        <w:gridCol w:w="1591"/>
      </w:tblGrid>
      <w:tr w:rsidR="00B828D1" w:rsidRPr="00B828D1" w14:paraId="25420A4F" w14:textId="77777777" w:rsidTr="00B828D1">
        <w:trPr>
          <w:trHeight w:val="20"/>
        </w:trPr>
        <w:tc>
          <w:tcPr>
            <w:tcW w:w="886" w:type="pc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C5EEA45" w14:textId="529E09A0"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822" w:type="pct"/>
            <w:tcBorders>
              <w:top w:val="single" w:sz="4" w:space="0" w:color="auto"/>
              <w:left w:val="nil"/>
              <w:bottom w:val="single" w:sz="4" w:space="0" w:color="auto"/>
              <w:right w:val="single" w:sz="4" w:space="0" w:color="auto"/>
            </w:tcBorders>
            <w:shd w:val="clear" w:color="000000" w:fill="BFBFBF"/>
            <w:noWrap/>
            <w:vAlign w:val="center"/>
            <w:hideMark/>
          </w:tcPr>
          <w:p w14:paraId="404E2E7C"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Field-1</w:t>
            </w:r>
          </w:p>
        </w:tc>
        <w:tc>
          <w:tcPr>
            <w:tcW w:w="823" w:type="pct"/>
            <w:tcBorders>
              <w:top w:val="single" w:sz="4" w:space="0" w:color="auto"/>
              <w:left w:val="nil"/>
              <w:bottom w:val="single" w:sz="4" w:space="0" w:color="auto"/>
              <w:right w:val="single" w:sz="4" w:space="0" w:color="auto"/>
            </w:tcBorders>
            <w:shd w:val="clear" w:color="000000" w:fill="BFBFBF"/>
            <w:noWrap/>
            <w:vAlign w:val="center"/>
            <w:hideMark/>
          </w:tcPr>
          <w:p w14:paraId="125A2796"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Field-2</w:t>
            </w:r>
          </w:p>
        </w:tc>
        <w:tc>
          <w:tcPr>
            <w:tcW w:w="823" w:type="pct"/>
            <w:tcBorders>
              <w:top w:val="single" w:sz="4" w:space="0" w:color="auto"/>
              <w:left w:val="nil"/>
              <w:bottom w:val="single" w:sz="4" w:space="0" w:color="auto"/>
              <w:right w:val="single" w:sz="4" w:space="0" w:color="auto"/>
            </w:tcBorders>
            <w:shd w:val="clear" w:color="000000" w:fill="BFBFBF"/>
            <w:noWrap/>
            <w:vAlign w:val="center"/>
            <w:hideMark/>
          </w:tcPr>
          <w:p w14:paraId="27AD657C"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Field-3</w:t>
            </w:r>
          </w:p>
        </w:tc>
        <w:tc>
          <w:tcPr>
            <w:tcW w:w="823" w:type="pct"/>
            <w:tcBorders>
              <w:top w:val="single" w:sz="4" w:space="0" w:color="auto"/>
              <w:left w:val="nil"/>
              <w:bottom w:val="single" w:sz="4" w:space="0" w:color="auto"/>
              <w:right w:val="single" w:sz="4" w:space="0" w:color="auto"/>
            </w:tcBorders>
            <w:shd w:val="clear" w:color="000000" w:fill="BFBFBF"/>
            <w:noWrap/>
            <w:vAlign w:val="center"/>
            <w:hideMark/>
          </w:tcPr>
          <w:p w14:paraId="421AFE2B"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Field-4</w:t>
            </w:r>
          </w:p>
        </w:tc>
        <w:tc>
          <w:tcPr>
            <w:tcW w:w="823" w:type="pct"/>
            <w:tcBorders>
              <w:top w:val="single" w:sz="4" w:space="0" w:color="auto"/>
              <w:left w:val="nil"/>
              <w:bottom w:val="single" w:sz="4" w:space="0" w:color="auto"/>
              <w:right w:val="single" w:sz="4" w:space="0" w:color="auto"/>
            </w:tcBorders>
            <w:shd w:val="clear" w:color="000000" w:fill="BFBFBF"/>
            <w:noWrap/>
            <w:vAlign w:val="center"/>
            <w:hideMark/>
          </w:tcPr>
          <w:p w14:paraId="20959356"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Field-5</w:t>
            </w:r>
          </w:p>
        </w:tc>
      </w:tr>
      <w:tr w:rsidR="00B828D1" w:rsidRPr="00B828D1" w14:paraId="62901819"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719237C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822" w:type="pct"/>
            <w:tcBorders>
              <w:top w:val="nil"/>
              <w:left w:val="nil"/>
              <w:bottom w:val="single" w:sz="4" w:space="0" w:color="auto"/>
              <w:right w:val="single" w:sz="4" w:space="0" w:color="auto"/>
            </w:tcBorders>
            <w:shd w:val="clear" w:color="auto" w:fill="auto"/>
            <w:vAlign w:val="center"/>
            <w:hideMark/>
          </w:tcPr>
          <w:p w14:paraId="117317F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823" w:type="pct"/>
            <w:tcBorders>
              <w:top w:val="nil"/>
              <w:left w:val="nil"/>
              <w:bottom w:val="single" w:sz="4" w:space="0" w:color="auto"/>
              <w:right w:val="single" w:sz="4" w:space="0" w:color="auto"/>
            </w:tcBorders>
            <w:shd w:val="clear" w:color="auto" w:fill="auto"/>
            <w:vAlign w:val="center"/>
            <w:hideMark/>
          </w:tcPr>
          <w:p w14:paraId="076B925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823" w:type="pct"/>
            <w:tcBorders>
              <w:top w:val="nil"/>
              <w:left w:val="nil"/>
              <w:bottom w:val="single" w:sz="4" w:space="0" w:color="auto"/>
              <w:right w:val="single" w:sz="4" w:space="0" w:color="auto"/>
            </w:tcBorders>
            <w:shd w:val="clear" w:color="auto" w:fill="auto"/>
            <w:vAlign w:val="center"/>
            <w:hideMark/>
          </w:tcPr>
          <w:p w14:paraId="44D9AFC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Description</w:t>
            </w:r>
          </w:p>
        </w:tc>
        <w:tc>
          <w:tcPr>
            <w:tcW w:w="823" w:type="pct"/>
            <w:tcBorders>
              <w:top w:val="nil"/>
              <w:left w:val="nil"/>
              <w:bottom w:val="single" w:sz="4" w:space="0" w:color="auto"/>
              <w:right w:val="single" w:sz="4" w:space="0" w:color="auto"/>
            </w:tcBorders>
            <w:shd w:val="clear" w:color="auto" w:fill="auto"/>
            <w:vAlign w:val="center"/>
            <w:hideMark/>
          </w:tcPr>
          <w:p w14:paraId="6E394A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823" w:type="pct"/>
            <w:tcBorders>
              <w:top w:val="nil"/>
              <w:left w:val="nil"/>
              <w:bottom w:val="single" w:sz="4" w:space="0" w:color="auto"/>
              <w:right w:val="single" w:sz="4" w:space="0" w:color="auto"/>
            </w:tcBorders>
            <w:shd w:val="clear" w:color="auto" w:fill="auto"/>
            <w:vAlign w:val="center"/>
            <w:hideMark/>
          </w:tcPr>
          <w:p w14:paraId="26ECB95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r>
      <w:tr w:rsidR="00B828D1" w:rsidRPr="00B828D1" w14:paraId="01DFC679"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4CF965D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822" w:type="pct"/>
            <w:tcBorders>
              <w:top w:val="nil"/>
              <w:left w:val="nil"/>
              <w:bottom w:val="single" w:sz="4" w:space="0" w:color="auto"/>
              <w:right w:val="single" w:sz="4" w:space="0" w:color="auto"/>
            </w:tcBorders>
            <w:shd w:val="clear" w:color="auto" w:fill="auto"/>
            <w:vAlign w:val="center"/>
            <w:hideMark/>
          </w:tcPr>
          <w:p w14:paraId="16C43B5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823" w:type="pct"/>
            <w:tcBorders>
              <w:top w:val="nil"/>
              <w:left w:val="nil"/>
              <w:bottom w:val="single" w:sz="4" w:space="0" w:color="auto"/>
              <w:right w:val="single" w:sz="4" w:space="0" w:color="auto"/>
            </w:tcBorders>
            <w:shd w:val="clear" w:color="auto" w:fill="auto"/>
            <w:vAlign w:val="center"/>
            <w:hideMark/>
          </w:tcPr>
          <w:p w14:paraId="0124B9A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823" w:type="pct"/>
            <w:tcBorders>
              <w:top w:val="nil"/>
              <w:left w:val="nil"/>
              <w:bottom w:val="single" w:sz="4" w:space="0" w:color="auto"/>
              <w:right w:val="single" w:sz="4" w:space="0" w:color="auto"/>
            </w:tcBorders>
            <w:shd w:val="clear" w:color="auto" w:fill="auto"/>
            <w:vAlign w:val="center"/>
            <w:hideMark/>
          </w:tcPr>
          <w:p w14:paraId="78F398C7"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t>RuleDesciption</w:t>
            </w:r>
            <w:proofErr w:type="spellEnd"/>
          </w:p>
        </w:tc>
        <w:tc>
          <w:tcPr>
            <w:tcW w:w="823" w:type="pct"/>
            <w:tcBorders>
              <w:top w:val="nil"/>
              <w:left w:val="nil"/>
              <w:bottom w:val="single" w:sz="4" w:space="0" w:color="auto"/>
              <w:right w:val="single" w:sz="4" w:space="0" w:color="auto"/>
            </w:tcBorders>
            <w:shd w:val="clear" w:color="auto" w:fill="auto"/>
            <w:vAlign w:val="center"/>
            <w:hideMark/>
          </w:tcPr>
          <w:p w14:paraId="34390B5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823" w:type="pct"/>
            <w:tcBorders>
              <w:top w:val="nil"/>
              <w:left w:val="nil"/>
              <w:bottom w:val="single" w:sz="4" w:space="0" w:color="auto"/>
              <w:right w:val="single" w:sz="4" w:space="0" w:color="auto"/>
            </w:tcBorders>
            <w:shd w:val="clear" w:color="auto" w:fill="auto"/>
            <w:vAlign w:val="center"/>
            <w:hideMark/>
          </w:tcPr>
          <w:p w14:paraId="0B7425E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r>
      <w:tr w:rsidR="00B828D1" w:rsidRPr="00B828D1" w14:paraId="6CC72DBE"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00CDCD7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Input Type</w:t>
            </w:r>
          </w:p>
        </w:tc>
        <w:tc>
          <w:tcPr>
            <w:tcW w:w="822" w:type="pct"/>
            <w:tcBorders>
              <w:top w:val="nil"/>
              <w:left w:val="nil"/>
              <w:bottom w:val="single" w:sz="4" w:space="0" w:color="auto"/>
              <w:right w:val="single" w:sz="4" w:space="0" w:color="auto"/>
            </w:tcBorders>
            <w:shd w:val="clear" w:color="auto" w:fill="auto"/>
            <w:vAlign w:val="center"/>
            <w:hideMark/>
          </w:tcPr>
          <w:p w14:paraId="725079A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823" w:type="pct"/>
            <w:tcBorders>
              <w:top w:val="nil"/>
              <w:left w:val="nil"/>
              <w:bottom w:val="single" w:sz="4" w:space="0" w:color="auto"/>
              <w:right w:val="single" w:sz="4" w:space="0" w:color="auto"/>
            </w:tcBorders>
            <w:shd w:val="clear" w:color="auto" w:fill="auto"/>
            <w:vAlign w:val="center"/>
            <w:hideMark/>
          </w:tcPr>
          <w:p w14:paraId="1458766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823" w:type="pct"/>
            <w:tcBorders>
              <w:top w:val="nil"/>
              <w:left w:val="nil"/>
              <w:bottom w:val="single" w:sz="4" w:space="0" w:color="auto"/>
              <w:right w:val="single" w:sz="4" w:space="0" w:color="auto"/>
            </w:tcBorders>
            <w:shd w:val="clear" w:color="auto" w:fill="auto"/>
            <w:vAlign w:val="center"/>
            <w:hideMark/>
          </w:tcPr>
          <w:p w14:paraId="20C1FED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823" w:type="pct"/>
            <w:tcBorders>
              <w:top w:val="nil"/>
              <w:left w:val="nil"/>
              <w:bottom w:val="single" w:sz="4" w:space="0" w:color="auto"/>
              <w:right w:val="single" w:sz="4" w:space="0" w:color="auto"/>
            </w:tcBorders>
            <w:shd w:val="clear" w:color="auto" w:fill="auto"/>
            <w:vAlign w:val="center"/>
            <w:hideMark/>
          </w:tcPr>
          <w:p w14:paraId="4D5A604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823" w:type="pct"/>
            <w:tcBorders>
              <w:top w:val="nil"/>
              <w:left w:val="nil"/>
              <w:bottom w:val="single" w:sz="4" w:space="0" w:color="auto"/>
              <w:right w:val="single" w:sz="4" w:space="0" w:color="auto"/>
            </w:tcBorders>
            <w:shd w:val="clear" w:color="auto" w:fill="auto"/>
            <w:vAlign w:val="center"/>
            <w:hideMark/>
          </w:tcPr>
          <w:p w14:paraId="1F2BC23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Html/</w:t>
            </w:r>
            <w:proofErr w:type="spellStart"/>
            <w:r w:rsidRPr="00B828D1">
              <w:rPr>
                <w:rFonts w:ascii="Calibri" w:eastAsia="Times New Roman" w:hAnsi="Calibri" w:cs="Calibri"/>
                <w:color w:val="000000"/>
                <w:sz w:val="20"/>
                <w:szCs w:val="20"/>
                <w:lang w:val="en-US"/>
              </w:rPr>
              <w:t>Richtext</w:t>
            </w:r>
            <w:proofErr w:type="spellEnd"/>
          </w:p>
        </w:tc>
      </w:tr>
      <w:tr w:rsidR="00B828D1" w:rsidRPr="00B828D1" w14:paraId="79562B46"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3032C9D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822" w:type="pct"/>
            <w:tcBorders>
              <w:top w:val="nil"/>
              <w:left w:val="nil"/>
              <w:bottom w:val="single" w:sz="4" w:space="0" w:color="auto"/>
              <w:right w:val="single" w:sz="4" w:space="0" w:color="auto"/>
            </w:tcBorders>
            <w:shd w:val="clear" w:color="auto" w:fill="auto"/>
            <w:vAlign w:val="center"/>
            <w:hideMark/>
          </w:tcPr>
          <w:p w14:paraId="2775DB4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6F6AFA8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7619F9E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5D955D0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461D9E7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7CD9FA3"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79C7250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822" w:type="pct"/>
            <w:tcBorders>
              <w:top w:val="nil"/>
              <w:left w:val="nil"/>
              <w:bottom w:val="single" w:sz="4" w:space="0" w:color="auto"/>
              <w:right w:val="single" w:sz="4" w:space="0" w:color="auto"/>
            </w:tcBorders>
            <w:shd w:val="clear" w:color="auto" w:fill="auto"/>
            <w:vAlign w:val="center"/>
            <w:hideMark/>
          </w:tcPr>
          <w:p w14:paraId="67E4361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38FCD5C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56A1BB3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1598D0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227EDC1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45375E3"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26722F2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Maximum Value</w:t>
            </w:r>
          </w:p>
        </w:tc>
        <w:tc>
          <w:tcPr>
            <w:tcW w:w="822" w:type="pct"/>
            <w:tcBorders>
              <w:top w:val="nil"/>
              <w:left w:val="nil"/>
              <w:bottom w:val="single" w:sz="4" w:space="0" w:color="auto"/>
              <w:right w:val="single" w:sz="4" w:space="0" w:color="auto"/>
            </w:tcBorders>
            <w:shd w:val="clear" w:color="auto" w:fill="auto"/>
            <w:vAlign w:val="center"/>
            <w:hideMark/>
          </w:tcPr>
          <w:p w14:paraId="05876CE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3769477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5CE8460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55D336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22D2996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91EB4CE"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10DE2FC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Type of List</w:t>
            </w:r>
          </w:p>
        </w:tc>
        <w:tc>
          <w:tcPr>
            <w:tcW w:w="822" w:type="pct"/>
            <w:tcBorders>
              <w:top w:val="nil"/>
              <w:left w:val="nil"/>
              <w:bottom w:val="single" w:sz="4" w:space="0" w:color="auto"/>
              <w:right w:val="single" w:sz="4" w:space="0" w:color="auto"/>
            </w:tcBorders>
            <w:shd w:val="clear" w:color="auto" w:fill="auto"/>
            <w:vAlign w:val="center"/>
            <w:hideMark/>
          </w:tcPr>
          <w:p w14:paraId="36DC970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4799B86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Dimension</w:t>
            </w:r>
          </w:p>
        </w:tc>
        <w:tc>
          <w:tcPr>
            <w:tcW w:w="823" w:type="pct"/>
            <w:tcBorders>
              <w:top w:val="nil"/>
              <w:left w:val="nil"/>
              <w:bottom w:val="single" w:sz="4" w:space="0" w:color="auto"/>
              <w:right w:val="single" w:sz="4" w:space="0" w:color="auto"/>
            </w:tcBorders>
            <w:shd w:val="clear" w:color="auto" w:fill="auto"/>
            <w:vAlign w:val="center"/>
            <w:hideMark/>
          </w:tcPr>
          <w:p w14:paraId="6F45679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54A31F6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Status</w:t>
            </w:r>
          </w:p>
        </w:tc>
        <w:tc>
          <w:tcPr>
            <w:tcW w:w="823" w:type="pct"/>
            <w:tcBorders>
              <w:top w:val="nil"/>
              <w:left w:val="nil"/>
              <w:bottom w:val="single" w:sz="4" w:space="0" w:color="auto"/>
              <w:right w:val="single" w:sz="4" w:space="0" w:color="auto"/>
            </w:tcBorders>
            <w:shd w:val="clear" w:color="auto" w:fill="auto"/>
            <w:vAlign w:val="center"/>
            <w:hideMark/>
          </w:tcPr>
          <w:p w14:paraId="10F9C59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282F0A8"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0A0B397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822" w:type="pct"/>
            <w:tcBorders>
              <w:top w:val="nil"/>
              <w:left w:val="nil"/>
              <w:bottom w:val="single" w:sz="4" w:space="0" w:color="auto"/>
              <w:right w:val="single" w:sz="4" w:space="0" w:color="auto"/>
            </w:tcBorders>
            <w:shd w:val="clear" w:color="auto" w:fill="auto"/>
            <w:vAlign w:val="center"/>
            <w:hideMark/>
          </w:tcPr>
          <w:p w14:paraId="6BA7B8D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1C6B9FB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823" w:type="pct"/>
            <w:tcBorders>
              <w:top w:val="nil"/>
              <w:left w:val="nil"/>
              <w:bottom w:val="single" w:sz="4" w:space="0" w:color="auto"/>
              <w:right w:val="single" w:sz="4" w:space="0" w:color="auto"/>
            </w:tcBorders>
            <w:shd w:val="clear" w:color="auto" w:fill="auto"/>
            <w:vAlign w:val="center"/>
            <w:hideMark/>
          </w:tcPr>
          <w:p w14:paraId="67DB40E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6156408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823" w:type="pct"/>
            <w:tcBorders>
              <w:top w:val="nil"/>
              <w:left w:val="nil"/>
              <w:bottom w:val="single" w:sz="4" w:space="0" w:color="auto"/>
              <w:right w:val="single" w:sz="4" w:space="0" w:color="auto"/>
            </w:tcBorders>
            <w:shd w:val="clear" w:color="auto" w:fill="auto"/>
            <w:vAlign w:val="center"/>
            <w:hideMark/>
          </w:tcPr>
          <w:p w14:paraId="44F5532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24D6EE07"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4457247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822" w:type="pct"/>
            <w:tcBorders>
              <w:top w:val="nil"/>
              <w:left w:val="nil"/>
              <w:bottom w:val="single" w:sz="4" w:space="0" w:color="auto"/>
              <w:right w:val="single" w:sz="4" w:space="0" w:color="auto"/>
            </w:tcBorders>
            <w:shd w:val="clear" w:color="auto" w:fill="auto"/>
            <w:vAlign w:val="center"/>
            <w:hideMark/>
          </w:tcPr>
          <w:p w14:paraId="5E1DBA7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358883D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5137741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576CDEF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06B33A7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7CE59B7B"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6476539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Editable</w:t>
            </w:r>
          </w:p>
        </w:tc>
        <w:tc>
          <w:tcPr>
            <w:tcW w:w="822" w:type="pct"/>
            <w:tcBorders>
              <w:top w:val="nil"/>
              <w:left w:val="nil"/>
              <w:bottom w:val="single" w:sz="4" w:space="0" w:color="auto"/>
              <w:right w:val="single" w:sz="4" w:space="0" w:color="auto"/>
            </w:tcBorders>
            <w:shd w:val="clear" w:color="auto" w:fill="auto"/>
            <w:vAlign w:val="center"/>
            <w:hideMark/>
          </w:tcPr>
          <w:p w14:paraId="2A729C6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09E70A9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7F8EF1C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29DEBA8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60A6DFD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526AE1D0"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0F8ACB3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 xml:space="preserve">Is </w:t>
            </w:r>
            <w:proofErr w:type="spellStart"/>
            <w:r w:rsidRPr="00B828D1">
              <w:rPr>
                <w:rFonts w:ascii="Calibri" w:eastAsia="Times New Roman" w:hAnsi="Calibri" w:cs="Calibri"/>
                <w:color w:val="000000"/>
                <w:sz w:val="20"/>
                <w:szCs w:val="20"/>
                <w:lang w:val="en-US"/>
              </w:rPr>
              <w:t>Listable</w:t>
            </w:r>
            <w:proofErr w:type="spellEnd"/>
          </w:p>
        </w:tc>
        <w:tc>
          <w:tcPr>
            <w:tcW w:w="822" w:type="pct"/>
            <w:tcBorders>
              <w:top w:val="nil"/>
              <w:left w:val="nil"/>
              <w:bottom w:val="single" w:sz="4" w:space="0" w:color="auto"/>
              <w:right w:val="single" w:sz="4" w:space="0" w:color="auto"/>
            </w:tcBorders>
            <w:shd w:val="clear" w:color="auto" w:fill="auto"/>
            <w:vAlign w:val="center"/>
            <w:hideMark/>
          </w:tcPr>
          <w:p w14:paraId="5AA3283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4049BB8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67AB770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3801B9E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3545D0E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0D100E43"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6965CA7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822" w:type="pct"/>
            <w:tcBorders>
              <w:top w:val="nil"/>
              <w:left w:val="nil"/>
              <w:bottom w:val="single" w:sz="4" w:space="0" w:color="auto"/>
              <w:right w:val="single" w:sz="4" w:space="0" w:color="auto"/>
            </w:tcBorders>
            <w:shd w:val="clear" w:color="auto" w:fill="auto"/>
            <w:vAlign w:val="center"/>
            <w:hideMark/>
          </w:tcPr>
          <w:p w14:paraId="01162D2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4ACDE6F0" w14:textId="0E9ABBFE" w:rsidR="00B828D1" w:rsidRPr="00B828D1" w:rsidRDefault="00B828D1" w:rsidP="00B828D1">
            <w:pPr>
              <w:rPr>
                <w:rFonts w:ascii="Calibri" w:eastAsia="Times New Roman" w:hAnsi="Calibri" w:cs="Calibri"/>
                <w:color w:val="000000"/>
                <w:sz w:val="20"/>
                <w:szCs w:val="20"/>
                <w:lang w:val="en-US"/>
              </w:rPr>
            </w:pPr>
            <w:del w:id="717" w:author="Shiv Mangal Rahi" w:date="2019-12-05T14:05:00Z">
              <w:r w:rsidRPr="00B828D1" w:rsidDel="00FE2AC8">
                <w:rPr>
                  <w:rFonts w:ascii="Calibri" w:eastAsia="Times New Roman" w:hAnsi="Calibri" w:cs="Calibri"/>
                  <w:color w:val="000000"/>
                  <w:sz w:val="20"/>
                  <w:szCs w:val="20"/>
                  <w:lang w:val="en-US"/>
                </w:rPr>
                <w:delText>FALSE</w:delText>
              </w:r>
            </w:del>
            <w:ins w:id="718" w:author="Shiv Mangal Rahi" w:date="2019-12-05T14:05:00Z">
              <w:r w:rsidR="00FE2AC8">
                <w:rPr>
                  <w:rFonts w:ascii="Calibri" w:eastAsia="Times New Roman" w:hAnsi="Calibri" w:cs="Calibri"/>
                  <w:color w:val="000000"/>
                  <w:sz w:val="20"/>
                  <w:szCs w:val="20"/>
                  <w:lang w:val="en-US"/>
                </w:rPr>
                <w:t>TRUE</w:t>
              </w:r>
            </w:ins>
          </w:p>
        </w:tc>
        <w:tc>
          <w:tcPr>
            <w:tcW w:w="823" w:type="pct"/>
            <w:tcBorders>
              <w:top w:val="nil"/>
              <w:left w:val="nil"/>
              <w:bottom w:val="single" w:sz="4" w:space="0" w:color="auto"/>
              <w:right w:val="single" w:sz="4" w:space="0" w:color="auto"/>
            </w:tcBorders>
            <w:shd w:val="clear" w:color="auto" w:fill="auto"/>
            <w:vAlign w:val="center"/>
            <w:hideMark/>
          </w:tcPr>
          <w:p w14:paraId="58215583" w14:textId="5E6B094E" w:rsidR="00B828D1" w:rsidRPr="00B828D1" w:rsidRDefault="00B828D1" w:rsidP="00B828D1">
            <w:pPr>
              <w:rPr>
                <w:rFonts w:ascii="Calibri" w:eastAsia="Times New Roman" w:hAnsi="Calibri" w:cs="Calibri"/>
                <w:color w:val="000000"/>
                <w:sz w:val="20"/>
                <w:szCs w:val="20"/>
                <w:lang w:val="en-US"/>
              </w:rPr>
            </w:pPr>
            <w:del w:id="719" w:author="Shiv Mangal Rahi" w:date="2019-12-05T14:05:00Z">
              <w:r w:rsidRPr="00B828D1" w:rsidDel="00FE2AC8">
                <w:rPr>
                  <w:rFonts w:ascii="Calibri" w:eastAsia="Times New Roman" w:hAnsi="Calibri" w:cs="Calibri"/>
                  <w:color w:val="000000"/>
                  <w:sz w:val="20"/>
                  <w:szCs w:val="20"/>
                  <w:lang w:val="en-US"/>
                </w:rPr>
                <w:delText>FALSE</w:delText>
              </w:r>
            </w:del>
            <w:ins w:id="720" w:author="Shiv Mangal Rahi" w:date="2019-12-05T14:05:00Z">
              <w:r w:rsidR="00FE2AC8">
                <w:rPr>
                  <w:rFonts w:ascii="Calibri" w:eastAsia="Times New Roman" w:hAnsi="Calibri" w:cs="Calibri"/>
                  <w:color w:val="000000"/>
                  <w:sz w:val="20"/>
                  <w:szCs w:val="20"/>
                  <w:lang w:val="en-US"/>
                </w:rPr>
                <w:t>TRUE</w:t>
              </w:r>
            </w:ins>
          </w:p>
        </w:tc>
        <w:tc>
          <w:tcPr>
            <w:tcW w:w="823" w:type="pct"/>
            <w:tcBorders>
              <w:top w:val="nil"/>
              <w:left w:val="nil"/>
              <w:bottom w:val="single" w:sz="4" w:space="0" w:color="auto"/>
              <w:right w:val="single" w:sz="4" w:space="0" w:color="auto"/>
            </w:tcBorders>
            <w:shd w:val="clear" w:color="auto" w:fill="auto"/>
            <w:vAlign w:val="center"/>
            <w:hideMark/>
          </w:tcPr>
          <w:p w14:paraId="11DA5D1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0132987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7E93A91E"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3BFFCB9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822" w:type="pct"/>
            <w:tcBorders>
              <w:top w:val="nil"/>
              <w:left w:val="nil"/>
              <w:bottom w:val="single" w:sz="4" w:space="0" w:color="auto"/>
              <w:right w:val="single" w:sz="4" w:space="0" w:color="auto"/>
            </w:tcBorders>
            <w:shd w:val="clear" w:color="auto" w:fill="auto"/>
            <w:vAlign w:val="center"/>
            <w:hideMark/>
          </w:tcPr>
          <w:p w14:paraId="5F31A45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0E79E51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75573EA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2F0BAAE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6DA8C4D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6C31939F"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01CBD56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822" w:type="pct"/>
            <w:tcBorders>
              <w:top w:val="nil"/>
              <w:left w:val="nil"/>
              <w:bottom w:val="single" w:sz="4" w:space="0" w:color="auto"/>
              <w:right w:val="single" w:sz="4" w:space="0" w:color="auto"/>
            </w:tcBorders>
            <w:shd w:val="clear" w:color="auto" w:fill="auto"/>
            <w:vAlign w:val="center"/>
            <w:hideMark/>
          </w:tcPr>
          <w:p w14:paraId="03C7248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09D1A4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4AA4194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1469861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2F4B05F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963C238"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44F93D5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822" w:type="pct"/>
            <w:tcBorders>
              <w:top w:val="nil"/>
              <w:left w:val="nil"/>
              <w:bottom w:val="single" w:sz="4" w:space="0" w:color="auto"/>
              <w:right w:val="single" w:sz="4" w:space="0" w:color="auto"/>
            </w:tcBorders>
            <w:shd w:val="clear" w:color="auto" w:fill="auto"/>
            <w:vAlign w:val="center"/>
            <w:hideMark/>
          </w:tcPr>
          <w:p w14:paraId="28B3E35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182550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6A81CAC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104E0F5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1DB0240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9A1775D"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531E9A5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lastRenderedPageBreak/>
              <w:t>Show if Empty</w:t>
            </w:r>
          </w:p>
        </w:tc>
        <w:tc>
          <w:tcPr>
            <w:tcW w:w="822" w:type="pct"/>
            <w:tcBorders>
              <w:top w:val="nil"/>
              <w:left w:val="nil"/>
              <w:bottom w:val="single" w:sz="4" w:space="0" w:color="auto"/>
              <w:right w:val="single" w:sz="4" w:space="0" w:color="auto"/>
            </w:tcBorders>
            <w:shd w:val="clear" w:color="auto" w:fill="auto"/>
            <w:vAlign w:val="center"/>
            <w:hideMark/>
          </w:tcPr>
          <w:p w14:paraId="5814A83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2B863C4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57C3DBD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0FD4C13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7004F7C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7F85A79E"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126CF2F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822" w:type="pct"/>
            <w:tcBorders>
              <w:top w:val="nil"/>
              <w:left w:val="nil"/>
              <w:bottom w:val="single" w:sz="4" w:space="0" w:color="auto"/>
              <w:right w:val="single" w:sz="4" w:space="0" w:color="auto"/>
            </w:tcBorders>
            <w:shd w:val="clear" w:color="auto" w:fill="auto"/>
            <w:vAlign w:val="center"/>
            <w:hideMark/>
          </w:tcPr>
          <w:p w14:paraId="78B0DE5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344DB04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237162F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4FEDCA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706F791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7878380"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457C5C3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822" w:type="pct"/>
            <w:tcBorders>
              <w:top w:val="nil"/>
              <w:left w:val="nil"/>
              <w:bottom w:val="single" w:sz="4" w:space="0" w:color="auto"/>
              <w:right w:val="single" w:sz="4" w:space="0" w:color="auto"/>
            </w:tcBorders>
            <w:shd w:val="clear" w:color="auto" w:fill="auto"/>
            <w:vAlign w:val="center"/>
            <w:hideMark/>
          </w:tcPr>
          <w:p w14:paraId="4EE9D77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7BFC8A6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2256BA3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74334C6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6F07565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8AF9EBF"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74CC74C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822" w:type="pct"/>
            <w:tcBorders>
              <w:top w:val="nil"/>
              <w:left w:val="nil"/>
              <w:bottom w:val="single" w:sz="4" w:space="0" w:color="auto"/>
              <w:right w:val="single" w:sz="4" w:space="0" w:color="auto"/>
            </w:tcBorders>
            <w:shd w:val="clear" w:color="auto" w:fill="auto"/>
            <w:vAlign w:val="center"/>
            <w:hideMark/>
          </w:tcPr>
          <w:p w14:paraId="62A8E7B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04CEF17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12111CD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358D5FE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0BA58A1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129F3B36" w14:textId="1C49DCA6" w:rsidR="00E26DC1" w:rsidRDefault="00E26DC1" w:rsidP="00E26DC1">
      <w:pPr>
        <w:jc w:val="both"/>
        <w:rPr>
          <w:rFonts w:eastAsia="Times New Roman" w:cs="Times New Roman"/>
          <w:sz w:val="22"/>
          <w:szCs w:val="20"/>
          <w:lang w:val="en-US"/>
        </w:rPr>
      </w:pPr>
    </w:p>
    <w:tbl>
      <w:tblPr>
        <w:tblW w:w="9227" w:type="dxa"/>
        <w:tblInd w:w="113" w:type="dxa"/>
        <w:tblLayout w:type="fixed"/>
        <w:tblLook w:val="04A0" w:firstRow="1" w:lastRow="0" w:firstColumn="1" w:lastColumn="0" w:noHBand="0" w:noVBand="1"/>
      </w:tblPr>
      <w:tblGrid>
        <w:gridCol w:w="2300"/>
        <w:gridCol w:w="1731"/>
        <w:gridCol w:w="1732"/>
        <w:gridCol w:w="1732"/>
        <w:gridCol w:w="1732"/>
      </w:tblGrid>
      <w:tr w:rsidR="00B828D1" w:rsidRPr="00B828D1" w14:paraId="519EFC2C" w14:textId="77777777" w:rsidTr="00B828D1">
        <w:trPr>
          <w:trHeight w:val="20"/>
        </w:trPr>
        <w:tc>
          <w:tcPr>
            <w:tcW w:w="23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79B6763" w14:textId="13E42D7F"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1731" w:type="dxa"/>
            <w:tcBorders>
              <w:top w:val="single" w:sz="4" w:space="0" w:color="auto"/>
              <w:left w:val="nil"/>
              <w:bottom w:val="single" w:sz="4" w:space="0" w:color="auto"/>
              <w:right w:val="single" w:sz="4" w:space="0" w:color="auto"/>
            </w:tcBorders>
            <w:shd w:val="clear" w:color="000000" w:fill="BFBFBF"/>
            <w:noWrap/>
            <w:vAlign w:val="center"/>
            <w:hideMark/>
          </w:tcPr>
          <w:p w14:paraId="6FD9E886"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Field-6</w:t>
            </w:r>
          </w:p>
        </w:tc>
        <w:tc>
          <w:tcPr>
            <w:tcW w:w="1732" w:type="dxa"/>
            <w:tcBorders>
              <w:top w:val="single" w:sz="4" w:space="0" w:color="auto"/>
              <w:left w:val="nil"/>
              <w:bottom w:val="single" w:sz="4" w:space="0" w:color="auto"/>
              <w:right w:val="single" w:sz="4" w:space="0" w:color="auto"/>
            </w:tcBorders>
            <w:shd w:val="clear" w:color="000000" w:fill="BFBFBF"/>
            <w:noWrap/>
            <w:vAlign w:val="center"/>
            <w:hideMark/>
          </w:tcPr>
          <w:p w14:paraId="15BA594A"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Field-7</w:t>
            </w:r>
          </w:p>
        </w:tc>
        <w:tc>
          <w:tcPr>
            <w:tcW w:w="1732" w:type="dxa"/>
            <w:tcBorders>
              <w:top w:val="single" w:sz="4" w:space="0" w:color="auto"/>
              <w:left w:val="nil"/>
              <w:bottom w:val="single" w:sz="4" w:space="0" w:color="auto"/>
              <w:right w:val="single" w:sz="4" w:space="0" w:color="auto"/>
            </w:tcBorders>
            <w:shd w:val="clear" w:color="000000" w:fill="BFBFBF"/>
            <w:noWrap/>
            <w:vAlign w:val="center"/>
            <w:hideMark/>
          </w:tcPr>
          <w:p w14:paraId="2900220F"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Field-8</w:t>
            </w:r>
          </w:p>
        </w:tc>
        <w:tc>
          <w:tcPr>
            <w:tcW w:w="1732" w:type="dxa"/>
            <w:tcBorders>
              <w:top w:val="single" w:sz="4" w:space="0" w:color="auto"/>
              <w:left w:val="nil"/>
              <w:bottom w:val="single" w:sz="4" w:space="0" w:color="auto"/>
              <w:right w:val="single" w:sz="4" w:space="0" w:color="auto"/>
            </w:tcBorders>
            <w:shd w:val="clear" w:color="000000" w:fill="BFBFBF"/>
            <w:noWrap/>
            <w:vAlign w:val="center"/>
            <w:hideMark/>
          </w:tcPr>
          <w:p w14:paraId="05275971"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Field-9</w:t>
            </w:r>
          </w:p>
        </w:tc>
      </w:tr>
      <w:tr w:rsidR="00B828D1" w:rsidRPr="00B828D1" w14:paraId="49A06E01"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5B3CFFB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731" w:type="dxa"/>
            <w:tcBorders>
              <w:top w:val="nil"/>
              <w:left w:val="nil"/>
              <w:bottom w:val="single" w:sz="4" w:space="0" w:color="auto"/>
              <w:right w:val="single" w:sz="4" w:space="0" w:color="auto"/>
            </w:tcBorders>
            <w:shd w:val="clear" w:color="auto" w:fill="auto"/>
            <w:vAlign w:val="center"/>
            <w:hideMark/>
          </w:tcPr>
          <w:p w14:paraId="4E2A361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Treat Blank or Null As</w:t>
            </w:r>
          </w:p>
        </w:tc>
        <w:tc>
          <w:tcPr>
            <w:tcW w:w="1732" w:type="dxa"/>
            <w:tcBorders>
              <w:top w:val="nil"/>
              <w:left w:val="nil"/>
              <w:bottom w:val="single" w:sz="4" w:space="0" w:color="auto"/>
              <w:right w:val="single" w:sz="4" w:space="0" w:color="auto"/>
            </w:tcBorders>
            <w:shd w:val="clear" w:color="auto" w:fill="auto"/>
            <w:vAlign w:val="center"/>
            <w:hideMark/>
          </w:tcPr>
          <w:p w14:paraId="4469F5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Operator</w:t>
            </w:r>
          </w:p>
        </w:tc>
        <w:tc>
          <w:tcPr>
            <w:tcW w:w="1732" w:type="dxa"/>
            <w:tcBorders>
              <w:top w:val="nil"/>
              <w:left w:val="nil"/>
              <w:bottom w:val="single" w:sz="4" w:space="0" w:color="auto"/>
              <w:right w:val="single" w:sz="4" w:space="0" w:color="auto"/>
            </w:tcBorders>
            <w:shd w:val="clear" w:color="auto" w:fill="auto"/>
            <w:vAlign w:val="center"/>
            <w:hideMark/>
          </w:tcPr>
          <w:p w14:paraId="3007DDC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Value</w:t>
            </w:r>
          </w:p>
        </w:tc>
        <w:tc>
          <w:tcPr>
            <w:tcW w:w="1732" w:type="dxa"/>
            <w:tcBorders>
              <w:top w:val="nil"/>
              <w:left w:val="nil"/>
              <w:bottom w:val="single" w:sz="4" w:space="0" w:color="auto"/>
              <w:right w:val="single" w:sz="4" w:space="0" w:color="auto"/>
            </w:tcBorders>
            <w:shd w:val="clear" w:color="auto" w:fill="auto"/>
            <w:vAlign w:val="center"/>
            <w:hideMark/>
          </w:tcPr>
          <w:p w14:paraId="38D475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Value Case Sensitive</w:t>
            </w:r>
          </w:p>
        </w:tc>
      </w:tr>
      <w:tr w:rsidR="00B828D1" w:rsidRPr="00B828D1" w14:paraId="06A10CA7"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2AA905B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1731" w:type="dxa"/>
            <w:tcBorders>
              <w:top w:val="nil"/>
              <w:left w:val="nil"/>
              <w:bottom w:val="single" w:sz="4" w:space="0" w:color="auto"/>
              <w:right w:val="single" w:sz="4" w:space="0" w:color="auto"/>
            </w:tcBorders>
            <w:shd w:val="clear" w:color="auto" w:fill="auto"/>
            <w:vAlign w:val="center"/>
            <w:hideMark/>
          </w:tcPr>
          <w:p w14:paraId="314CFFCB"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t>TreatBlankorNullAs</w:t>
            </w:r>
            <w:proofErr w:type="spellEnd"/>
          </w:p>
        </w:tc>
        <w:tc>
          <w:tcPr>
            <w:tcW w:w="1732" w:type="dxa"/>
            <w:tcBorders>
              <w:top w:val="nil"/>
              <w:left w:val="nil"/>
              <w:bottom w:val="single" w:sz="4" w:space="0" w:color="auto"/>
              <w:right w:val="single" w:sz="4" w:space="0" w:color="auto"/>
            </w:tcBorders>
            <w:shd w:val="clear" w:color="auto" w:fill="auto"/>
            <w:vAlign w:val="center"/>
            <w:hideMark/>
          </w:tcPr>
          <w:p w14:paraId="71FDDF11"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t>RuleOperator</w:t>
            </w:r>
            <w:proofErr w:type="spellEnd"/>
          </w:p>
        </w:tc>
        <w:tc>
          <w:tcPr>
            <w:tcW w:w="1732" w:type="dxa"/>
            <w:tcBorders>
              <w:top w:val="nil"/>
              <w:left w:val="nil"/>
              <w:bottom w:val="single" w:sz="4" w:space="0" w:color="auto"/>
              <w:right w:val="single" w:sz="4" w:space="0" w:color="auto"/>
            </w:tcBorders>
            <w:shd w:val="clear" w:color="auto" w:fill="auto"/>
            <w:vAlign w:val="center"/>
            <w:hideMark/>
          </w:tcPr>
          <w:p w14:paraId="33638497"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t>RuleValue</w:t>
            </w:r>
            <w:proofErr w:type="spellEnd"/>
          </w:p>
        </w:tc>
        <w:tc>
          <w:tcPr>
            <w:tcW w:w="1732" w:type="dxa"/>
            <w:tcBorders>
              <w:top w:val="nil"/>
              <w:left w:val="nil"/>
              <w:bottom w:val="single" w:sz="4" w:space="0" w:color="auto"/>
              <w:right w:val="single" w:sz="4" w:space="0" w:color="auto"/>
            </w:tcBorders>
            <w:shd w:val="clear" w:color="auto" w:fill="auto"/>
            <w:vAlign w:val="center"/>
            <w:hideMark/>
          </w:tcPr>
          <w:p w14:paraId="0BE2609D"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t>RuleValueCaseSensitive</w:t>
            </w:r>
            <w:proofErr w:type="spellEnd"/>
          </w:p>
        </w:tc>
      </w:tr>
      <w:tr w:rsidR="00B828D1" w:rsidRPr="00B828D1" w14:paraId="6F2EF247"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6B6F1D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Input Type</w:t>
            </w:r>
          </w:p>
        </w:tc>
        <w:tc>
          <w:tcPr>
            <w:tcW w:w="1731" w:type="dxa"/>
            <w:tcBorders>
              <w:top w:val="nil"/>
              <w:left w:val="nil"/>
              <w:bottom w:val="single" w:sz="4" w:space="0" w:color="auto"/>
              <w:right w:val="single" w:sz="4" w:space="0" w:color="auto"/>
            </w:tcBorders>
            <w:shd w:val="clear" w:color="auto" w:fill="auto"/>
            <w:vAlign w:val="center"/>
            <w:hideMark/>
          </w:tcPr>
          <w:p w14:paraId="20BF8EF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732" w:type="dxa"/>
            <w:tcBorders>
              <w:top w:val="nil"/>
              <w:left w:val="nil"/>
              <w:bottom w:val="single" w:sz="4" w:space="0" w:color="auto"/>
              <w:right w:val="single" w:sz="4" w:space="0" w:color="auto"/>
            </w:tcBorders>
            <w:shd w:val="clear" w:color="auto" w:fill="auto"/>
            <w:vAlign w:val="center"/>
            <w:hideMark/>
          </w:tcPr>
          <w:p w14:paraId="6FDC22A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732" w:type="dxa"/>
            <w:tcBorders>
              <w:top w:val="nil"/>
              <w:left w:val="nil"/>
              <w:bottom w:val="single" w:sz="4" w:space="0" w:color="auto"/>
              <w:right w:val="single" w:sz="4" w:space="0" w:color="auto"/>
            </w:tcBorders>
            <w:shd w:val="clear" w:color="auto" w:fill="auto"/>
            <w:vAlign w:val="center"/>
            <w:hideMark/>
          </w:tcPr>
          <w:p w14:paraId="6B2A05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732" w:type="dxa"/>
            <w:tcBorders>
              <w:top w:val="nil"/>
              <w:left w:val="nil"/>
              <w:bottom w:val="single" w:sz="4" w:space="0" w:color="auto"/>
              <w:right w:val="single" w:sz="4" w:space="0" w:color="auto"/>
            </w:tcBorders>
            <w:shd w:val="clear" w:color="auto" w:fill="auto"/>
            <w:vAlign w:val="center"/>
            <w:hideMark/>
          </w:tcPr>
          <w:p w14:paraId="461D5AB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TRUE/FALSE</w:t>
            </w:r>
          </w:p>
        </w:tc>
      </w:tr>
      <w:tr w:rsidR="00B828D1" w:rsidRPr="00B828D1" w14:paraId="20E9545B"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7711840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1731" w:type="dxa"/>
            <w:tcBorders>
              <w:top w:val="nil"/>
              <w:left w:val="nil"/>
              <w:bottom w:val="single" w:sz="4" w:space="0" w:color="auto"/>
              <w:right w:val="single" w:sz="4" w:space="0" w:color="auto"/>
            </w:tcBorders>
            <w:shd w:val="clear" w:color="auto" w:fill="auto"/>
            <w:vAlign w:val="center"/>
            <w:hideMark/>
          </w:tcPr>
          <w:p w14:paraId="7602F2A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6A24097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038B425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107CDAF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A7F3B4C"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3255EEF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1731" w:type="dxa"/>
            <w:tcBorders>
              <w:top w:val="nil"/>
              <w:left w:val="nil"/>
              <w:bottom w:val="single" w:sz="4" w:space="0" w:color="auto"/>
              <w:right w:val="single" w:sz="4" w:space="0" w:color="auto"/>
            </w:tcBorders>
            <w:shd w:val="clear" w:color="auto" w:fill="auto"/>
            <w:vAlign w:val="center"/>
            <w:hideMark/>
          </w:tcPr>
          <w:p w14:paraId="25BE482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0FE233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73E20FA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27E834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8FCFBC4"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4E1299C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Maximum Value</w:t>
            </w:r>
          </w:p>
        </w:tc>
        <w:tc>
          <w:tcPr>
            <w:tcW w:w="1731" w:type="dxa"/>
            <w:tcBorders>
              <w:top w:val="nil"/>
              <w:left w:val="nil"/>
              <w:bottom w:val="single" w:sz="4" w:space="0" w:color="auto"/>
              <w:right w:val="single" w:sz="4" w:space="0" w:color="auto"/>
            </w:tcBorders>
            <w:shd w:val="clear" w:color="auto" w:fill="auto"/>
            <w:vAlign w:val="center"/>
            <w:hideMark/>
          </w:tcPr>
          <w:p w14:paraId="3AA2C9A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121EDB6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4D36F5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7E63E2B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2F0D03E1"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7C53691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Type of List</w:t>
            </w:r>
          </w:p>
        </w:tc>
        <w:tc>
          <w:tcPr>
            <w:tcW w:w="1731" w:type="dxa"/>
            <w:tcBorders>
              <w:top w:val="nil"/>
              <w:left w:val="nil"/>
              <w:bottom w:val="single" w:sz="4" w:space="0" w:color="auto"/>
              <w:right w:val="single" w:sz="4" w:space="0" w:color="auto"/>
            </w:tcBorders>
            <w:shd w:val="clear" w:color="auto" w:fill="auto"/>
            <w:vAlign w:val="center"/>
            <w:hideMark/>
          </w:tcPr>
          <w:p w14:paraId="26F37DD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Pass Skip List</w:t>
            </w:r>
          </w:p>
        </w:tc>
        <w:tc>
          <w:tcPr>
            <w:tcW w:w="1732" w:type="dxa"/>
            <w:tcBorders>
              <w:top w:val="nil"/>
              <w:left w:val="nil"/>
              <w:bottom w:val="single" w:sz="4" w:space="0" w:color="auto"/>
              <w:right w:val="single" w:sz="4" w:space="0" w:color="auto"/>
            </w:tcBorders>
            <w:shd w:val="clear" w:color="auto" w:fill="auto"/>
            <w:vAlign w:val="center"/>
            <w:hideMark/>
          </w:tcPr>
          <w:p w14:paraId="663026F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Comparison Rule Operator List</w:t>
            </w:r>
          </w:p>
        </w:tc>
        <w:tc>
          <w:tcPr>
            <w:tcW w:w="1732" w:type="dxa"/>
            <w:tcBorders>
              <w:top w:val="nil"/>
              <w:left w:val="nil"/>
              <w:bottom w:val="single" w:sz="4" w:space="0" w:color="auto"/>
              <w:right w:val="single" w:sz="4" w:space="0" w:color="auto"/>
            </w:tcBorders>
            <w:shd w:val="clear" w:color="auto" w:fill="auto"/>
            <w:vAlign w:val="center"/>
            <w:hideMark/>
          </w:tcPr>
          <w:p w14:paraId="60543EA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Data Element</w:t>
            </w:r>
          </w:p>
        </w:tc>
        <w:tc>
          <w:tcPr>
            <w:tcW w:w="1732" w:type="dxa"/>
            <w:tcBorders>
              <w:top w:val="nil"/>
              <w:left w:val="nil"/>
              <w:bottom w:val="single" w:sz="4" w:space="0" w:color="auto"/>
              <w:right w:val="single" w:sz="4" w:space="0" w:color="auto"/>
            </w:tcBorders>
            <w:shd w:val="clear" w:color="auto" w:fill="auto"/>
            <w:vAlign w:val="center"/>
            <w:hideMark/>
          </w:tcPr>
          <w:p w14:paraId="1AF473D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3F84F062"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215AA37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1731" w:type="dxa"/>
            <w:tcBorders>
              <w:top w:val="nil"/>
              <w:left w:val="nil"/>
              <w:bottom w:val="single" w:sz="4" w:space="0" w:color="auto"/>
              <w:right w:val="single" w:sz="4" w:space="0" w:color="auto"/>
            </w:tcBorders>
            <w:shd w:val="clear" w:color="auto" w:fill="auto"/>
            <w:vAlign w:val="center"/>
            <w:hideMark/>
          </w:tcPr>
          <w:p w14:paraId="2D3E903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{Description}</w:t>
            </w:r>
          </w:p>
        </w:tc>
        <w:tc>
          <w:tcPr>
            <w:tcW w:w="1732" w:type="dxa"/>
            <w:tcBorders>
              <w:top w:val="nil"/>
              <w:left w:val="nil"/>
              <w:bottom w:val="single" w:sz="4" w:space="0" w:color="auto"/>
              <w:right w:val="single" w:sz="4" w:space="0" w:color="auto"/>
            </w:tcBorders>
            <w:shd w:val="clear" w:color="auto" w:fill="auto"/>
            <w:vAlign w:val="center"/>
            <w:hideMark/>
          </w:tcPr>
          <w:p w14:paraId="54300C8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{Description}</w:t>
            </w:r>
          </w:p>
        </w:tc>
        <w:tc>
          <w:tcPr>
            <w:tcW w:w="1732" w:type="dxa"/>
            <w:tcBorders>
              <w:top w:val="nil"/>
              <w:left w:val="nil"/>
              <w:bottom w:val="single" w:sz="4" w:space="0" w:color="auto"/>
              <w:right w:val="single" w:sz="4" w:space="0" w:color="auto"/>
            </w:tcBorders>
            <w:shd w:val="clear" w:color="auto" w:fill="auto"/>
            <w:vAlign w:val="center"/>
            <w:hideMark/>
          </w:tcPr>
          <w:p w14:paraId="525CD8B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732" w:type="dxa"/>
            <w:tcBorders>
              <w:top w:val="nil"/>
              <w:left w:val="nil"/>
              <w:bottom w:val="single" w:sz="4" w:space="0" w:color="auto"/>
              <w:right w:val="single" w:sz="4" w:space="0" w:color="auto"/>
            </w:tcBorders>
            <w:shd w:val="clear" w:color="auto" w:fill="auto"/>
            <w:vAlign w:val="center"/>
            <w:hideMark/>
          </w:tcPr>
          <w:p w14:paraId="4EF2466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5A212E8"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6A06B43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1731" w:type="dxa"/>
            <w:tcBorders>
              <w:top w:val="nil"/>
              <w:left w:val="nil"/>
              <w:bottom w:val="single" w:sz="4" w:space="0" w:color="auto"/>
              <w:right w:val="single" w:sz="4" w:space="0" w:color="auto"/>
            </w:tcBorders>
            <w:shd w:val="clear" w:color="auto" w:fill="auto"/>
            <w:vAlign w:val="center"/>
            <w:hideMark/>
          </w:tcPr>
          <w:p w14:paraId="1E3BBEC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75129F3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6674349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1313474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7D01FB35"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15BC3D4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Editable</w:t>
            </w:r>
          </w:p>
        </w:tc>
        <w:tc>
          <w:tcPr>
            <w:tcW w:w="1731" w:type="dxa"/>
            <w:tcBorders>
              <w:top w:val="nil"/>
              <w:left w:val="nil"/>
              <w:bottom w:val="single" w:sz="4" w:space="0" w:color="auto"/>
              <w:right w:val="single" w:sz="4" w:space="0" w:color="auto"/>
            </w:tcBorders>
            <w:shd w:val="clear" w:color="auto" w:fill="auto"/>
            <w:vAlign w:val="center"/>
            <w:hideMark/>
          </w:tcPr>
          <w:p w14:paraId="71869A7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53E095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69CF957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5BA5A6E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58AEC9E1"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500F1F0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 xml:space="preserve">Is </w:t>
            </w:r>
            <w:proofErr w:type="spellStart"/>
            <w:r w:rsidRPr="00B828D1">
              <w:rPr>
                <w:rFonts w:ascii="Calibri" w:eastAsia="Times New Roman" w:hAnsi="Calibri" w:cs="Calibri"/>
                <w:color w:val="000000"/>
                <w:sz w:val="20"/>
                <w:szCs w:val="20"/>
                <w:lang w:val="en-US"/>
              </w:rPr>
              <w:t>Listable</w:t>
            </w:r>
            <w:proofErr w:type="spellEnd"/>
          </w:p>
        </w:tc>
        <w:tc>
          <w:tcPr>
            <w:tcW w:w="1731" w:type="dxa"/>
            <w:tcBorders>
              <w:top w:val="nil"/>
              <w:left w:val="nil"/>
              <w:bottom w:val="single" w:sz="4" w:space="0" w:color="auto"/>
              <w:right w:val="single" w:sz="4" w:space="0" w:color="auto"/>
            </w:tcBorders>
            <w:shd w:val="clear" w:color="auto" w:fill="auto"/>
            <w:vAlign w:val="center"/>
            <w:hideMark/>
          </w:tcPr>
          <w:p w14:paraId="6F265CA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2DBC8DD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359952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55F2A4F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3AADE5D4"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4483A12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1731" w:type="dxa"/>
            <w:tcBorders>
              <w:top w:val="nil"/>
              <w:left w:val="nil"/>
              <w:bottom w:val="single" w:sz="4" w:space="0" w:color="auto"/>
              <w:right w:val="single" w:sz="4" w:space="0" w:color="auto"/>
            </w:tcBorders>
            <w:shd w:val="clear" w:color="auto" w:fill="auto"/>
            <w:vAlign w:val="center"/>
            <w:hideMark/>
          </w:tcPr>
          <w:p w14:paraId="08C9CB3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40855DA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5766F91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246E688E" w14:textId="39B69B6B" w:rsidR="00B828D1" w:rsidRPr="00B828D1" w:rsidRDefault="00B828D1" w:rsidP="00B828D1">
            <w:pPr>
              <w:rPr>
                <w:rFonts w:ascii="Calibri" w:eastAsia="Times New Roman" w:hAnsi="Calibri" w:cs="Calibri"/>
                <w:color w:val="000000"/>
                <w:sz w:val="20"/>
                <w:szCs w:val="20"/>
                <w:lang w:val="en-US"/>
              </w:rPr>
            </w:pPr>
            <w:del w:id="721" w:author="Shiv Mangal Rahi" w:date="2019-12-05T14:05:00Z">
              <w:r w:rsidRPr="00B828D1" w:rsidDel="005B2322">
                <w:rPr>
                  <w:rFonts w:ascii="Calibri" w:eastAsia="Times New Roman" w:hAnsi="Calibri" w:cs="Calibri"/>
                  <w:color w:val="000000"/>
                  <w:sz w:val="20"/>
                  <w:szCs w:val="20"/>
                  <w:lang w:val="en-US"/>
                </w:rPr>
                <w:delText>TRUE</w:delText>
              </w:r>
            </w:del>
            <w:ins w:id="722" w:author="Shiv Mangal Rahi" w:date="2019-12-05T14:05:00Z">
              <w:r w:rsidR="005B2322">
                <w:rPr>
                  <w:rFonts w:ascii="Calibri" w:eastAsia="Times New Roman" w:hAnsi="Calibri" w:cs="Calibri"/>
                  <w:color w:val="000000"/>
                  <w:sz w:val="20"/>
                  <w:szCs w:val="20"/>
                  <w:lang w:val="en-US"/>
                </w:rPr>
                <w:t>FALSE</w:t>
              </w:r>
            </w:ins>
          </w:p>
        </w:tc>
      </w:tr>
      <w:tr w:rsidR="00B828D1" w:rsidRPr="00B828D1" w14:paraId="42345C7A"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3C56D27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1731" w:type="dxa"/>
            <w:tcBorders>
              <w:top w:val="nil"/>
              <w:left w:val="nil"/>
              <w:bottom w:val="single" w:sz="4" w:space="0" w:color="auto"/>
              <w:right w:val="single" w:sz="4" w:space="0" w:color="auto"/>
            </w:tcBorders>
            <w:shd w:val="clear" w:color="auto" w:fill="auto"/>
            <w:vAlign w:val="center"/>
            <w:hideMark/>
          </w:tcPr>
          <w:p w14:paraId="69D571B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3C77E8F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5F3259F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29B28F6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3A539D50"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6DCC8A0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1731" w:type="dxa"/>
            <w:tcBorders>
              <w:top w:val="nil"/>
              <w:left w:val="nil"/>
              <w:bottom w:val="single" w:sz="4" w:space="0" w:color="auto"/>
              <w:right w:val="single" w:sz="4" w:space="0" w:color="auto"/>
            </w:tcBorders>
            <w:shd w:val="clear" w:color="auto" w:fill="auto"/>
            <w:vAlign w:val="center"/>
            <w:hideMark/>
          </w:tcPr>
          <w:p w14:paraId="5AD873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3CDAB02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2CA4AF1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4DF01C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22796E4E"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34C6C92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1731" w:type="dxa"/>
            <w:tcBorders>
              <w:top w:val="nil"/>
              <w:left w:val="nil"/>
              <w:bottom w:val="single" w:sz="4" w:space="0" w:color="auto"/>
              <w:right w:val="single" w:sz="4" w:space="0" w:color="auto"/>
            </w:tcBorders>
            <w:shd w:val="clear" w:color="auto" w:fill="auto"/>
            <w:vAlign w:val="center"/>
            <w:hideMark/>
          </w:tcPr>
          <w:p w14:paraId="491E99E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3603257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31C1D57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74274B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726DA2C"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2789670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if Empty</w:t>
            </w:r>
          </w:p>
        </w:tc>
        <w:tc>
          <w:tcPr>
            <w:tcW w:w="1731" w:type="dxa"/>
            <w:tcBorders>
              <w:top w:val="nil"/>
              <w:left w:val="nil"/>
              <w:bottom w:val="single" w:sz="4" w:space="0" w:color="auto"/>
              <w:right w:val="single" w:sz="4" w:space="0" w:color="auto"/>
            </w:tcBorders>
            <w:shd w:val="clear" w:color="auto" w:fill="auto"/>
            <w:vAlign w:val="center"/>
            <w:hideMark/>
          </w:tcPr>
          <w:p w14:paraId="5D413B7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2A936DF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74EDA05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5B2D627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05AC9526"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288CC89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1731" w:type="dxa"/>
            <w:tcBorders>
              <w:top w:val="nil"/>
              <w:left w:val="nil"/>
              <w:bottom w:val="single" w:sz="4" w:space="0" w:color="auto"/>
              <w:right w:val="single" w:sz="4" w:space="0" w:color="auto"/>
            </w:tcBorders>
            <w:shd w:val="clear" w:color="auto" w:fill="auto"/>
            <w:vAlign w:val="center"/>
            <w:hideMark/>
          </w:tcPr>
          <w:p w14:paraId="3BF907F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5BB3CC9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1BBCEE1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3A05A58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7CC62A3"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48E2898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1731" w:type="dxa"/>
            <w:tcBorders>
              <w:top w:val="nil"/>
              <w:left w:val="nil"/>
              <w:bottom w:val="single" w:sz="4" w:space="0" w:color="auto"/>
              <w:right w:val="single" w:sz="4" w:space="0" w:color="auto"/>
            </w:tcBorders>
            <w:shd w:val="clear" w:color="auto" w:fill="auto"/>
            <w:vAlign w:val="center"/>
            <w:hideMark/>
          </w:tcPr>
          <w:p w14:paraId="35C1E4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6A5EECB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56AB93B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0F4F145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7127C66"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26F0EBE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1731" w:type="dxa"/>
            <w:tcBorders>
              <w:top w:val="nil"/>
              <w:left w:val="nil"/>
              <w:bottom w:val="single" w:sz="4" w:space="0" w:color="auto"/>
              <w:right w:val="single" w:sz="4" w:space="0" w:color="auto"/>
            </w:tcBorders>
            <w:shd w:val="clear" w:color="auto" w:fill="auto"/>
            <w:vAlign w:val="center"/>
            <w:hideMark/>
          </w:tcPr>
          <w:p w14:paraId="0397750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6470910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D77FE4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0F62A9A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58A2973B" w14:textId="77777777" w:rsidR="00B828D1" w:rsidRDefault="00B828D1" w:rsidP="00E26DC1">
      <w:pPr>
        <w:jc w:val="both"/>
        <w:rPr>
          <w:rFonts w:eastAsia="Times New Roman" w:cs="Times New Roman"/>
          <w:sz w:val="22"/>
          <w:szCs w:val="20"/>
          <w:lang w:val="en-US"/>
        </w:rPr>
      </w:pPr>
    </w:p>
    <w:p w14:paraId="5E532CB8" w14:textId="77777777" w:rsidR="003C02F8" w:rsidRDefault="003C02F8" w:rsidP="00E26DC1">
      <w:pPr>
        <w:jc w:val="both"/>
        <w:rPr>
          <w:rFonts w:eastAsia="Times New Roman" w:cs="Times New Roman"/>
          <w:sz w:val="22"/>
          <w:szCs w:val="20"/>
          <w:lang w:val="en-US"/>
        </w:rPr>
      </w:pPr>
    </w:p>
    <w:p w14:paraId="23A1DB7B" w14:textId="77777777" w:rsidR="001F55CB" w:rsidRDefault="00E26DC1" w:rsidP="00E26DC1">
      <w:pPr>
        <w:jc w:val="both"/>
        <w:rPr>
          <w:rFonts w:eastAsia="Times New Roman" w:cs="Times New Roman"/>
          <w:b/>
          <w:bCs/>
          <w:sz w:val="22"/>
          <w:szCs w:val="20"/>
          <w:lang w:val="en-US"/>
        </w:rPr>
      </w:pPr>
      <w:r>
        <w:rPr>
          <w:rFonts w:eastAsia="Times New Roman" w:cs="Times New Roman"/>
          <w:sz w:val="22"/>
          <w:szCs w:val="20"/>
          <w:lang w:val="en-US"/>
        </w:rPr>
        <w:t xml:space="preserve"> </w:t>
      </w:r>
      <w:r w:rsidRPr="00174C6A">
        <w:rPr>
          <w:rFonts w:eastAsia="Times New Roman" w:cs="Times New Roman"/>
          <w:b/>
          <w:bCs/>
          <w:sz w:val="22"/>
          <w:szCs w:val="20"/>
          <w:lang w:val="en-US"/>
        </w:rPr>
        <w:t>IGX Consistency Check</w:t>
      </w:r>
    </w:p>
    <w:p w14:paraId="2BC6D5E4" w14:textId="36F9AE56" w:rsidR="00A7402E" w:rsidRDefault="00E26DC1" w:rsidP="00E26DC1">
      <w:pPr>
        <w:jc w:val="both"/>
        <w:rPr>
          <w:rFonts w:eastAsia="Times New Roman" w:cs="Times New Roman"/>
          <w:b/>
          <w:bCs/>
          <w:sz w:val="22"/>
          <w:szCs w:val="20"/>
          <w:lang w:val="en-US"/>
        </w:rPr>
      </w:pPr>
      <w:r w:rsidRPr="00174C6A">
        <w:rPr>
          <w:rFonts w:eastAsia="Times New Roman" w:cs="Times New Roman"/>
          <w:b/>
          <w:bCs/>
          <w:sz w:val="22"/>
          <w:szCs w:val="20"/>
          <w:lang w:val="en-US"/>
        </w:rPr>
        <w:t xml:space="preserve"> </w:t>
      </w:r>
    </w:p>
    <w:p w14:paraId="7BAE0F1B" w14:textId="0AE6DDC6" w:rsidR="00E26DC1" w:rsidRDefault="00E26DC1" w:rsidP="00E26DC1">
      <w:pPr>
        <w:jc w:val="both"/>
        <w:rPr>
          <w:rFonts w:eastAsia="Times New Roman" w:cs="Times New Roman"/>
          <w:sz w:val="22"/>
          <w:szCs w:val="20"/>
          <w:lang w:val="en-US"/>
        </w:rPr>
      </w:pPr>
      <w:r w:rsidRPr="00174C6A">
        <w:rPr>
          <w:rFonts w:eastAsia="Times New Roman" w:cs="Times New Roman"/>
          <w:sz w:val="22"/>
          <w:szCs w:val="20"/>
          <w:lang w:val="en-US"/>
        </w:rPr>
        <w:t xml:space="preserve">Compares </w:t>
      </w:r>
      <w:r w:rsidR="00E97DA8">
        <w:rPr>
          <w:rFonts w:eastAsia="Times New Roman" w:cs="Times New Roman"/>
          <w:sz w:val="22"/>
          <w:szCs w:val="20"/>
          <w:lang w:val="en-US"/>
        </w:rPr>
        <w:t>attribute</w:t>
      </w:r>
      <w:r w:rsidRPr="00174C6A">
        <w:rPr>
          <w:rFonts w:eastAsia="Times New Roman" w:cs="Times New Roman"/>
          <w:sz w:val="22"/>
          <w:szCs w:val="20"/>
          <w:lang w:val="en-US"/>
        </w:rPr>
        <w:t xml:space="preserve"> </w:t>
      </w:r>
      <w:r w:rsidR="00E97DA8">
        <w:rPr>
          <w:rFonts w:eastAsia="Times New Roman" w:cs="Times New Roman"/>
          <w:sz w:val="22"/>
          <w:szCs w:val="20"/>
          <w:lang w:val="en-US"/>
        </w:rPr>
        <w:t>v</w:t>
      </w:r>
      <w:r w:rsidRPr="00174C6A">
        <w:rPr>
          <w:rFonts w:eastAsia="Times New Roman" w:cs="Times New Roman"/>
          <w:sz w:val="22"/>
          <w:szCs w:val="20"/>
          <w:lang w:val="en-US"/>
        </w:rPr>
        <w:t xml:space="preserve">alue with the comparison </w:t>
      </w:r>
      <w:r>
        <w:rPr>
          <w:rFonts w:eastAsia="Times New Roman" w:cs="Times New Roman"/>
          <w:sz w:val="22"/>
          <w:szCs w:val="20"/>
          <w:lang w:val="en-US"/>
        </w:rPr>
        <w:t>v</w:t>
      </w:r>
      <w:r w:rsidRPr="00174C6A">
        <w:rPr>
          <w:rFonts w:eastAsia="Times New Roman" w:cs="Times New Roman"/>
          <w:sz w:val="22"/>
          <w:szCs w:val="20"/>
          <w:lang w:val="en-US"/>
        </w:rPr>
        <w:t xml:space="preserve">alue if </w:t>
      </w:r>
      <w:r w:rsidR="00E97DA8">
        <w:rPr>
          <w:rFonts w:eastAsia="Times New Roman" w:cs="Times New Roman"/>
          <w:sz w:val="22"/>
          <w:szCs w:val="20"/>
          <w:lang w:val="en-US"/>
        </w:rPr>
        <w:t>p</w:t>
      </w:r>
      <w:r w:rsidRPr="00174C6A">
        <w:rPr>
          <w:rFonts w:eastAsia="Times New Roman" w:cs="Times New Roman"/>
          <w:sz w:val="22"/>
          <w:szCs w:val="20"/>
          <w:lang w:val="en-US"/>
        </w:rPr>
        <w:t>re</w:t>
      </w:r>
      <w:r w:rsidR="00E97DA8">
        <w:rPr>
          <w:rFonts w:eastAsia="Times New Roman" w:cs="Times New Roman"/>
          <w:sz w:val="22"/>
          <w:szCs w:val="20"/>
          <w:lang w:val="en-US"/>
        </w:rPr>
        <w:t>-c</w:t>
      </w:r>
      <w:r w:rsidRPr="00174C6A">
        <w:rPr>
          <w:rFonts w:eastAsia="Times New Roman" w:cs="Times New Roman"/>
          <w:sz w:val="22"/>
          <w:szCs w:val="20"/>
          <w:lang w:val="en-US"/>
        </w:rPr>
        <w:t>ondition is met.</w:t>
      </w:r>
    </w:p>
    <w:p w14:paraId="55D6B392" w14:textId="77777777" w:rsidR="001F55CB" w:rsidRPr="00927570" w:rsidRDefault="001F55CB" w:rsidP="00E26DC1">
      <w:pPr>
        <w:jc w:val="both"/>
        <w:rPr>
          <w:rFonts w:eastAsia="Times New Roman" w:cs="Times New Roman"/>
          <w:sz w:val="22"/>
          <w:szCs w:val="20"/>
          <w:lang w:val="en-US"/>
        </w:rPr>
      </w:pPr>
    </w:p>
    <w:p w14:paraId="37E781C9" w14:textId="33CD01F8" w:rsidR="003C02F8" w:rsidRDefault="003C02F8" w:rsidP="003C02F8">
      <w:pPr>
        <w:jc w:val="both"/>
        <w:rPr>
          <w:rFonts w:eastAsia="Times New Roman" w:cs="Times New Roman"/>
          <w:sz w:val="22"/>
          <w:szCs w:val="20"/>
          <w:lang w:val="en-US"/>
        </w:rPr>
      </w:pPr>
      <w:r>
        <w:rPr>
          <w:rFonts w:eastAsia="Times New Roman" w:cs="Times New Roman"/>
          <w:sz w:val="22"/>
          <w:szCs w:val="20"/>
          <w:lang w:val="en-US"/>
        </w:rPr>
        <w:t xml:space="preserve">The below listed fields needs to be configured in </w:t>
      </w:r>
      <w:r w:rsidR="00F7019F">
        <w:rPr>
          <w:rFonts w:eastAsia="Times New Roman" w:cs="Times New Roman"/>
          <w:sz w:val="22"/>
          <w:szCs w:val="20"/>
          <w:lang w:val="en-US"/>
        </w:rPr>
        <w:t xml:space="preserve">Data Governance </w:t>
      </w:r>
      <w:r w:rsidR="001F55CB">
        <w:rPr>
          <w:rFonts w:eastAsia="Times New Roman" w:cs="Times New Roman"/>
          <w:sz w:val="22"/>
          <w:szCs w:val="20"/>
          <w:lang w:val="en-US"/>
        </w:rPr>
        <w:t>(Refer 2 tables below):</w:t>
      </w:r>
    </w:p>
    <w:p w14:paraId="51F9D5C1" w14:textId="77777777" w:rsidR="00B828D1" w:rsidRDefault="00B828D1" w:rsidP="003C02F8">
      <w:pPr>
        <w:jc w:val="both"/>
        <w:rPr>
          <w:rFonts w:eastAsia="Times New Roman" w:cs="Times New Roman"/>
          <w:sz w:val="22"/>
          <w:szCs w:val="20"/>
          <w:lang w:val="en-US"/>
        </w:rPr>
      </w:pPr>
    </w:p>
    <w:tbl>
      <w:tblPr>
        <w:tblW w:w="5000" w:type="pct"/>
        <w:tblLayout w:type="fixed"/>
        <w:tblLook w:val="04A0" w:firstRow="1" w:lastRow="0" w:firstColumn="1" w:lastColumn="0" w:noHBand="0" w:noVBand="1"/>
      </w:tblPr>
      <w:tblGrid>
        <w:gridCol w:w="1317"/>
        <w:gridCol w:w="1193"/>
        <w:gridCol w:w="1193"/>
        <w:gridCol w:w="1193"/>
        <w:gridCol w:w="1193"/>
        <w:gridCol w:w="1193"/>
        <w:gridCol w:w="1193"/>
        <w:gridCol w:w="1191"/>
      </w:tblGrid>
      <w:tr w:rsidR="00B828D1" w:rsidRPr="00B828D1" w14:paraId="029D1737" w14:textId="77777777" w:rsidTr="00B828D1">
        <w:trPr>
          <w:trHeight w:val="20"/>
        </w:trPr>
        <w:tc>
          <w:tcPr>
            <w:tcW w:w="682" w:type="pc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DC560FB" w14:textId="5500D7D9"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617" w:type="pct"/>
            <w:tcBorders>
              <w:top w:val="single" w:sz="4" w:space="0" w:color="auto"/>
              <w:left w:val="nil"/>
              <w:bottom w:val="single" w:sz="4" w:space="0" w:color="auto"/>
              <w:right w:val="single" w:sz="4" w:space="0" w:color="auto"/>
            </w:tcBorders>
            <w:shd w:val="clear" w:color="000000" w:fill="BFBFBF"/>
            <w:noWrap/>
            <w:vAlign w:val="center"/>
            <w:hideMark/>
          </w:tcPr>
          <w:p w14:paraId="28266A35"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Field-1</w:t>
            </w:r>
          </w:p>
        </w:tc>
        <w:tc>
          <w:tcPr>
            <w:tcW w:w="617" w:type="pct"/>
            <w:tcBorders>
              <w:top w:val="single" w:sz="4" w:space="0" w:color="auto"/>
              <w:left w:val="nil"/>
              <w:bottom w:val="single" w:sz="4" w:space="0" w:color="auto"/>
              <w:right w:val="single" w:sz="4" w:space="0" w:color="auto"/>
            </w:tcBorders>
            <w:shd w:val="clear" w:color="000000" w:fill="BFBFBF"/>
            <w:noWrap/>
            <w:vAlign w:val="center"/>
            <w:hideMark/>
          </w:tcPr>
          <w:p w14:paraId="64C531BE"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Field-2</w:t>
            </w:r>
          </w:p>
        </w:tc>
        <w:tc>
          <w:tcPr>
            <w:tcW w:w="617" w:type="pct"/>
            <w:tcBorders>
              <w:top w:val="single" w:sz="4" w:space="0" w:color="auto"/>
              <w:left w:val="nil"/>
              <w:bottom w:val="single" w:sz="4" w:space="0" w:color="auto"/>
              <w:right w:val="single" w:sz="4" w:space="0" w:color="auto"/>
            </w:tcBorders>
            <w:shd w:val="clear" w:color="000000" w:fill="BFBFBF"/>
            <w:noWrap/>
            <w:vAlign w:val="center"/>
            <w:hideMark/>
          </w:tcPr>
          <w:p w14:paraId="7C123297"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Field-3</w:t>
            </w:r>
          </w:p>
        </w:tc>
        <w:tc>
          <w:tcPr>
            <w:tcW w:w="617" w:type="pct"/>
            <w:tcBorders>
              <w:top w:val="single" w:sz="4" w:space="0" w:color="auto"/>
              <w:left w:val="nil"/>
              <w:bottom w:val="single" w:sz="4" w:space="0" w:color="auto"/>
              <w:right w:val="single" w:sz="4" w:space="0" w:color="auto"/>
            </w:tcBorders>
            <w:shd w:val="clear" w:color="000000" w:fill="BFBFBF"/>
            <w:noWrap/>
            <w:vAlign w:val="center"/>
            <w:hideMark/>
          </w:tcPr>
          <w:p w14:paraId="612BD2A0"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Field-4</w:t>
            </w:r>
          </w:p>
        </w:tc>
        <w:tc>
          <w:tcPr>
            <w:tcW w:w="617" w:type="pct"/>
            <w:tcBorders>
              <w:top w:val="single" w:sz="4" w:space="0" w:color="auto"/>
              <w:left w:val="nil"/>
              <w:bottom w:val="single" w:sz="4" w:space="0" w:color="auto"/>
              <w:right w:val="single" w:sz="4" w:space="0" w:color="auto"/>
            </w:tcBorders>
            <w:shd w:val="clear" w:color="000000" w:fill="BFBFBF"/>
            <w:noWrap/>
            <w:vAlign w:val="center"/>
            <w:hideMark/>
          </w:tcPr>
          <w:p w14:paraId="693C230F"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Field-5</w:t>
            </w:r>
          </w:p>
        </w:tc>
        <w:tc>
          <w:tcPr>
            <w:tcW w:w="617" w:type="pct"/>
            <w:tcBorders>
              <w:top w:val="single" w:sz="4" w:space="0" w:color="auto"/>
              <w:left w:val="nil"/>
              <w:bottom w:val="single" w:sz="4" w:space="0" w:color="auto"/>
              <w:right w:val="single" w:sz="4" w:space="0" w:color="auto"/>
            </w:tcBorders>
            <w:shd w:val="clear" w:color="000000" w:fill="BFBFBF"/>
            <w:noWrap/>
            <w:vAlign w:val="center"/>
            <w:hideMark/>
          </w:tcPr>
          <w:p w14:paraId="4319D59C"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Field-6</w:t>
            </w:r>
          </w:p>
        </w:tc>
        <w:tc>
          <w:tcPr>
            <w:tcW w:w="617" w:type="pct"/>
            <w:tcBorders>
              <w:top w:val="single" w:sz="4" w:space="0" w:color="auto"/>
              <w:left w:val="nil"/>
              <w:bottom w:val="single" w:sz="4" w:space="0" w:color="auto"/>
              <w:right w:val="single" w:sz="4" w:space="0" w:color="auto"/>
            </w:tcBorders>
            <w:shd w:val="clear" w:color="000000" w:fill="BFBFBF"/>
            <w:noWrap/>
            <w:vAlign w:val="center"/>
            <w:hideMark/>
          </w:tcPr>
          <w:p w14:paraId="51248F5F"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Field-7</w:t>
            </w:r>
          </w:p>
        </w:tc>
      </w:tr>
      <w:tr w:rsidR="00B828D1" w:rsidRPr="00B828D1" w14:paraId="2A7088FE"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5F905B7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617" w:type="pct"/>
            <w:tcBorders>
              <w:top w:val="nil"/>
              <w:left w:val="nil"/>
              <w:bottom w:val="single" w:sz="4" w:space="0" w:color="auto"/>
              <w:right w:val="single" w:sz="4" w:space="0" w:color="auto"/>
            </w:tcBorders>
            <w:shd w:val="clear" w:color="auto" w:fill="auto"/>
            <w:vAlign w:val="center"/>
            <w:hideMark/>
          </w:tcPr>
          <w:p w14:paraId="4010DC5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617" w:type="pct"/>
            <w:tcBorders>
              <w:top w:val="nil"/>
              <w:left w:val="nil"/>
              <w:bottom w:val="single" w:sz="4" w:space="0" w:color="auto"/>
              <w:right w:val="single" w:sz="4" w:space="0" w:color="auto"/>
            </w:tcBorders>
            <w:shd w:val="clear" w:color="auto" w:fill="auto"/>
            <w:vAlign w:val="center"/>
            <w:hideMark/>
          </w:tcPr>
          <w:p w14:paraId="61E0C6D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617" w:type="pct"/>
            <w:tcBorders>
              <w:top w:val="nil"/>
              <w:left w:val="nil"/>
              <w:bottom w:val="single" w:sz="4" w:space="0" w:color="auto"/>
              <w:right w:val="single" w:sz="4" w:space="0" w:color="auto"/>
            </w:tcBorders>
            <w:shd w:val="clear" w:color="auto" w:fill="auto"/>
            <w:vAlign w:val="center"/>
            <w:hideMark/>
          </w:tcPr>
          <w:p w14:paraId="073A42B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Description</w:t>
            </w:r>
          </w:p>
        </w:tc>
        <w:tc>
          <w:tcPr>
            <w:tcW w:w="617" w:type="pct"/>
            <w:tcBorders>
              <w:top w:val="nil"/>
              <w:left w:val="nil"/>
              <w:bottom w:val="single" w:sz="4" w:space="0" w:color="auto"/>
              <w:right w:val="single" w:sz="4" w:space="0" w:color="auto"/>
            </w:tcBorders>
            <w:shd w:val="clear" w:color="auto" w:fill="auto"/>
            <w:vAlign w:val="center"/>
            <w:hideMark/>
          </w:tcPr>
          <w:p w14:paraId="611F0B7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617" w:type="pct"/>
            <w:tcBorders>
              <w:top w:val="nil"/>
              <w:left w:val="nil"/>
              <w:bottom w:val="single" w:sz="4" w:space="0" w:color="auto"/>
              <w:right w:val="single" w:sz="4" w:space="0" w:color="auto"/>
            </w:tcBorders>
            <w:shd w:val="clear" w:color="auto" w:fill="auto"/>
            <w:vAlign w:val="center"/>
            <w:hideMark/>
          </w:tcPr>
          <w:p w14:paraId="7F071CD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c>
          <w:tcPr>
            <w:tcW w:w="617" w:type="pct"/>
            <w:tcBorders>
              <w:top w:val="nil"/>
              <w:left w:val="nil"/>
              <w:bottom w:val="single" w:sz="4" w:space="0" w:color="auto"/>
              <w:right w:val="single" w:sz="4" w:space="0" w:color="auto"/>
            </w:tcBorders>
            <w:shd w:val="clear" w:color="auto" w:fill="auto"/>
            <w:vAlign w:val="center"/>
            <w:hideMark/>
          </w:tcPr>
          <w:p w14:paraId="4EEAF4D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Treat Blank or Null As</w:t>
            </w:r>
          </w:p>
        </w:tc>
        <w:tc>
          <w:tcPr>
            <w:tcW w:w="617" w:type="pct"/>
            <w:tcBorders>
              <w:top w:val="nil"/>
              <w:left w:val="nil"/>
              <w:bottom w:val="single" w:sz="4" w:space="0" w:color="auto"/>
              <w:right w:val="single" w:sz="4" w:space="0" w:color="auto"/>
            </w:tcBorders>
            <w:shd w:val="clear" w:color="auto" w:fill="auto"/>
            <w:vAlign w:val="center"/>
            <w:hideMark/>
          </w:tcPr>
          <w:p w14:paraId="26BFE2E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Pre-Condition Attribute</w:t>
            </w:r>
          </w:p>
        </w:tc>
      </w:tr>
      <w:tr w:rsidR="00B828D1" w:rsidRPr="00B828D1" w14:paraId="21023CC8"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3A44404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617" w:type="pct"/>
            <w:tcBorders>
              <w:top w:val="nil"/>
              <w:left w:val="nil"/>
              <w:bottom w:val="single" w:sz="4" w:space="0" w:color="auto"/>
              <w:right w:val="single" w:sz="4" w:space="0" w:color="auto"/>
            </w:tcBorders>
            <w:shd w:val="clear" w:color="auto" w:fill="auto"/>
            <w:vAlign w:val="center"/>
            <w:hideMark/>
          </w:tcPr>
          <w:p w14:paraId="6762D2F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617" w:type="pct"/>
            <w:tcBorders>
              <w:top w:val="nil"/>
              <w:left w:val="nil"/>
              <w:bottom w:val="single" w:sz="4" w:space="0" w:color="auto"/>
              <w:right w:val="single" w:sz="4" w:space="0" w:color="auto"/>
            </w:tcBorders>
            <w:shd w:val="clear" w:color="auto" w:fill="auto"/>
            <w:vAlign w:val="center"/>
            <w:hideMark/>
          </w:tcPr>
          <w:p w14:paraId="5544FCA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617" w:type="pct"/>
            <w:tcBorders>
              <w:top w:val="nil"/>
              <w:left w:val="nil"/>
              <w:bottom w:val="single" w:sz="4" w:space="0" w:color="auto"/>
              <w:right w:val="single" w:sz="4" w:space="0" w:color="auto"/>
            </w:tcBorders>
            <w:shd w:val="clear" w:color="auto" w:fill="auto"/>
            <w:vAlign w:val="center"/>
            <w:hideMark/>
          </w:tcPr>
          <w:p w14:paraId="529DEDE8"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t>RuleDesciption</w:t>
            </w:r>
            <w:proofErr w:type="spellEnd"/>
          </w:p>
        </w:tc>
        <w:tc>
          <w:tcPr>
            <w:tcW w:w="617" w:type="pct"/>
            <w:tcBorders>
              <w:top w:val="nil"/>
              <w:left w:val="nil"/>
              <w:bottom w:val="single" w:sz="4" w:space="0" w:color="auto"/>
              <w:right w:val="single" w:sz="4" w:space="0" w:color="auto"/>
            </w:tcBorders>
            <w:shd w:val="clear" w:color="auto" w:fill="auto"/>
            <w:vAlign w:val="center"/>
            <w:hideMark/>
          </w:tcPr>
          <w:p w14:paraId="0FBCC98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617" w:type="pct"/>
            <w:tcBorders>
              <w:top w:val="nil"/>
              <w:left w:val="nil"/>
              <w:bottom w:val="single" w:sz="4" w:space="0" w:color="auto"/>
              <w:right w:val="single" w:sz="4" w:space="0" w:color="auto"/>
            </w:tcBorders>
            <w:shd w:val="clear" w:color="auto" w:fill="auto"/>
            <w:vAlign w:val="center"/>
            <w:hideMark/>
          </w:tcPr>
          <w:p w14:paraId="588D121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c>
          <w:tcPr>
            <w:tcW w:w="617" w:type="pct"/>
            <w:tcBorders>
              <w:top w:val="nil"/>
              <w:left w:val="nil"/>
              <w:bottom w:val="single" w:sz="4" w:space="0" w:color="auto"/>
              <w:right w:val="single" w:sz="4" w:space="0" w:color="auto"/>
            </w:tcBorders>
            <w:shd w:val="clear" w:color="auto" w:fill="auto"/>
            <w:vAlign w:val="center"/>
            <w:hideMark/>
          </w:tcPr>
          <w:p w14:paraId="36FCF851"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t>TreatBlankorNullAs</w:t>
            </w:r>
            <w:proofErr w:type="spellEnd"/>
          </w:p>
        </w:tc>
        <w:tc>
          <w:tcPr>
            <w:tcW w:w="617" w:type="pct"/>
            <w:tcBorders>
              <w:top w:val="nil"/>
              <w:left w:val="nil"/>
              <w:bottom w:val="single" w:sz="4" w:space="0" w:color="auto"/>
              <w:right w:val="single" w:sz="4" w:space="0" w:color="auto"/>
            </w:tcBorders>
            <w:shd w:val="clear" w:color="auto" w:fill="auto"/>
            <w:vAlign w:val="center"/>
            <w:hideMark/>
          </w:tcPr>
          <w:p w14:paraId="21CF1917" w14:textId="77777777" w:rsidR="00B828D1" w:rsidRPr="00B828D1" w:rsidRDefault="00B828D1" w:rsidP="00B828D1">
            <w:pPr>
              <w:rPr>
                <w:rFonts w:ascii="Calibri" w:eastAsia="Times New Roman" w:hAnsi="Calibri" w:cs="Calibri"/>
                <w:color w:val="000000"/>
                <w:sz w:val="20"/>
                <w:szCs w:val="20"/>
                <w:lang w:val="en-US"/>
              </w:rPr>
            </w:pPr>
            <w:proofErr w:type="spellStart"/>
            <w:r w:rsidRPr="00B828D1">
              <w:rPr>
                <w:rFonts w:ascii="Calibri" w:eastAsia="Times New Roman" w:hAnsi="Calibri" w:cs="Calibri"/>
                <w:color w:val="000000"/>
                <w:sz w:val="20"/>
                <w:szCs w:val="20"/>
                <w:lang w:val="en-US"/>
              </w:rPr>
              <w:t>PreConditionAttribute</w:t>
            </w:r>
            <w:proofErr w:type="spellEnd"/>
          </w:p>
        </w:tc>
      </w:tr>
      <w:tr w:rsidR="00B828D1" w:rsidRPr="00B828D1" w14:paraId="52720B58"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6DE28BB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Input Type</w:t>
            </w:r>
          </w:p>
        </w:tc>
        <w:tc>
          <w:tcPr>
            <w:tcW w:w="617" w:type="pct"/>
            <w:tcBorders>
              <w:top w:val="nil"/>
              <w:left w:val="nil"/>
              <w:bottom w:val="single" w:sz="4" w:space="0" w:color="auto"/>
              <w:right w:val="single" w:sz="4" w:space="0" w:color="auto"/>
            </w:tcBorders>
            <w:shd w:val="clear" w:color="auto" w:fill="auto"/>
            <w:vAlign w:val="center"/>
            <w:hideMark/>
          </w:tcPr>
          <w:p w14:paraId="2715C0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617" w:type="pct"/>
            <w:tcBorders>
              <w:top w:val="nil"/>
              <w:left w:val="nil"/>
              <w:bottom w:val="single" w:sz="4" w:space="0" w:color="auto"/>
              <w:right w:val="single" w:sz="4" w:space="0" w:color="auto"/>
            </w:tcBorders>
            <w:shd w:val="clear" w:color="auto" w:fill="auto"/>
            <w:vAlign w:val="center"/>
            <w:hideMark/>
          </w:tcPr>
          <w:p w14:paraId="087DEF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617" w:type="pct"/>
            <w:tcBorders>
              <w:top w:val="nil"/>
              <w:left w:val="nil"/>
              <w:bottom w:val="single" w:sz="4" w:space="0" w:color="auto"/>
              <w:right w:val="single" w:sz="4" w:space="0" w:color="auto"/>
            </w:tcBorders>
            <w:shd w:val="clear" w:color="auto" w:fill="auto"/>
            <w:vAlign w:val="center"/>
            <w:hideMark/>
          </w:tcPr>
          <w:p w14:paraId="624AC90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617" w:type="pct"/>
            <w:tcBorders>
              <w:top w:val="nil"/>
              <w:left w:val="nil"/>
              <w:bottom w:val="single" w:sz="4" w:space="0" w:color="auto"/>
              <w:right w:val="single" w:sz="4" w:space="0" w:color="auto"/>
            </w:tcBorders>
            <w:shd w:val="clear" w:color="auto" w:fill="auto"/>
            <w:vAlign w:val="center"/>
            <w:hideMark/>
          </w:tcPr>
          <w:p w14:paraId="6A100DA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617" w:type="pct"/>
            <w:tcBorders>
              <w:top w:val="nil"/>
              <w:left w:val="nil"/>
              <w:bottom w:val="single" w:sz="4" w:space="0" w:color="auto"/>
              <w:right w:val="single" w:sz="4" w:space="0" w:color="auto"/>
            </w:tcBorders>
            <w:shd w:val="clear" w:color="auto" w:fill="auto"/>
            <w:vAlign w:val="center"/>
            <w:hideMark/>
          </w:tcPr>
          <w:p w14:paraId="04E8AB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Html/</w:t>
            </w:r>
            <w:proofErr w:type="spellStart"/>
            <w:r w:rsidRPr="00B828D1">
              <w:rPr>
                <w:rFonts w:ascii="Calibri" w:eastAsia="Times New Roman" w:hAnsi="Calibri" w:cs="Calibri"/>
                <w:color w:val="000000"/>
                <w:sz w:val="20"/>
                <w:szCs w:val="20"/>
                <w:lang w:val="en-US"/>
              </w:rPr>
              <w:t>Richtext</w:t>
            </w:r>
            <w:proofErr w:type="spellEnd"/>
          </w:p>
        </w:tc>
        <w:tc>
          <w:tcPr>
            <w:tcW w:w="617" w:type="pct"/>
            <w:tcBorders>
              <w:top w:val="nil"/>
              <w:left w:val="nil"/>
              <w:bottom w:val="single" w:sz="4" w:space="0" w:color="auto"/>
              <w:right w:val="single" w:sz="4" w:space="0" w:color="auto"/>
            </w:tcBorders>
            <w:shd w:val="clear" w:color="auto" w:fill="auto"/>
            <w:vAlign w:val="center"/>
            <w:hideMark/>
          </w:tcPr>
          <w:p w14:paraId="6CFF233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617" w:type="pct"/>
            <w:tcBorders>
              <w:top w:val="nil"/>
              <w:left w:val="nil"/>
              <w:bottom w:val="single" w:sz="4" w:space="0" w:color="auto"/>
              <w:right w:val="single" w:sz="4" w:space="0" w:color="auto"/>
            </w:tcBorders>
            <w:shd w:val="clear" w:color="auto" w:fill="auto"/>
            <w:vAlign w:val="center"/>
            <w:hideMark/>
          </w:tcPr>
          <w:p w14:paraId="12F8160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r>
      <w:tr w:rsidR="00B828D1" w:rsidRPr="00B828D1" w14:paraId="1BA11A0B"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7C2A120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617" w:type="pct"/>
            <w:tcBorders>
              <w:top w:val="nil"/>
              <w:left w:val="nil"/>
              <w:bottom w:val="single" w:sz="4" w:space="0" w:color="auto"/>
              <w:right w:val="single" w:sz="4" w:space="0" w:color="auto"/>
            </w:tcBorders>
            <w:shd w:val="clear" w:color="auto" w:fill="auto"/>
            <w:vAlign w:val="center"/>
            <w:hideMark/>
          </w:tcPr>
          <w:p w14:paraId="75024EF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49C2B0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62B888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6F218CE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527E01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5CCF8E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376477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10AB611"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0E70E24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617" w:type="pct"/>
            <w:tcBorders>
              <w:top w:val="nil"/>
              <w:left w:val="nil"/>
              <w:bottom w:val="single" w:sz="4" w:space="0" w:color="auto"/>
              <w:right w:val="single" w:sz="4" w:space="0" w:color="auto"/>
            </w:tcBorders>
            <w:shd w:val="clear" w:color="auto" w:fill="auto"/>
            <w:vAlign w:val="center"/>
            <w:hideMark/>
          </w:tcPr>
          <w:p w14:paraId="1BA48B5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28162A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08B1FA9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EE7DBA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0FE2A39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04AA660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8188DF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C965BE4"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12F7574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 xml:space="preserve">Maximum </w:t>
            </w:r>
            <w:r w:rsidRPr="00B828D1">
              <w:rPr>
                <w:rFonts w:ascii="Calibri" w:eastAsia="Times New Roman" w:hAnsi="Calibri" w:cs="Calibri"/>
                <w:color w:val="000000"/>
                <w:sz w:val="20"/>
                <w:szCs w:val="20"/>
                <w:lang w:val="en-US"/>
              </w:rPr>
              <w:lastRenderedPageBreak/>
              <w:t>Value</w:t>
            </w:r>
          </w:p>
        </w:tc>
        <w:tc>
          <w:tcPr>
            <w:tcW w:w="617" w:type="pct"/>
            <w:tcBorders>
              <w:top w:val="nil"/>
              <w:left w:val="nil"/>
              <w:bottom w:val="single" w:sz="4" w:space="0" w:color="auto"/>
              <w:right w:val="single" w:sz="4" w:space="0" w:color="auto"/>
            </w:tcBorders>
            <w:shd w:val="clear" w:color="auto" w:fill="auto"/>
            <w:vAlign w:val="center"/>
            <w:hideMark/>
          </w:tcPr>
          <w:p w14:paraId="35DC4C5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lastRenderedPageBreak/>
              <w:t>N/A</w:t>
            </w:r>
          </w:p>
        </w:tc>
        <w:tc>
          <w:tcPr>
            <w:tcW w:w="617" w:type="pct"/>
            <w:tcBorders>
              <w:top w:val="nil"/>
              <w:left w:val="nil"/>
              <w:bottom w:val="single" w:sz="4" w:space="0" w:color="auto"/>
              <w:right w:val="single" w:sz="4" w:space="0" w:color="auto"/>
            </w:tcBorders>
            <w:shd w:val="clear" w:color="auto" w:fill="auto"/>
            <w:vAlign w:val="center"/>
            <w:hideMark/>
          </w:tcPr>
          <w:p w14:paraId="5F6942C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643422B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3F2580F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CD0F7B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7BD0B7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4A6DAD1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3AEF4124"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5F50226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lastRenderedPageBreak/>
              <w:t>Type of List</w:t>
            </w:r>
          </w:p>
        </w:tc>
        <w:tc>
          <w:tcPr>
            <w:tcW w:w="617" w:type="pct"/>
            <w:tcBorders>
              <w:top w:val="nil"/>
              <w:left w:val="nil"/>
              <w:bottom w:val="single" w:sz="4" w:space="0" w:color="auto"/>
              <w:right w:val="single" w:sz="4" w:space="0" w:color="auto"/>
            </w:tcBorders>
            <w:shd w:val="clear" w:color="auto" w:fill="auto"/>
            <w:vAlign w:val="center"/>
            <w:hideMark/>
          </w:tcPr>
          <w:p w14:paraId="20459F5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9FDB99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Dimension</w:t>
            </w:r>
          </w:p>
        </w:tc>
        <w:tc>
          <w:tcPr>
            <w:tcW w:w="617" w:type="pct"/>
            <w:tcBorders>
              <w:top w:val="nil"/>
              <w:left w:val="nil"/>
              <w:bottom w:val="single" w:sz="4" w:space="0" w:color="auto"/>
              <w:right w:val="single" w:sz="4" w:space="0" w:color="auto"/>
            </w:tcBorders>
            <w:shd w:val="clear" w:color="auto" w:fill="auto"/>
            <w:vAlign w:val="center"/>
            <w:hideMark/>
          </w:tcPr>
          <w:p w14:paraId="05C5EDE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543E60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Status</w:t>
            </w:r>
          </w:p>
        </w:tc>
        <w:tc>
          <w:tcPr>
            <w:tcW w:w="617" w:type="pct"/>
            <w:tcBorders>
              <w:top w:val="nil"/>
              <w:left w:val="nil"/>
              <w:bottom w:val="single" w:sz="4" w:space="0" w:color="auto"/>
              <w:right w:val="single" w:sz="4" w:space="0" w:color="auto"/>
            </w:tcBorders>
            <w:shd w:val="clear" w:color="auto" w:fill="auto"/>
            <w:vAlign w:val="center"/>
            <w:hideMark/>
          </w:tcPr>
          <w:p w14:paraId="68DB3AE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3D6EC26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Pass Skip List</w:t>
            </w:r>
          </w:p>
        </w:tc>
        <w:tc>
          <w:tcPr>
            <w:tcW w:w="617" w:type="pct"/>
            <w:tcBorders>
              <w:top w:val="nil"/>
              <w:left w:val="nil"/>
              <w:bottom w:val="single" w:sz="4" w:space="0" w:color="auto"/>
              <w:right w:val="single" w:sz="4" w:space="0" w:color="auto"/>
            </w:tcBorders>
            <w:shd w:val="clear" w:color="auto" w:fill="auto"/>
            <w:vAlign w:val="center"/>
            <w:hideMark/>
          </w:tcPr>
          <w:p w14:paraId="5D23A14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Data Element</w:t>
            </w:r>
          </w:p>
        </w:tc>
      </w:tr>
      <w:tr w:rsidR="00B828D1" w:rsidRPr="00B828D1" w14:paraId="79038123"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07A2D0D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617" w:type="pct"/>
            <w:tcBorders>
              <w:top w:val="nil"/>
              <w:left w:val="nil"/>
              <w:bottom w:val="single" w:sz="4" w:space="0" w:color="auto"/>
              <w:right w:val="single" w:sz="4" w:space="0" w:color="auto"/>
            </w:tcBorders>
            <w:shd w:val="clear" w:color="auto" w:fill="auto"/>
            <w:vAlign w:val="center"/>
            <w:hideMark/>
          </w:tcPr>
          <w:p w14:paraId="0C322B3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BAF7F9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617" w:type="pct"/>
            <w:tcBorders>
              <w:top w:val="nil"/>
              <w:left w:val="nil"/>
              <w:bottom w:val="single" w:sz="4" w:space="0" w:color="auto"/>
              <w:right w:val="single" w:sz="4" w:space="0" w:color="auto"/>
            </w:tcBorders>
            <w:shd w:val="clear" w:color="auto" w:fill="auto"/>
            <w:vAlign w:val="center"/>
            <w:hideMark/>
          </w:tcPr>
          <w:p w14:paraId="16BDC1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08A8E3F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617" w:type="pct"/>
            <w:tcBorders>
              <w:top w:val="nil"/>
              <w:left w:val="nil"/>
              <w:bottom w:val="single" w:sz="4" w:space="0" w:color="auto"/>
              <w:right w:val="single" w:sz="4" w:space="0" w:color="auto"/>
            </w:tcBorders>
            <w:shd w:val="clear" w:color="auto" w:fill="auto"/>
            <w:vAlign w:val="center"/>
            <w:hideMark/>
          </w:tcPr>
          <w:p w14:paraId="523D736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A815B5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{Description}</w:t>
            </w:r>
          </w:p>
        </w:tc>
        <w:tc>
          <w:tcPr>
            <w:tcW w:w="617" w:type="pct"/>
            <w:tcBorders>
              <w:top w:val="nil"/>
              <w:left w:val="nil"/>
              <w:bottom w:val="single" w:sz="4" w:space="0" w:color="auto"/>
              <w:right w:val="single" w:sz="4" w:space="0" w:color="auto"/>
            </w:tcBorders>
            <w:shd w:val="clear" w:color="auto" w:fill="auto"/>
            <w:vAlign w:val="center"/>
            <w:hideMark/>
          </w:tcPr>
          <w:p w14:paraId="6F99C41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r>
      <w:tr w:rsidR="00B828D1" w:rsidRPr="00B828D1" w14:paraId="60AAD366"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167E082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617" w:type="pct"/>
            <w:tcBorders>
              <w:top w:val="nil"/>
              <w:left w:val="nil"/>
              <w:bottom w:val="single" w:sz="4" w:space="0" w:color="auto"/>
              <w:right w:val="single" w:sz="4" w:space="0" w:color="auto"/>
            </w:tcBorders>
            <w:shd w:val="clear" w:color="auto" w:fill="auto"/>
            <w:vAlign w:val="center"/>
            <w:hideMark/>
          </w:tcPr>
          <w:p w14:paraId="7C0AFA4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4C2FA41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5AB813B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62D89D1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2B0F0D6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7B826CB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559217E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5AEB5934"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147CE6E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Editable</w:t>
            </w:r>
          </w:p>
        </w:tc>
        <w:tc>
          <w:tcPr>
            <w:tcW w:w="617" w:type="pct"/>
            <w:tcBorders>
              <w:top w:val="nil"/>
              <w:left w:val="nil"/>
              <w:bottom w:val="single" w:sz="4" w:space="0" w:color="auto"/>
              <w:right w:val="single" w:sz="4" w:space="0" w:color="auto"/>
            </w:tcBorders>
            <w:shd w:val="clear" w:color="auto" w:fill="auto"/>
            <w:vAlign w:val="center"/>
            <w:hideMark/>
          </w:tcPr>
          <w:p w14:paraId="16B295D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5C2A365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5A74538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3BB5D97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4A642EC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00644B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22ACD16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079AD61C"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11CA0BD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 xml:space="preserve">Is </w:t>
            </w:r>
            <w:proofErr w:type="spellStart"/>
            <w:r w:rsidRPr="00B828D1">
              <w:rPr>
                <w:rFonts w:ascii="Calibri" w:eastAsia="Times New Roman" w:hAnsi="Calibri" w:cs="Calibri"/>
                <w:color w:val="000000"/>
                <w:sz w:val="20"/>
                <w:szCs w:val="20"/>
                <w:lang w:val="en-US"/>
              </w:rPr>
              <w:t>Listable</w:t>
            </w:r>
            <w:proofErr w:type="spellEnd"/>
          </w:p>
        </w:tc>
        <w:tc>
          <w:tcPr>
            <w:tcW w:w="617" w:type="pct"/>
            <w:tcBorders>
              <w:top w:val="nil"/>
              <w:left w:val="nil"/>
              <w:bottom w:val="single" w:sz="4" w:space="0" w:color="auto"/>
              <w:right w:val="single" w:sz="4" w:space="0" w:color="auto"/>
            </w:tcBorders>
            <w:shd w:val="clear" w:color="auto" w:fill="auto"/>
            <w:vAlign w:val="center"/>
            <w:hideMark/>
          </w:tcPr>
          <w:p w14:paraId="0F35ED5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22DDC93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317E055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4A9F04A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5182BA7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1F3900E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68E3D62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3D965CE7"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5A14980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617" w:type="pct"/>
            <w:tcBorders>
              <w:top w:val="nil"/>
              <w:left w:val="nil"/>
              <w:bottom w:val="single" w:sz="4" w:space="0" w:color="auto"/>
              <w:right w:val="single" w:sz="4" w:space="0" w:color="auto"/>
            </w:tcBorders>
            <w:shd w:val="clear" w:color="auto" w:fill="auto"/>
            <w:vAlign w:val="center"/>
            <w:hideMark/>
          </w:tcPr>
          <w:p w14:paraId="63195D0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5F127B28" w14:textId="729F4970" w:rsidR="00B828D1" w:rsidRPr="00B828D1" w:rsidRDefault="00B828D1" w:rsidP="00B828D1">
            <w:pPr>
              <w:rPr>
                <w:rFonts w:ascii="Calibri" w:eastAsia="Times New Roman" w:hAnsi="Calibri" w:cs="Calibri"/>
                <w:color w:val="000000"/>
                <w:sz w:val="20"/>
                <w:szCs w:val="20"/>
                <w:lang w:val="en-US"/>
              </w:rPr>
            </w:pPr>
            <w:del w:id="723" w:author="Shiv Mangal Rahi" w:date="2019-12-05T14:05:00Z">
              <w:r w:rsidRPr="00B828D1" w:rsidDel="00A02140">
                <w:rPr>
                  <w:rFonts w:ascii="Calibri" w:eastAsia="Times New Roman" w:hAnsi="Calibri" w:cs="Calibri"/>
                  <w:color w:val="000000"/>
                  <w:sz w:val="20"/>
                  <w:szCs w:val="20"/>
                  <w:lang w:val="en-US"/>
                </w:rPr>
                <w:delText>FALSE</w:delText>
              </w:r>
            </w:del>
            <w:ins w:id="724" w:author="Shiv Mangal Rahi" w:date="2019-12-05T14:05:00Z">
              <w:r w:rsidR="00A02140">
                <w:rPr>
                  <w:rFonts w:ascii="Calibri" w:eastAsia="Times New Roman" w:hAnsi="Calibri" w:cs="Calibri"/>
                  <w:color w:val="000000"/>
                  <w:sz w:val="20"/>
                  <w:szCs w:val="20"/>
                  <w:lang w:val="en-US"/>
                </w:rPr>
                <w:t>TRUE</w:t>
              </w:r>
            </w:ins>
          </w:p>
        </w:tc>
        <w:tc>
          <w:tcPr>
            <w:tcW w:w="617" w:type="pct"/>
            <w:tcBorders>
              <w:top w:val="nil"/>
              <w:left w:val="nil"/>
              <w:bottom w:val="single" w:sz="4" w:space="0" w:color="auto"/>
              <w:right w:val="single" w:sz="4" w:space="0" w:color="auto"/>
            </w:tcBorders>
            <w:shd w:val="clear" w:color="auto" w:fill="auto"/>
            <w:vAlign w:val="center"/>
            <w:hideMark/>
          </w:tcPr>
          <w:p w14:paraId="630B8E69" w14:textId="2F1B9F65" w:rsidR="00B828D1" w:rsidRPr="00B828D1" w:rsidRDefault="00B828D1" w:rsidP="00B828D1">
            <w:pPr>
              <w:rPr>
                <w:rFonts w:ascii="Calibri" w:eastAsia="Times New Roman" w:hAnsi="Calibri" w:cs="Calibri"/>
                <w:color w:val="000000"/>
                <w:sz w:val="20"/>
                <w:szCs w:val="20"/>
                <w:lang w:val="en-US"/>
              </w:rPr>
            </w:pPr>
            <w:del w:id="725" w:author="Shiv Mangal Rahi" w:date="2019-12-05T14:06:00Z">
              <w:r w:rsidRPr="00B828D1" w:rsidDel="00A02140">
                <w:rPr>
                  <w:rFonts w:ascii="Calibri" w:eastAsia="Times New Roman" w:hAnsi="Calibri" w:cs="Calibri"/>
                  <w:color w:val="000000"/>
                  <w:sz w:val="20"/>
                  <w:szCs w:val="20"/>
                  <w:lang w:val="en-US"/>
                </w:rPr>
                <w:delText>FALSE</w:delText>
              </w:r>
            </w:del>
            <w:ins w:id="726" w:author="Shiv Mangal Rahi" w:date="2019-12-05T14:06:00Z">
              <w:r w:rsidR="00A02140">
                <w:rPr>
                  <w:rFonts w:ascii="Calibri" w:eastAsia="Times New Roman" w:hAnsi="Calibri" w:cs="Calibri"/>
                  <w:color w:val="000000"/>
                  <w:sz w:val="20"/>
                  <w:szCs w:val="20"/>
                  <w:lang w:val="en-US"/>
                </w:rPr>
                <w:t>TRUE</w:t>
              </w:r>
            </w:ins>
          </w:p>
        </w:tc>
        <w:tc>
          <w:tcPr>
            <w:tcW w:w="617" w:type="pct"/>
            <w:tcBorders>
              <w:top w:val="nil"/>
              <w:left w:val="nil"/>
              <w:bottom w:val="single" w:sz="4" w:space="0" w:color="auto"/>
              <w:right w:val="single" w:sz="4" w:space="0" w:color="auto"/>
            </w:tcBorders>
            <w:shd w:val="clear" w:color="auto" w:fill="auto"/>
            <w:vAlign w:val="center"/>
            <w:hideMark/>
          </w:tcPr>
          <w:p w14:paraId="4D634D0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758EDB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047B8B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12A42118" w14:textId="4D59221D" w:rsidR="00B828D1" w:rsidRPr="00B828D1" w:rsidRDefault="000E12D7" w:rsidP="000E12D7">
            <w:pPr>
              <w:rPr>
                <w:rFonts w:ascii="Calibri" w:eastAsia="Times New Roman" w:hAnsi="Calibri" w:cs="Calibri"/>
                <w:color w:val="000000"/>
                <w:sz w:val="20"/>
                <w:szCs w:val="20"/>
                <w:lang w:val="en-US"/>
              </w:rPr>
            </w:pPr>
            <w:ins w:id="727" w:author="Shiv Mangal Rahi" w:date="2019-12-05T14:09:00Z">
              <w:r>
                <w:rPr>
                  <w:rFonts w:ascii="Calibri" w:eastAsia="Times New Roman" w:hAnsi="Calibri" w:cs="Calibri"/>
                  <w:color w:val="000000"/>
                  <w:sz w:val="20"/>
                  <w:szCs w:val="20"/>
                  <w:lang w:val="en-US"/>
                </w:rPr>
                <w:t>TRUE</w:t>
              </w:r>
            </w:ins>
            <w:del w:id="728" w:author="Shiv Mangal Rahi" w:date="2019-12-05T14:06:00Z">
              <w:r w:rsidR="00B828D1" w:rsidRPr="00B828D1" w:rsidDel="00A02140">
                <w:rPr>
                  <w:rFonts w:ascii="Calibri" w:eastAsia="Times New Roman" w:hAnsi="Calibri" w:cs="Calibri"/>
                  <w:color w:val="000000"/>
                  <w:sz w:val="20"/>
                  <w:szCs w:val="20"/>
                  <w:lang w:val="en-US"/>
                </w:rPr>
                <w:delText>TRUE</w:delText>
              </w:r>
            </w:del>
          </w:p>
        </w:tc>
      </w:tr>
      <w:tr w:rsidR="00B828D1" w:rsidRPr="00B828D1" w14:paraId="73EF015F"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4C76D2D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617" w:type="pct"/>
            <w:tcBorders>
              <w:top w:val="nil"/>
              <w:left w:val="nil"/>
              <w:bottom w:val="single" w:sz="4" w:space="0" w:color="auto"/>
              <w:right w:val="single" w:sz="4" w:space="0" w:color="auto"/>
            </w:tcBorders>
            <w:shd w:val="clear" w:color="auto" w:fill="auto"/>
            <w:vAlign w:val="center"/>
            <w:hideMark/>
          </w:tcPr>
          <w:p w14:paraId="0582B8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02E81EE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1DF6709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12492CB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1C444DC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0367BB9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3D940E2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2A7B6A44"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33147D3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617" w:type="pct"/>
            <w:tcBorders>
              <w:top w:val="nil"/>
              <w:left w:val="nil"/>
              <w:bottom w:val="single" w:sz="4" w:space="0" w:color="auto"/>
              <w:right w:val="single" w:sz="4" w:space="0" w:color="auto"/>
            </w:tcBorders>
            <w:shd w:val="clear" w:color="auto" w:fill="auto"/>
            <w:vAlign w:val="center"/>
            <w:hideMark/>
          </w:tcPr>
          <w:p w14:paraId="3415845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388409F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3C7F910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04EB0E1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48882E5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B66C35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06053C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3ABC7AF6"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5BA86C2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617" w:type="pct"/>
            <w:tcBorders>
              <w:top w:val="nil"/>
              <w:left w:val="nil"/>
              <w:bottom w:val="single" w:sz="4" w:space="0" w:color="auto"/>
              <w:right w:val="single" w:sz="4" w:space="0" w:color="auto"/>
            </w:tcBorders>
            <w:shd w:val="clear" w:color="auto" w:fill="auto"/>
            <w:vAlign w:val="center"/>
            <w:hideMark/>
          </w:tcPr>
          <w:p w14:paraId="674ABA0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38CFD43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180E3AB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4EF89C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24853E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6AC6F3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40348AC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7DB553BA"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6BC60F9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if Empty</w:t>
            </w:r>
          </w:p>
        </w:tc>
        <w:tc>
          <w:tcPr>
            <w:tcW w:w="617" w:type="pct"/>
            <w:tcBorders>
              <w:top w:val="nil"/>
              <w:left w:val="nil"/>
              <w:bottom w:val="single" w:sz="4" w:space="0" w:color="auto"/>
              <w:right w:val="single" w:sz="4" w:space="0" w:color="auto"/>
            </w:tcBorders>
            <w:shd w:val="clear" w:color="auto" w:fill="auto"/>
            <w:vAlign w:val="center"/>
            <w:hideMark/>
          </w:tcPr>
          <w:p w14:paraId="28505CE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2E0A11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534552B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2584123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56BBEE5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02B2A2E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1A20F72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70D38EE4"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3059F3E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617" w:type="pct"/>
            <w:tcBorders>
              <w:top w:val="nil"/>
              <w:left w:val="nil"/>
              <w:bottom w:val="single" w:sz="4" w:space="0" w:color="auto"/>
              <w:right w:val="single" w:sz="4" w:space="0" w:color="auto"/>
            </w:tcBorders>
            <w:shd w:val="clear" w:color="auto" w:fill="auto"/>
            <w:vAlign w:val="center"/>
            <w:hideMark/>
          </w:tcPr>
          <w:p w14:paraId="05EE4C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1F0AFC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993844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B45CF9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60389D4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6F5AD9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4A105D2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4EE2323"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7F1DB13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617" w:type="pct"/>
            <w:tcBorders>
              <w:top w:val="nil"/>
              <w:left w:val="nil"/>
              <w:bottom w:val="single" w:sz="4" w:space="0" w:color="auto"/>
              <w:right w:val="single" w:sz="4" w:space="0" w:color="auto"/>
            </w:tcBorders>
            <w:shd w:val="clear" w:color="auto" w:fill="auto"/>
            <w:vAlign w:val="center"/>
            <w:hideMark/>
          </w:tcPr>
          <w:p w14:paraId="31249CD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64A2BD4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524505D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3CFE054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81CB45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003FD8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C6D37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51C27CC"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6EC6F27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617" w:type="pct"/>
            <w:tcBorders>
              <w:top w:val="nil"/>
              <w:left w:val="nil"/>
              <w:bottom w:val="single" w:sz="4" w:space="0" w:color="auto"/>
              <w:right w:val="single" w:sz="4" w:space="0" w:color="auto"/>
            </w:tcBorders>
            <w:shd w:val="clear" w:color="auto" w:fill="auto"/>
            <w:vAlign w:val="center"/>
            <w:hideMark/>
          </w:tcPr>
          <w:p w14:paraId="6150D01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44AFA5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B73819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940A7A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606D558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5D766F3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396392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0EBB0968" w14:textId="476AC7EC" w:rsidR="00E26DC1" w:rsidRDefault="00E26DC1" w:rsidP="00E26DC1">
      <w:pPr>
        <w:rPr>
          <w:rFonts w:eastAsia="Times New Roman" w:cs="Times New Roman"/>
          <w:sz w:val="22"/>
          <w:szCs w:val="20"/>
          <w:lang w:val="en-US"/>
        </w:rPr>
      </w:pPr>
    </w:p>
    <w:p w14:paraId="668482A5" w14:textId="7EBA2ABC" w:rsidR="003C02F8" w:rsidRDefault="003C02F8" w:rsidP="00E26DC1">
      <w:pPr>
        <w:rPr>
          <w:rFonts w:eastAsia="Times New Roman" w:cs="Times New Roman"/>
          <w:sz w:val="22"/>
          <w:szCs w:val="20"/>
          <w:lang w:val="en-US"/>
        </w:rPr>
      </w:pPr>
    </w:p>
    <w:tbl>
      <w:tblPr>
        <w:tblW w:w="5000" w:type="pct"/>
        <w:tblLayout w:type="fixed"/>
        <w:tblLook w:val="04A0" w:firstRow="1" w:lastRow="0" w:firstColumn="1" w:lastColumn="0" w:noHBand="0" w:noVBand="1"/>
      </w:tblPr>
      <w:tblGrid>
        <w:gridCol w:w="1376"/>
        <w:gridCol w:w="1792"/>
        <w:gridCol w:w="1620"/>
        <w:gridCol w:w="1564"/>
        <w:gridCol w:w="1659"/>
        <w:gridCol w:w="1655"/>
      </w:tblGrid>
      <w:tr w:rsidR="000F5CDE" w:rsidRPr="000F5CDE" w14:paraId="3A69D1FE" w14:textId="77777777" w:rsidTr="00AD66D2">
        <w:trPr>
          <w:trHeight w:val="20"/>
        </w:trPr>
        <w:tc>
          <w:tcPr>
            <w:tcW w:w="712" w:type="pc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00498B8" w14:textId="1C6587FC" w:rsidR="000F5CDE" w:rsidRPr="000F5CDE" w:rsidRDefault="000F5CDE" w:rsidP="000F5CDE">
            <w:pPr>
              <w:jc w:val="center"/>
              <w:rPr>
                <w:rFonts w:ascii="Calibri" w:eastAsia="Times New Roman" w:hAnsi="Calibri" w:cs="Calibri"/>
                <w:b/>
                <w:bCs/>
                <w:color w:val="000000"/>
                <w:sz w:val="20"/>
                <w:szCs w:val="20"/>
                <w:lang w:val="en-US"/>
              </w:rPr>
            </w:pPr>
            <w:r w:rsidRPr="000F5CDE">
              <w:rPr>
                <w:rFonts w:ascii="Calibri" w:eastAsia="Times New Roman" w:hAnsi="Calibri" w:cs="Calibri"/>
                <w:b/>
                <w:bCs/>
                <w:color w:val="000000"/>
                <w:sz w:val="20"/>
                <w:szCs w:val="20"/>
                <w:lang w:val="en-US"/>
              </w:rPr>
              <w:t>Field Attribute</w:t>
            </w:r>
          </w:p>
        </w:tc>
        <w:tc>
          <w:tcPr>
            <w:tcW w:w="927" w:type="pct"/>
            <w:tcBorders>
              <w:top w:val="single" w:sz="4" w:space="0" w:color="auto"/>
              <w:left w:val="nil"/>
              <w:bottom w:val="single" w:sz="4" w:space="0" w:color="auto"/>
              <w:right w:val="single" w:sz="4" w:space="0" w:color="auto"/>
            </w:tcBorders>
            <w:shd w:val="clear" w:color="000000" w:fill="BFBFBF"/>
            <w:noWrap/>
            <w:vAlign w:val="center"/>
            <w:hideMark/>
          </w:tcPr>
          <w:p w14:paraId="4B63710F" w14:textId="77777777" w:rsidR="000F5CDE" w:rsidRPr="000F5CDE" w:rsidRDefault="000F5CDE" w:rsidP="000F5CDE">
            <w:pPr>
              <w:jc w:val="center"/>
              <w:rPr>
                <w:rFonts w:ascii="Calibri" w:eastAsia="Times New Roman" w:hAnsi="Calibri" w:cs="Calibri"/>
                <w:b/>
                <w:bCs/>
                <w:color w:val="000000"/>
                <w:sz w:val="20"/>
                <w:szCs w:val="20"/>
                <w:lang w:val="en-US"/>
              </w:rPr>
            </w:pPr>
            <w:r w:rsidRPr="000F5CDE">
              <w:rPr>
                <w:rFonts w:ascii="Calibri" w:eastAsia="Times New Roman" w:hAnsi="Calibri" w:cs="Calibri"/>
                <w:b/>
                <w:bCs/>
                <w:color w:val="000000"/>
                <w:sz w:val="20"/>
                <w:szCs w:val="20"/>
                <w:lang w:val="en-US"/>
              </w:rPr>
              <w:t>Field-9</w:t>
            </w:r>
          </w:p>
        </w:tc>
        <w:tc>
          <w:tcPr>
            <w:tcW w:w="838" w:type="pct"/>
            <w:tcBorders>
              <w:top w:val="single" w:sz="4" w:space="0" w:color="auto"/>
              <w:left w:val="nil"/>
              <w:bottom w:val="single" w:sz="4" w:space="0" w:color="auto"/>
              <w:right w:val="single" w:sz="4" w:space="0" w:color="auto"/>
            </w:tcBorders>
            <w:shd w:val="clear" w:color="000000" w:fill="BFBFBF"/>
            <w:noWrap/>
            <w:vAlign w:val="center"/>
            <w:hideMark/>
          </w:tcPr>
          <w:p w14:paraId="40F5185A" w14:textId="77777777" w:rsidR="000F5CDE" w:rsidRPr="000F5CDE" w:rsidRDefault="000F5CDE" w:rsidP="000F5CDE">
            <w:pPr>
              <w:jc w:val="center"/>
              <w:rPr>
                <w:rFonts w:ascii="Calibri" w:eastAsia="Times New Roman" w:hAnsi="Calibri" w:cs="Calibri"/>
                <w:b/>
                <w:bCs/>
                <w:color w:val="000000"/>
                <w:sz w:val="20"/>
                <w:szCs w:val="20"/>
                <w:lang w:val="en-US"/>
              </w:rPr>
            </w:pPr>
            <w:r w:rsidRPr="000F5CDE">
              <w:rPr>
                <w:rFonts w:ascii="Calibri" w:eastAsia="Times New Roman" w:hAnsi="Calibri" w:cs="Calibri"/>
                <w:b/>
                <w:bCs/>
                <w:color w:val="000000"/>
                <w:sz w:val="20"/>
                <w:szCs w:val="20"/>
                <w:lang w:val="en-US"/>
              </w:rPr>
              <w:t>Field-10</w:t>
            </w:r>
          </w:p>
        </w:tc>
        <w:tc>
          <w:tcPr>
            <w:tcW w:w="809" w:type="pct"/>
            <w:tcBorders>
              <w:top w:val="single" w:sz="4" w:space="0" w:color="auto"/>
              <w:left w:val="nil"/>
              <w:bottom w:val="single" w:sz="4" w:space="0" w:color="auto"/>
              <w:right w:val="single" w:sz="4" w:space="0" w:color="auto"/>
            </w:tcBorders>
            <w:shd w:val="clear" w:color="000000" w:fill="BFBFBF"/>
            <w:noWrap/>
            <w:vAlign w:val="center"/>
            <w:hideMark/>
          </w:tcPr>
          <w:p w14:paraId="15B41C79" w14:textId="77777777" w:rsidR="000F5CDE" w:rsidRPr="000F5CDE" w:rsidRDefault="000F5CDE" w:rsidP="000F5CDE">
            <w:pPr>
              <w:jc w:val="center"/>
              <w:rPr>
                <w:rFonts w:ascii="Calibri" w:eastAsia="Times New Roman" w:hAnsi="Calibri" w:cs="Calibri"/>
                <w:b/>
                <w:bCs/>
                <w:color w:val="000000"/>
                <w:sz w:val="20"/>
                <w:szCs w:val="20"/>
                <w:lang w:val="en-US"/>
              </w:rPr>
            </w:pPr>
            <w:r w:rsidRPr="000F5CDE">
              <w:rPr>
                <w:rFonts w:ascii="Calibri" w:eastAsia="Times New Roman" w:hAnsi="Calibri" w:cs="Calibri"/>
                <w:b/>
                <w:bCs/>
                <w:color w:val="000000"/>
                <w:sz w:val="20"/>
                <w:szCs w:val="20"/>
                <w:lang w:val="en-US"/>
              </w:rPr>
              <w:t>Field-11</w:t>
            </w:r>
          </w:p>
        </w:tc>
        <w:tc>
          <w:tcPr>
            <w:tcW w:w="858" w:type="pct"/>
            <w:tcBorders>
              <w:top w:val="single" w:sz="4" w:space="0" w:color="auto"/>
              <w:left w:val="nil"/>
              <w:bottom w:val="single" w:sz="4" w:space="0" w:color="auto"/>
              <w:right w:val="single" w:sz="4" w:space="0" w:color="auto"/>
            </w:tcBorders>
            <w:shd w:val="clear" w:color="000000" w:fill="BFBFBF"/>
            <w:noWrap/>
            <w:vAlign w:val="center"/>
            <w:hideMark/>
          </w:tcPr>
          <w:p w14:paraId="39B51763" w14:textId="77777777" w:rsidR="000F5CDE" w:rsidRPr="000F5CDE" w:rsidRDefault="000F5CDE" w:rsidP="000F5CDE">
            <w:pPr>
              <w:jc w:val="center"/>
              <w:rPr>
                <w:rFonts w:ascii="Calibri" w:eastAsia="Times New Roman" w:hAnsi="Calibri" w:cs="Calibri"/>
                <w:b/>
                <w:bCs/>
                <w:color w:val="000000"/>
                <w:sz w:val="20"/>
                <w:szCs w:val="20"/>
                <w:lang w:val="en-US"/>
              </w:rPr>
            </w:pPr>
            <w:r w:rsidRPr="000F5CDE">
              <w:rPr>
                <w:rFonts w:ascii="Calibri" w:eastAsia="Times New Roman" w:hAnsi="Calibri" w:cs="Calibri"/>
                <w:b/>
                <w:bCs/>
                <w:color w:val="000000"/>
                <w:sz w:val="20"/>
                <w:szCs w:val="20"/>
                <w:lang w:val="en-US"/>
              </w:rPr>
              <w:t>Field-12</w:t>
            </w:r>
          </w:p>
        </w:tc>
        <w:tc>
          <w:tcPr>
            <w:tcW w:w="856" w:type="pct"/>
            <w:tcBorders>
              <w:top w:val="single" w:sz="4" w:space="0" w:color="auto"/>
              <w:left w:val="nil"/>
              <w:bottom w:val="single" w:sz="4" w:space="0" w:color="auto"/>
              <w:right w:val="single" w:sz="4" w:space="0" w:color="auto"/>
            </w:tcBorders>
            <w:shd w:val="clear" w:color="000000" w:fill="BFBFBF"/>
            <w:noWrap/>
            <w:vAlign w:val="center"/>
            <w:hideMark/>
          </w:tcPr>
          <w:p w14:paraId="734F0B1A" w14:textId="77777777" w:rsidR="000F5CDE" w:rsidRPr="000F5CDE" w:rsidRDefault="000F5CDE" w:rsidP="000F5CDE">
            <w:pPr>
              <w:jc w:val="center"/>
              <w:rPr>
                <w:rFonts w:ascii="Calibri" w:eastAsia="Times New Roman" w:hAnsi="Calibri" w:cs="Calibri"/>
                <w:b/>
                <w:bCs/>
                <w:color w:val="000000"/>
                <w:sz w:val="20"/>
                <w:szCs w:val="20"/>
                <w:lang w:val="en-US"/>
              </w:rPr>
            </w:pPr>
            <w:r w:rsidRPr="000F5CDE">
              <w:rPr>
                <w:rFonts w:ascii="Calibri" w:eastAsia="Times New Roman" w:hAnsi="Calibri" w:cs="Calibri"/>
                <w:b/>
                <w:bCs/>
                <w:color w:val="000000"/>
                <w:sz w:val="20"/>
                <w:szCs w:val="20"/>
                <w:lang w:val="en-US"/>
              </w:rPr>
              <w:t>Field-13</w:t>
            </w:r>
          </w:p>
        </w:tc>
      </w:tr>
      <w:tr w:rsidR="000F5CDE" w:rsidRPr="000F5CDE" w14:paraId="3265C7AF"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08A9C655"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Name</w:t>
            </w:r>
          </w:p>
        </w:tc>
        <w:tc>
          <w:tcPr>
            <w:tcW w:w="927" w:type="pct"/>
            <w:tcBorders>
              <w:top w:val="nil"/>
              <w:left w:val="nil"/>
              <w:bottom w:val="single" w:sz="4" w:space="0" w:color="auto"/>
              <w:right w:val="single" w:sz="4" w:space="0" w:color="auto"/>
            </w:tcBorders>
            <w:shd w:val="clear" w:color="auto" w:fill="auto"/>
            <w:vAlign w:val="center"/>
            <w:hideMark/>
          </w:tcPr>
          <w:p w14:paraId="742A622C"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Pre-Condition Value</w:t>
            </w:r>
          </w:p>
        </w:tc>
        <w:tc>
          <w:tcPr>
            <w:tcW w:w="838" w:type="pct"/>
            <w:tcBorders>
              <w:top w:val="nil"/>
              <w:left w:val="nil"/>
              <w:bottom w:val="single" w:sz="4" w:space="0" w:color="auto"/>
              <w:right w:val="single" w:sz="4" w:space="0" w:color="auto"/>
            </w:tcBorders>
            <w:shd w:val="clear" w:color="auto" w:fill="auto"/>
            <w:vAlign w:val="center"/>
            <w:hideMark/>
          </w:tcPr>
          <w:p w14:paraId="1905342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Pre-Condition Value Case Sensitive</w:t>
            </w:r>
          </w:p>
        </w:tc>
        <w:tc>
          <w:tcPr>
            <w:tcW w:w="809" w:type="pct"/>
            <w:tcBorders>
              <w:top w:val="nil"/>
              <w:left w:val="nil"/>
              <w:bottom w:val="single" w:sz="4" w:space="0" w:color="auto"/>
              <w:right w:val="single" w:sz="4" w:space="0" w:color="auto"/>
            </w:tcBorders>
            <w:shd w:val="clear" w:color="auto" w:fill="auto"/>
            <w:vAlign w:val="center"/>
            <w:hideMark/>
          </w:tcPr>
          <w:p w14:paraId="77ADE9D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Rule Operator</w:t>
            </w:r>
          </w:p>
        </w:tc>
        <w:tc>
          <w:tcPr>
            <w:tcW w:w="858" w:type="pct"/>
            <w:tcBorders>
              <w:top w:val="nil"/>
              <w:left w:val="nil"/>
              <w:bottom w:val="single" w:sz="4" w:space="0" w:color="auto"/>
              <w:right w:val="single" w:sz="4" w:space="0" w:color="auto"/>
            </w:tcBorders>
            <w:shd w:val="clear" w:color="auto" w:fill="auto"/>
            <w:vAlign w:val="center"/>
            <w:hideMark/>
          </w:tcPr>
          <w:p w14:paraId="65F00596"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Rule Value</w:t>
            </w:r>
          </w:p>
        </w:tc>
        <w:tc>
          <w:tcPr>
            <w:tcW w:w="856" w:type="pct"/>
            <w:tcBorders>
              <w:top w:val="nil"/>
              <w:left w:val="nil"/>
              <w:bottom w:val="single" w:sz="4" w:space="0" w:color="auto"/>
              <w:right w:val="single" w:sz="4" w:space="0" w:color="auto"/>
            </w:tcBorders>
            <w:shd w:val="clear" w:color="auto" w:fill="auto"/>
            <w:vAlign w:val="center"/>
            <w:hideMark/>
          </w:tcPr>
          <w:p w14:paraId="441345B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Rule Value Case Sensitive</w:t>
            </w:r>
          </w:p>
        </w:tc>
      </w:tr>
      <w:tr w:rsidR="000F5CDE" w:rsidRPr="000F5CDE" w14:paraId="4B320FBF"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05AA4E6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API Name</w:t>
            </w:r>
          </w:p>
        </w:tc>
        <w:tc>
          <w:tcPr>
            <w:tcW w:w="927" w:type="pct"/>
            <w:tcBorders>
              <w:top w:val="nil"/>
              <w:left w:val="nil"/>
              <w:bottom w:val="single" w:sz="4" w:space="0" w:color="auto"/>
              <w:right w:val="single" w:sz="4" w:space="0" w:color="auto"/>
            </w:tcBorders>
            <w:shd w:val="clear" w:color="auto" w:fill="auto"/>
            <w:vAlign w:val="center"/>
            <w:hideMark/>
          </w:tcPr>
          <w:p w14:paraId="718DB5DA" w14:textId="77777777" w:rsidR="000F5CDE" w:rsidRPr="000F5CDE" w:rsidRDefault="000F5CDE" w:rsidP="000F5CDE">
            <w:pPr>
              <w:rPr>
                <w:rFonts w:ascii="Calibri" w:eastAsia="Times New Roman" w:hAnsi="Calibri" w:cs="Calibri"/>
                <w:color w:val="000000"/>
                <w:sz w:val="20"/>
                <w:szCs w:val="20"/>
                <w:lang w:val="en-US"/>
              </w:rPr>
            </w:pPr>
            <w:proofErr w:type="spellStart"/>
            <w:r w:rsidRPr="000F5CDE">
              <w:rPr>
                <w:rFonts w:ascii="Calibri" w:eastAsia="Times New Roman" w:hAnsi="Calibri" w:cs="Calibri"/>
                <w:color w:val="000000"/>
                <w:sz w:val="20"/>
                <w:szCs w:val="20"/>
                <w:lang w:val="en-US"/>
              </w:rPr>
              <w:t>PreConditionValue</w:t>
            </w:r>
            <w:proofErr w:type="spellEnd"/>
          </w:p>
        </w:tc>
        <w:tc>
          <w:tcPr>
            <w:tcW w:w="838" w:type="pct"/>
            <w:tcBorders>
              <w:top w:val="nil"/>
              <w:left w:val="nil"/>
              <w:bottom w:val="single" w:sz="4" w:space="0" w:color="auto"/>
              <w:right w:val="single" w:sz="4" w:space="0" w:color="auto"/>
            </w:tcBorders>
            <w:shd w:val="clear" w:color="auto" w:fill="auto"/>
            <w:vAlign w:val="center"/>
            <w:hideMark/>
          </w:tcPr>
          <w:p w14:paraId="64866B7F" w14:textId="77777777" w:rsidR="000F5CDE" w:rsidRPr="000F5CDE" w:rsidRDefault="000F5CDE" w:rsidP="000F5CDE">
            <w:pPr>
              <w:rPr>
                <w:rFonts w:ascii="Calibri" w:eastAsia="Times New Roman" w:hAnsi="Calibri" w:cs="Calibri"/>
                <w:color w:val="000000"/>
                <w:sz w:val="20"/>
                <w:szCs w:val="20"/>
                <w:lang w:val="en-US"/>
              </w:rPr>
            </w:pPr>
            <w:proofErr w:type="spellStart"/>
            <w:r w:rsidRPr="000F5CDE">
              <w:rPr>
                <w:rFonts w:ascii="Calibri" w:eastAsia="Times New Roman" w:hAnsi="Calibri" w:cs="Calibri"/>
                <w:color w:val="000000"/>
                <w:sz w:val="20"/>
                <w:szCs w:val="20"/>
                <w:lang w:val="en-US"/>
              </w:rPr>
              <w:t>PreConditionValueCaseSensitive</w:t>
            </w:r>
            <w:proofErr w:type="spellEnd"/>
          </w:p>
        </w:tc>
        <w:tc>
          <w:tcPr>
            <w:tcW w:w="809" w:type="pct"/>
            <w:tcBorders>
              <w:top w:val="nil"/>
              <w:left w:val="nil"/>
              <w:bottom w:val="single" w:sz="4" w:space="0" w:color="auto"/>
              <w:right w:val="single" w:sz="4" w:space="0" w:color="auto"/>
            </w:tcBorders>
            <w:shd w:val="clear" w:color="auto" w:fill="auto"/>
            <w:vAlign w:val="center"/>
            <w:hideMark/>
          </w:tcPr>
          <w:p w14:paraId="13D6D85B" w14:textId="77777777" w:rsidR="000F5CDE" w:rsidRPr="000F5CDE" w:rsidRDefault="000F5CDE" w:rsidP="000F5CDE">
            <w:pPr>
              <w:rPr>
                <w:rFonts w:ascii="Calibri" w:eastAsia="Times New Roman" w:hAnsi="Calibri" w:cs="Calibri"/>
                <w:color w:val="000000"/>
                <w:sz w:val="20"/>
                <w:szCs w:val="20"/>
                <w:lang w:val="en-US"/>
              </w:rPr>
            </w:pPr>
            <w:proofErr w:type="spellStart"/>
            <w:r w:rsidRPr="000F5CDE">
              <w:rPr>
                <w:rFonts w:ascii="Calibri" w:eastAsia="Times New Roman" w:hAnsi="Calibri" w:cs="Calibri"/>
                <w:color w:val="000000"/>
                <w:sz w:val="20"/>
                <w:szCs w:val="20"/>
                <w:lang w:val="en-US"/>
              </w:rPr>
              <w:t>RuleOperator</w:t>
            </w:r>
            <w:proofErr w:type="spellEnd"/>
          </w:p>
        </w:tc>
        <w:tc>
          <w:tcPr>
            <w:tcW w:w="858" w:type="pct"/>
            <w:tcBorders>
              <w:top w:val="nil"/>
              <w:left w:val="nil"/>
              <w:bottom w:val="single" w:sz="4" w:space="0" w:color="auto"/>
              <w:right w:val="single" w:sz="4" w:space="0" w:color="auto"/>
            </w:tcBorders>
            <w:shd w:val="clear" w:color="auto" w:fill="auto"/>
            <w:vAlign w:val="center"/>
            <w:hideMark/>
          </w:tcPr>
          <w:p w14:paraId="3436E025" w14:textId="77777777" w:rsidR="000F5CDE" w:rsidRPr="000F5CDE" w:rsidRDefault="000F5CDE" w:rsidP="000F5CDE">
            <w:pPr>
              <w:rPr>
                <w:rFonts w:ascii="Calibri" w:eastAsia="Times New Roman" w:hAnsi="Calibri" w:cs="Calibri"/>
                <w:color w:val="000000"/>
                <w:sz w:val="20"/>
                <w:szCs w:val="20"/>
                <w:lang w:val="en-US"/>
              </w:rPr>
            </w:pPr>
            <w:proofErr w:type="spellStart"/>
            <w:r w:rsidRPr="000F5CDE">
              <w:rPr>
                <w:rFonts w:ascii="Calibri" w:eastAsia="Times New Roman" w:hAnsi="Calibri" w:cs="Calibri"/>
                <w:color w:val="000000"/>
                <w:sz w:val="20"/>
                <w:szCs w:val="20"/>
                <w:lang w:val="en-US"/>
              </w:rPr>
              <w:t>RuleValue</w:t>
            </w:r>
            <w:proofErr w:type="spellEnd"/>
          </w:p>
        </w:tc>
        <w:tc>
          <w:tcPr>
            <w:tcW w:w="856" w:type="pct"/>
            <w:tcBorders>
              <w:top w:val="nil"/>
              <w:left w:val="nil"/>
              <w:bottom w:val="single" w:sz="4" w:space="0" w:color="auto"/>
              <w:right w:val="single" w:sz="4" w:space="0" w:color="auto"/>
            </w:tcBorders>
            <w:shd w:val="clear" w:color="auto" w:fill="auto"/>
            <w:vAlign w:val="center"/>
            <w:hideMark/>
          </w:tcPr>
          <w:p w14:paraId="3841B10D" w14:textId="77777777" w:rsidR="000F5CDE" w:rsidRPr="000F5CDE" w:rsidRDefault="000F5CDE" w:rsidP="000F5CDE">
            <w:pPr>
              <w:rPr>
                <w:rFonts w:ascii="Calibri" w:eastAsia="Times New Roman" w:hAnsi="Calibri" w:cs="Calibri"/>
                <w:color w:val="000000"/>
                <w:sz w:val="20"/>
                <w:szCs w:val="20"/>
                <w:lang w:val="en-US"/>
              </w:rPr>
            </w:pPr>
            <w:proofErr w:type="spellStart"/>
            <w:r w:rsidRPr="000F5CDE">
              <w:rPr>
                <w:rFonts w:ascii="Calibri" w:eastAsia="Times New Roman" w:hAnsi="Calibri" w:cs="Calibri"/>
                <w:color w:val="000000"/>
                <w:sz w:val="20"/>
                <w:szCs w:val="20"/>
                <w:lang w:val="en-US"/>
              </w:rPr>
              <w:t>RuleValueCaseSensitive</w:t>
            </w:r>
            <w:proofErr w:type="spellEnd"/>
          </w:p>
        </w:tc>
      </w:tr>
      <w:tr w:rsidR="000F5CDE" w:rsidRPr="000F5CDE" w14:paraId="69EA394A"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5A92EBE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Input Type</w:t>
            </w:r>
          </w:p>
        </w:tc>
        <w:tc>
          <w:tcPr>
            <w:tcW w:w="927" w:type="pct"/>
            <w:tcBorders>
              <w:top w:val="nil"/>
              <w:left w:val="nil"/>
              <w:bottom w:val="single" w:sz="4" w:space="0" w:color="auto"/>
              <w:right w:val="single" w:sz="4" w:space="0" w:color="auto"/>
            </w:tcBorders>
            <w:shd w:val="clear" w:color="auto" w:fill="auto"/>
            <w:vAlign w:val="center"/>
            <w:hideMark/>
          </w:tcPr>
          <w:p w14:paraId="5171BF4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Simple Text</w:t>
            </w:r>
          </w:p>
        </w:tc>
        <w:tc>
          <w:tcPr>
            <w:tcW w:w="838" w:type="pct"/>
            <w:tcBorders>
              <w:top w:val="nil"/>
              <w:left w:val="nil"/>
              <w:bottom w:val="single" w:sz="4" w:space="0" w:color="auto"/>
              <w:right w:val="single" w:sz="4" w:space="0" w:color="auto"/>
            </w:tcBorders>
            <w:shd w:val="clear" w:color="auto" w:fill="auto"/>
            <w:vAlign w:val="center"/>
            <w:hideMark/>
          </w:tcPr>
          <w:p w14:paraId="13C330D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TRUE/FALSE</w:t>
            </w:r>
          </w:p>
        </w:tc>
        <w:tc>
          <w:tcPr>
            <w:tcW w:w="809" w:type="pct"/>
            <w:tcBorders>
              <w:top w:val="nil"/>
              <w:left w:val="nil"/>
              <w:bottom w:val="single" w:sz="4" w:space="0" w:color="auto"/>
              <w:right w:val="single" w:sz="4" w:space="0" w:color="auto"/>
            </w:tcBorders>
            <w:shd w:val="clear" w:color="auto" w:fill="auto"/>
            <w:vAlign w:val="center"/>
            <w:hideMark/>
          </w:tcPr>
          <w:p w14:paraId="4235E7EC"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List</w:t>
            </w:r>
          </w:p>
        </w:tc>
        <w:tc>
          <w:tcPr>
            <w:tcW w:w="858" w:type="pct"/>
            <w:tcBorders>
              <w:top w:val="nil"/>
              <w:left w:val="nil"/>
              <w:bottom w:val="single" w:sz="4" w:space="0" w:color="auto"/>
              <w:right w:val="single" w:sz="4" w:space="0" w:color="auto"/>
            </w:tcBorders>
            <w:shd w:val="clear" w:color="auto" w:fill="auto"/>
            <w:vAlign w:val="center"/>
            <w:hideMark/>
          </w:tcPr>
          <w:p w14:paraId="290F229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List</w:t>
            </w:r>
          </w:p>
        </w:tc>
        <w:tc>
          <w:tcPr>
            <w:tcW w:w="856" w:type="pct"/>
            <w:tcBorders>
              <w:top w:val="nil"/>
              <w:left w:val="nil"/>
              <w:bottom w:val="single" w:sz="4" w:space="0" w:color="auto"/>
              <w:right w:val="single" w:sz="4" w:space="0" w:color="auto"/>
            </w:tcBorders>
            <w:shd w:val="clear" w:color="auto" w:fill="auto"/>
            <w:vAlign w:val="center"/>
            <w:hideMark/>
          </w:tcPr>
          <w:p w14:paraId="44AE331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TRUE/FALSE</w:t>
            </w:r>
          </w:p>
        </w:tc>
      </w:tr>
      <w:tr w:rsidR="000F5CDE" w:rsidRPr="000F5CDE" w14:paraId="5C9A7E74"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59A4C07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Category</w:t>
            </w:r>
          </w:p>
        </w:tc>
        <w:tc>
          <w:tcPr>
            <w:tcW w:w="927" w:type="pct"/>
            <w:tcBorders>
              <w:top w:val="nil"/>
              <w:left w:val="nil"/>
              <w:bottom w:val="single" w:sz="4" w:space="0" w:color="auto"/>
              <w:right w:val="single" w:sz="4" w:space="0" w:color="auto"/>
            </w:tcBorders>
            <w:shd w:val="clear" w:color="auto" w:fill="auto"/>
            <w:vAlign w:val="center"/>
            <w:hideMark/>
          </w:tcPr>
          <w:p w14:paraId="2078ADB6"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50ACEB1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14C3D89B"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8" w:type="pct"/>
            <w:tcBorders>
              <w:top w:val="nil"/>
              <w:left w:val="nil"/>
              <w:bottom w:val="single" w:sz="4" w:space="0" w:color="auto"/>
              <w:right w:val="single" w:sz="4" w:space="0" w:color="auto"/>
            </w:tcBorders>
            <w:shd w:val="clear" w:color="auto" w:fill="auto"/>
            <w:vAlign w:val="center"/>
            <w:hideMark/>
          </w:tcPr>
          <w:p w14:paraId="3859607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6" w:type="pct"/>
            <w:tcBorders>
              <w:top w:val="nil"/>
              <w:left w:val="nil"/>
              <w:bottom w:val="single" w:sz="4" w:space="0" w:color="auto"/>
              <w:right w:val="single" w:sz="4" w:space="0" w:color="auto"/>
            </w:tcBorders>
            <w:shd w:val="clear" w:color="auto" w:fill="auto"/>
            <w:vAlign w:val="center"/>
            <w:hideMark/>
          </w:tcPr>
          <w:p w14:paraId="57D68ADF"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4BA1AA11"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2DF2022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Minimum Value</w:t>
            </w:r>
          </w:p>
        </w:tc>
        <w:tc>
          <w:tcPr>
            <w:tcW w:w="927" w:type="pct"/>
            <w:tcBorders>
              <w:top w:val="nil"/>
              <w:left w:val="nil"/>
              <w:bottom w:val="single" w:sz="4" w:space="0" w:color="auto"/>
              <w:right w:val="single" w:sz="4" w:space="0" w:color="auto"/>
            </w:tcBorders>
            <w:shd w:val="clear" w:color="auto" w:fill="auto"/>
            <w:vAlign w:val="center"/>
            <w:hideMark/>
          </w:tcPr>
          <w:p w14:paraId="38488B99"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52203DBB"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39ECFDE9"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8" w:type="pct"/>
            <w:tcBorders>
              <w:top w:val="nil"/>
              <w:left w:val="nil"/>
              <w:bottom w:val="single" w:sz="4" w:space="0" w:color="auto"/>
              <w:right w:val="single" w:sz="4" w:space="0" w:color="auto"/>
            </w:tcBorders>
            <w:shd w:val="clear" w:color="auto" w:fill="auto"/>
            <w:vAlign w:val="center"/>
            <w:hideMark/>
          </w:tcPr>
          <w:p w14:paraId="53D5985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6" w:type="pct"/>
            <w:tcBorders>
              <w:top w:val="nil"/>
              <w:left w:val="nil"/>
              <w:bottom w:val="single" w:sz="4" w:space="0" w:color="auto"/>
              <w:right w:val="single" w:sz="4" w:space="0" w:color="auto"/>
            </w:tcBorders>
            <w:shd w:val="clear" w:color="auto" w:fill="auto"/>
            <w:vAlign w:val="center"/>
            <w:hideMark/>
          </w:tcPr>
          <w:p w14:paraId="4442A430"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29AA6C29"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140625D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Maximum Value</w:t>
            </w:r>
          </w:p>
        </w:tc>
        <w:tc>
          <w:tcPr>
            <w:tcW w:w="927" w:type="pct"/>
            <w:tcBorders>
              <w:top w:val="nil"/>
              <w:left w:val="nil"/>
              <w:bottom w:val="single" w:sz="4" w:space="0" w:color="auto"/>
              <w:right w:val="single" w:sz="4" w:space="0" w:color="auto"/>
            </w:tcBorders>
            <w:shd w:val="clear" w:color="auto" w:fill="auto"/>
            <w:vAlign w:val="center"/>
            <w:hideMark/>
          </w:tcPr>
          <w:p w14:paraId="4AE696E0"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0B36ED30"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55360DCC"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8" w:type="pct"/>
            <w:tcBorders>
              <w:top w:val="nil"/>
              <w:left w:val="nil"/>
              <w:bottom w:val="single" w:sz="4" w:space="0" w:color="auto"/>
              <w:right w:val="single" w:sz="4" w:space="0" w:color="auto"/>
            </w:tcBorders>
            <w:shd w:val="clear" w:color="auto" w:fill="auto"/>
            <w:vAlign w:val="center"/>
            <w:hideMark/>
          </w:tcPr>
          <w:p w14:paraId="15BC3044"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6" w:type="pct"/>
            <w:tcBorders>
              <w:top w:val="nil"/>
              <w:left w:val="nil"/>
              <w:bottom w:val="single" w:sz="4" w:space="0" w:color="auto"/>
              <w:right w:val="single" w:sz="4" w:space="0" w:color="auto"/>
            </w:tcBorders>
            <w:shd w:val="clear" w:color="auto" w:fill="auto"/>
            <w:vAlign w:val="center"/>
            <w:hideMark/>
          </w:tcPr>
          <w:p w14:paraId="6F945C6B"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0F43431E"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0A041AF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Type of List</w:t>
            </w:r>
          </w:p>
        </w:tc>
        <w:tc>
          <w:tcPr>
            <w:tcW w:w="927" w:type="pct"/>
            <w:tcBorders>
              <w:top w:val="nil"/>
              <w:left w:val="nil"/>
              <w:bottom w:val="single" w:sz="4" w:space="0" w:color="auto"/>
              <w:right w:val="single" w:sz="4" w:space="0" w:color="auto"/>
            </w:tcBorders>
            <w:shd w:val="clear" w:color="auto" w:fill="auto"/>
            <w:vAlign w:val="center"/>
            <w:hideMark/>
          </w:tcPr>
          <w:p w14:paraId="5A8B46C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2C2814D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18B46B4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Reference List Item : IGX Comparison Rule Operator List</w:t>
            </w:r>
          </w:p>
        </w:tc>
        <w:tc>
          <w:tcPr>
            <w:tcW w:w="858" w:type="pct"/>
            <w:tcBorders>
              <w:top w:val="nil"/>
              <w:left w:val="nil"/>
              <w:bottom w:val="single" w:sz="4" w:space="0" w:color="auto"/>
              <w:right w:val="single" w:sz="4" w:space="0" w:color="auto"/>
            </w:tcBorders>
            <w:shd w:val="clear" w:color="auto" w:fill="auto"/>
            <w:vAlign w:val="center"/>
            <w:hideMark/>
          </w:tcPr>
          <w:p w14:paraId="5C8531B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Reference List Item : IGX Data Element</w:t>
            </w:r>
          </w:p>
        </w:tc>
        <w:tc>
          <w:tcPr>
            <w:tcW w:w="856" w:type="pct"/>
            <w:tcBorders>
              <w:top w:val="nil"/>
              <w:left w:val="nil"/>
              <w:bottom w:val="single" w:sz="4" w:space="0" w:color="auto"/>
              <w:right w:val="single" w:sz="4" w:space="0" w:color="auto"/>
            </w:tcBorders>
            <w:shd w:val="clear" w:color="auto" w:fill="auto"/>
            <w:vAlign w:val="center"/>
            <w:hideMark/>
          </w:tcPr>
          <w:p w14:paraId="7CD194B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511E1800"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22729B8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List Display Format</w:t>
            </w:r>
          </w:p>
        </w:tc>
        <w:tc>
          <w:tcPr>
            <w:tcW w:w="927" w:type="pct"/>
            <w:tcBorders>
              <w:top w:val="nil"/>
              <w:left w:val="nil"/>
              <w:bottom w:val="single" w:sz="4" w:space="0" w:color="auto"/>
              <w:right w:val="single" w:sz="4" w:space="0" w:color="auto"/>
            </w:tcBorders>
            <w:shd w:val="clear" w:color="auto" w:fill="auto"/>
            <w:vAlign w:val="center"/>
            <w:hideMark/>
          </w:tcPr>
          <w:p w14:paraId="21C49A41"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0E5E62CB"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5600BB8B"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{Description}</w:t>
            </w:r>
          </w:p>
        </w:tc>
        <w:tc>
          <w:tcPr>
            <w:tcW w:w="858" w:type="pct"/>
            <w:tcBorders>
              <w:top w:val="nil"/>
              <w:left w:val="nil"/>
              <w:bottom w:val="single" w:sz="4" w:space="0" w:color="auto"/>
              <w:right w:val="single" w:sz="4" w:space="0" w:color="auto"/>
            </w:tcBorders>
            <w:shd w:val="clear" w:color="auto" w:fill="auto"/>
            <w:vAlign w:val="center"/>
            <w:hideMark/>
          </w:tcPr>
          <w:p w14:paraId="7527AD5E"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{Name}</w:t>
            </w:r>
          </w:p>
        </w:tc>
        <w:tc>
          <w:tcPr>
            <w:tcW w:w="856" w:type="pct"/>
            <w:tcBorders>
              <w:top w:val="nil"/>
              <w:left w:val="nil"/>
              <w:bottom w:val="single" w:sz="4" w:space="0" w:color="auto"/>
              <w:right w:val="single" w:sz="4" w:space="0" w:color="auto"/>
            </w:tcBorders>
            <w:shd w:val="clear" w:color="auto" w:fill="auto"/>
            <w:vAlign w:val="center"/>
            <w:hideMark/>
          </w:tcPr>
          <w:p w14:paraId="0E32E23E"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4AD5E526"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0A8B89A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Show In Detail Tile</w:t>
            </w:r>
          </w:p>
        </w:tc>
        <w:tc>
          <w:tcPr>
            <w:tcW w:w="927" w:type="pct"/>
            <w:tcBorders>
              <w:top w:val="nil"/>
              <w:left w:val="nil"/>
              <w:bottom w:val="single" w:sz="4" w:space="0" w:color="auto"/>
              <w:right w:val="single" w:sz="4" w:space="0" w:color="auto"/>
            </w:tcBorders>
            <w:shd w:val="clear" w:color="auto" w:fill="auto"/>
            <w:vAlign w:val="center"/>
            <w:hideMark/>
          </w:tcPr>
          <w:p w14:paraId="262D64E0"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38" w:type="pct"/>
            <w:tcBorders>
              <w:top w:val="nil"/>
              <w:left w:val="nil"/>
              <w:bottom w:val="single" w:sz="4" w:space="0" w:color="auto"/>
              <w:right w:val="single" w:sz="4" w:space="0" w:color="auto"/>
            </w:tcBorders>
            <w:shd w:val="clear" w:color="auto" w:fill="auto"/>
            <w:vAlign w:val="center"/>
            <w:hideMark/>
          </w:tcPr>
          <w:p w14:paraId="3683B39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09" w:type="pct"/>
            <w:tcBorders>
              <w:top w:val="nil"/>
              <w:left w:val="nil"/>
              <w:bottom w:val="single" w:sz="4" w:space="0" w:color="auto"/>
              <w:right w:val="single" w:sz="4" w:space="0" w:color="auto"/>
            </w:tcBorders>
            <w:shd w:val="clear" w:color="auto" w:fill="auto"/>
            <w:vAlign w:val="center"/>
            <w:hideMark/>
          </w:tcPr>
          <w:p w14:paraId="758DE6B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8" w:type="pct"/>
            <w:tcBorders>
              <w:top w:val="nil"/>
              <w:left w:val="nil"/>
              <w:bottom w:val="single" w:sz="4" w:space="0" w:color="auto"/>
              <w:right w:val="single" w:sz="4" w:space="0" w:color="auto"/>
            </w:tcBorders>
            <w:shd w:val="clear" w:color="auto" w:fill="auto"/>
            <w:vAlign w:val="center"/>
            <w:hideMark/>
          </w:tcPr>
          <w:p w14:paraId="5FD82D01"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6" w:type="pct"/>
            <w:tcBorders>
              <w:top w:val="nil"/>
              <w:left w:val="nil"/>
              <w:bottom w:val="single" w:sz="4" w:space="0" w:color="auto"/>
              <w:right w:val="single" w:sz="4" w:space="0" w:color="auto"/>
            </w:tcBorders>
            <w:shd w:val="clear" w:color="auto" w:fill="auto"/>
            <w:vAlign w:val="center"/>
            <w:hideMark/>
          </w:tcPr>
          <w:p w14:paraId="03436066"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r>
      <w:tr w:rsidR="000F5CDE" w:rsidRPr="000F5CDE" w14:paraId="13362700"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0AC4B036"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Is Editable</w:t>
            </w:r>
          </w:p>
        </w:tc>
        <w:tc>
          <w:tcPr>
            <w:tcW w:w="927" w:type="pct"/>
            <w:tcBorders>
              <w:top w:val="nil"/>
              <w:left w:val="nil"/>
              <w:bottom w:val="single" w:sz="4" w:space="0" w:color="auto"/>
              <w:right w:val="single" w:sz="4" w:space="0" w:color="auto"/>
            </w:tcBorders>
            <w:shd w:val="clear" w:color="auto" w:fill="auto"/>
            <w:vAlign w:val="center"/>
            <w:hideMark/>
          </w:tcPr>
          <w:p w14:paraId="36A8C416"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38" w:type="pct"/>
            <w:tcBorders>
              <w:top w:val="nil"/>
              <w:left w:val="nil"/>
              <w:bottom w:val="single" w:sz="4" w:space="0" w:color="auto"/>
              <w:right w:val="single" w:sz="4" w:space="0" w:color="auto"/>
            </w:tcBorders>
            <w:shd w:val="clear" w:color="auto" w:fill="auto"/>
            <w:vAlign w:val="center"/>
            <w:hideMark/>
          </w:tcPr>
          <w:p w14:paraId="037749E0"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09" w:type="pct"/>
            <w:tcBorders>
              <w:top w:val="nil"/>
              <w:left w:val="nil"/>
              <w:bottom w:val="single" w:sz="4" w:space="0" w:color="auto"/>
              <w:right w:val="single" w:sz="4" w:space="0" w:color="auto"/>
            </w:tcBorders>
            <w:shd w:val="clear" w:color="auto" w:fill="auto"/>
            <w:vAlign w:val="center"/>
            <w:hideMark/>
          </w:tcPr>
          <w:p w14:paraId="1259CD9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8" w:type="pct"/>
            <w:tcBorders>
              <w:top w:val="nil"/>
              <w:left w:val="nil"/>
              <w:bottom w:val="single" w:sz="4" w:space="0" w:color="auto"/>
              <w:right w:val="single" w:sz="4" w:space="0" w:color="auto"/>
            </w:tcBorders>
            <w:shd w:val="clear" w:color="auto" w:fill="auto"/>
            <w:vAlign w:val="center"/>
            <w:hideMark/>
          </w:tcPr>
          <w:p w14:paraId="1A313B6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6" w:type="pct"/>
            <w:tcBorders>
              <w:top w:val="nil"/>
              <w:left w:val="nil"/>
              <w:bottom w:val="single" w:sz="4" w:space="0" w:color="auto"/>
              <w:right w:val="single" w:sz="4" w:space="0" w:color="auto"/>
            </w:tcBorders>
            <w:shd w:val="clear" w:color="auto" w:fill="auto"/>
            <w:vAlign w:val="center"/>
            <w:hideMark/>
          </w:tcPr>
          <w:p w14:paraId="6DC0A99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r>
      <w:tr w:rsidR="000F5CDE" w:rsidRPr="000F5CDE" w14:paraId="6EFE3611"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1F82E04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 xml:space="preserve">Is </w:t>
            </w:r>
            <w:proofErr w:type="spellStart"/>
            <w:r w:rsidRPr="000F5CDE">
              <w:rPr>
                <w:rFonts w:ascii="Calibri" w:eastAsia="Times New Roman" w:hAnsi="Calibri" w:cs="Calibri"/>
                <w:color w:val="000000"/>
                <w:sz w:val="20"/>
                <w:szCs w:val="20"/>
                <w:lang w:val="en-US"/>
              </w:rPr>
              <w:t>Listable</w:t>
            </w:r>
            <w:proofErr w:type="spellEnd"/>
          </w:p>
        </w:tc>
        <w:tc>
          <w:tcPr>
            <w:tcW w:w="927" w:type="pct"/>
            <w:tcBorders>
              <w:top w:val="nil"/>
              <w:left w:val="nil"/>
              <w:bottom w:val="single" w:sz="4" w:space="0" w:color="auto"/>
              <w:right w:val="single" w:sz="4" w:space="0" w:color="auto"/>
            </w:tcBorders>
            <w:shd w:val="clear" w:color="auto" w:fill="auto"/>
            <w:vAlign w:val="center"/>
            <w:hideMark/>
          </w:tcPr>
          <w:p w14:paraId="7AE2BCE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38" w:type="pct"/>
            <w:tcBorders>
              <w:top w:val="nil"/>
              <w:left w:val="nil"/>
              <w:bottom w:val="single" w:sz="4" w:space="0" w:color="auto"/>
              <w:right w:val="single" w:sz="4" w:space="0" w:color="auto"/>
            </w:tcBorders>
            <w:shd w:val="clear" w:color="auto" w:fill="auto"/>
            <w:vAlign w:val="center"/>
            <w:hideMark/>
          </w:tcPr>
          <w:p w14:paraId="67753A09"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09" w:type="pct"/>
            <w:tcBorders>
              <w:top w:val="nil"/>
              <w:left w:val="nil"/>
              <w:bottom w:val="single" w:sz="4" w:space="0" w:color="auto"/>
              <w:right w:val="single" w:sz="4" w:space="0" w:color="auto"/>
            </w:tcBorders>
            <w:shd w:val="clear" w:color="auto" w:fill="auto"/>
            <w:vAlign w:val="center"/>
            <w:hideMark/>
          </w:tcPr>
          <w:p w14:paraId="174068E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8" w:type="pct"/>
            <w:tcBorders>
              <w:top w:val="nil"/>
              <w:left w:val="nil"/>
              <w:bottom w:val="single" w:sz="4" w:space="0" w:color="auto"/>
              <w:right w:val="single" w:sz="4" w:space="0" w:color="auto"/>
            </w:tcBorders>
            <w:shd w:val="clear" w:color="auto" w:fill="auto"/>
            <w:vAlign w:val="center"/>
            <w:hideMark/>
          </w:tcPr>
          <w:p w14:paraId="1D06170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6" w:type="pct"/>
            <w:tcBorders>
              <w:top w:val="nil"/>
              <w:left w:val="nil"/>
              <w:bottom w:val="single" w:sz="4" w:space="0" w:color="auto"/>
              <w:right w:val="single" w:sz="4" w:space="0" w:color="auto"/>
            </w:tcBorders>
            <w:shd w:val="clear" w:color="auto" w:fill="auto"/>
            <w:vAlign w:val="center"/>
            <w:hideMark/>
          </w:tcPr>
          <w:p w14:paraId="0DAE3399"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r>
      <w:tr w:rsidR="000F5CDE" w:rsidRPr="000F5CDE" w14:paraId="6E7FAB29"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296D20F0"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Is Required</w:t>
            </w:r>
          </w:p>
        </w:tc>
        <w:tc>
          <w:tcPr>
            <w:tcW w:w="927" w:type="pct"/>
            <w:tcBorders>
              <w:top w:val="nil"/>
              <w:left w:val="nil"/>
              <w:bottom w:val="single" w:sz="4" w:space="0" w:color="auto"/>
              <w:right w:val="single" w:sz="4" w:space="0" w:color="auto"/>
            </w:tcBorders>
            <w:shd w:val="clear" w:color="auto" w:fill="auto"/>
            <w:vAlign w:val="center"/>
            <w:hideMark/>
          </w:tcPr>
          <w:p w14:paraId="5A956D4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38" w:type="pct"/>
            <w:tcBorders>
              <w:top w:val="nil"/>
              <w:left w:val="nil"/>
              <w:bottom w:val="single" w:sz="4" w:space="0" w:color="auto"/>
              <w:right w:val="single" w:sz="4" w:space="0" w:color="auto"/>
            </w:tcBorders>
            <w:shd w:val="clear" w:color="auto" w:fill="auto"/>
            <w:vAlign w:val="center"/>
            <w:hideMark/>
          </w:tcPr>
          <w:p w14:paraId="318E31AF" w14:textId="38897031" w:rsidR="000F5CDE" w:rsidRPr="000F5CDE" w:rsidRDefault="000F5CDE" w:rsidP="000F5CDE">
            <w:pPr>
              <w:rPr>
                <w:rFonts w:ascii="Calibri" w:eastAsia="Times New Roman" w:hAnsi="Calibri" w:cs="Calibri"/>
                <w:color w:val="000000"/>
                <w:sz w:val="20"/>
                <w:szCs w:val="20"/>
                <w:lang w:val="en-US"/>
              </w:rPr>
            </w:pPr>
            <w:del w:id="729" w:author="Shiv Mangal Rahi" w:date="2019-12-05T14:09:00Z">
              <w:r w:rsidRPr="000F5CDE" w:rsidDel="00CD23DD">
                <w:rPr>
                  <w:rFonts w:ascii="Calibri" w:eastAsia="Times New Roman" w:hAnsi="Calibri" w:cs="Calibri"/>
                  <w:color w:val="000000"/>
                  <w:sz w:val="20"/>
                  <w:szCs w:val="20"/>
                  <w:lang w:val="en-US"/>
                </w:rPr>
                <w:delText>TRUE</w:delText>
              </w:r>
            </w:del>
            <w:ins w:id="730" w:author="Shiv Mangal Rahi" w:date="2019-12-05T14:09:00Z">
              <w:r w:rsidR="00CD23DD">
                <w:rPr>
                  <w:rFonts w:ascii="Calibri" w:eastAsia="Times New Roman" w:hAnsi="Calibri" w:cs="Calibri"/>
                  <w:color w:val="000000"/>
                  <w:sz w:val="20"/>
                  <w:szCs w:val="20"/>
                  <w:lang w:val="en-US"/>
                </w:rPr>
                <w:t>FALSE</w:t>
              </w:r>
            </w:ins>
          </w:p>
        </w:tc>
        <w:tc>
          <w:tcPr>
            <w:tcW w:w="809" w:type="pct"/>
            <w:tcBorders>
              <w:top w:val="nil"/>
              <w:left w:val="nil"/>
              <w:bottom w:val="single" w:sz="4" w:space="0" w:color="auto"/>
              <w:right w:val="single" w:sz="4" w:space="0" w:color="auto"/>
            </w:tcBorders>
            <w:shd w:val="clear" w:color="auto" w:fill="auto"/>
            <w:vAlign w:val="center"/>
            <w:hideMark/>
          </w:tcPr>
          <w:p w14:paraId="3714C7D6"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8" w:type="pct"/>
            <w:tcBorders>
              <w:top w:val="nil"/>
              <w:left w:val="nil"/>
              <w:bottom w:val="single" w:sz="4" w:space="0" w:color="auto"/>
              <w:right w:val="single" w:sz="4" w:space="0" w:color="auto"/>
            </w:tcBorders>
            <w:shd w:val="clear" w:color="auto" w:fill="auto"/>
            <w:vAlign w:val="center"/>
            <w:hideMark/>
          </w:tcPr>
          <w:p w14:paraId="33433E9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6" w:type="pct"/>
            <w:tcBorders>
              <w:top w:val="nil"/>
              <w:left w:val="nil"/>
              <w:bottom w:val="single" w:sz="4" w:space="0" w:color="auto"/>
              <w:right w:val="single" w:sz="4" w:space="0" w:color="auto"/>
            </w:tcBorders>
            <w:shd w:val="clear" w:color="auto" w:fill="auto"/>
            <w:vAlign w:val="center"/>
            <w:hideMark/>
          </w:tcPr>
          <w:p w14:paraId="35C555F7" w14:textId="34C13703" w:rsidR="000F5CDE" w:rsidRPr="000F5CDE" w:rsidRDefault="000F5CDE" w:rsidP="000F5CDE">
            <w:pPr>
              <w:rPr>
                <w:rFonts w:ascii="Calibri" w:eastAsia="Times New Roman" w:hAnsi="Calibri" w:cs="Calibri"/>
                <w:color w:val="000000"/>
                <w:sz w:val="20"/>
                <w:szCs w:val="20"/>
                <w:lang w:val="en-US"/>
              </w:rPr>
            </w:pPr>
            <w:del w:id="731" w:author="Shiv Mangal Rahi" w:date="2019-12-05T14:09:00Z">
              <w:r w:rsidRPr="000F5CDE" w:rsidDel="00CD23DD">
                <w:rPr>
                  <w:rFonts w:ascii="Calibri" w:eastAsia="Times New Roman" w:hAnsi="Calibri" w:cs="Calibri"/>
                  <w:color w:val="000000"/>
                  <w:sz w:val="20"/>
                  <w:szCs w:val="20"/>
                  <w:lang w:val="en-US"/>
                </w:rPr>
                <w:delText>TRUE</w:delText>
              </w:r>
            </w:del>
            <w:ins w:id="732" w:author="Shiv Mangal Rahi" w:date="2019-12-05T14:09:00Z">
              <w:r w:rsidR="00CD23DD">
                <w:rPr>
                  <w:rFonts w:ascii="Calibri" w:eastAsia="Times New Roman" w:hAnsi="Calibri" w:cs="Calibri"/>
                  <w:color w:val="000000"/>
                  <w:sz w:val="20"/>
                  <w:szCs w:val="20"/>
                  <w:lang w:val="en-US"/>
                </w:rPr>
                <w:t>FALSE</w:t>
              </w:r>
            </w:ins>
          </w:p>
        </w:tc>
      </w:tr>
      <w:tr w:rsidR="000F5CDE" w:rsidRPr="000F5CDE" w14:paraId="58C42D34"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32D63A35"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lastRenderedPageBreak/>
              <w:t>Part of Key</w:t>
            </w:r>
          </w:p>
        </w:tc>
        <w:tc>
          <w:tcPr>
            <w:tcW w:w="927" w:type="pct"/>
            <w:tcBorders>
              <w:top w:val="nil"/>
              <w:left w:val="nil"/>
              <w:bottom w:val="single" w:sz="4" w:space="0" w:color="auto"/>
              <w:right w:val="single" w:sz="4" w:space="0" w:color="auto"/>
            </w:tcBorders>
            <w:shd w:val="clear" w:color="auto" w:fill="auto"/>
            <w:vAlign w:val="center"/>
            <w:hideMark/>
          </w:tcPr>
          <w:p w14:paraId="5F83D5E6"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38" w:type="pct"/>
            <w:tcBorders>
              <w:top w:val="nil"/>
              <w:left w:val="nil"/>
              <w:bottom w:val="single" w:sz="4" w:space="0" w:color="auto"/>
              <w:right w:val="single" w:sz="4" w:space="0" w:color="auto"/>
            </w:tcBorders>
            <w:shd w:val="clear" w:color="auto" w:fill="auto"/>
            <w:vAlign w:val="center"/>
            <w:hideMark/>
          </w:tcPr>
          <w:p w14:paraId="5FB1BFCE"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09" w:type="pct"/>
            <w:tcBorders>
              <w:top w:val="nil"/>
              <w:left w:val="nil"/>
              <w:bottom w:val="single" w:sz="4" w:space="0" w:color="auto"/>
              <w:right w:val="single" w:sz="4" w:space="0" w:color="auto"/>
            </w:tcBorders>
            <w:shd w:val="clear" w:color="auto" w:fill="auto"/>
            <w:vAlign w:val="center"/>
            <w:hideMark/>
          </w:tcPr>
          <w:p w14:paraId="4118273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58" w:type="pct"/>
            <w:tcBorders>
              <w:top w:val="nil"/>
              <w:left w:val="nil"/>
              <w:bottom w:val="single" w:sz="4" w:space="0" w:color="auto"/>
              <w:right w:val="single" w:sz="4" w:space="0" w:color="auto"/>
            </w:tcBorders>
            <w:shd w:val="clear" w:color="auto" w:fill="auto"/>
            <w:vAlign w:val="center"/>
            <w:hideMark/>
          </w:tcPr>
          <w:p w14:paraId="56A5399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56" w:type="pct"/>
            <w:tcBorders>
              <w:top w:val="nil"/>
              <w:left w:val="nil"/>
              <w:bottom w:val="single" w:sz="4" w:space="0" w:color="auto"/>
              <w:right w:val="single" w:sz="4" w:space="0" w:color="auto"/>
            </w:tcBorders>
            <w:shd w:val="clear" w:color="auto" w:fill="auto"/>
            <w:vAlign w:val="center"/>
            <w:hideMark/>
          </w:tcPr>
          <w:p w14:paraId="1B9FB3DF"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r>
      <w:tr w:rsidR="000F5CDE" w:rsidRPr="000F5CDE" w14:paraId="206766BE"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790710C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Show As Top Level Filter</w:t>
            </w:r>
          </w:p>
        </w:tc>
        <w:tc>
          <w:tcPr>
            <w:tcW w:w="927" w:type="pct"/>
            <w:tcBorders>
              <w:top w:val="nil"/>
              <w:left w:val="nil"/>
              <w:bottom w:val="single" w:sz="4" w:space="0" w:color="auto"/>
              <w:right w:val="single" w:sz="4" w:space="0" w:color="auto"/>
            </w:tcBorders>
            <w:shd w:val="clear" w:color="auto" w:fill="auto"/>
            <w:vAlign w:val="center"/>
            <w:hideMark/>
          </w:tcPr>
          <w:p w14:paraId="1F1ADFC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6506E3E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5462DBC1"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8" w:type="pct"/>
            <w:tcBorders>
              <w:top w:val="nil"/>
              <w:left w:val="nil"/>
              <w:bottom w:val="single" w:sz="4" w:space="0" w:color="auto"/>
              <w:right w:val="single" w:sz="4" w:space="0" w:color="auto"/>
            </w:tcBorders>
            <w:shd w:val="clear" w:color="auto" w:fill="auto"/>
            <w:vAlign w:val="center"/>
            <w:hideMark/>
          </w:tcPr>
          <w:p w14:paraId="6F95611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6" w:type="pct"/>
            <w:tcBorders>
              <w:top w:val="nil"/>
              <w:left w:val="nil"/>
              <w:bottom w:val="single" w:sz="4" w:space="0" w:color="auto"/>
              <w:right w:val="single" w:sz="4" w:space="0" w:color="auto"/>
            </w:tcBorders>
            <w:shd w:val="clear" w:color="auto" w:fill="auto"/>
            <w:vAlign w:val="center"/>
            <w:hideMark/>
          </w:tcPr>
          <w:p w14:paraId="50BA915C"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370D14D5"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39DD453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Allow Multiple Items</w:t>
            </w:r>
          </w:p>
        </w:tc>
        <w:tc>
          <w:tcPr>
            <w:tcW w:w="927" w:type="pct"/>
            <w:tcBorders>
              <w:top w:val="nil"/>
              <w:left w:val="nil"/>
              <w:bottom w:val="single" w:sz="4" w:space="0" w:color="auto"/>
              <w:right w:val="single" w:sz="4" w:space="0" w:color="auto"/>
            </w:tcBorders>
            <w:shd w:val="clear" w:color="auto" w:fill="auto"/>
            <w:vAlign w:val="center"/>
            <w:hideMark/>
          </w:tcPr>
          <w:p w14:paraId="78B51FA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578D21B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5C542D1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58" w:type="pct"/>
            <w:tcBorders>
              <w:top w:val="nil"/>
              <w:left w:val="nil"/>
              <w:bottom w:val="single" w:sz="4" w:space="0" w:color="auto"/>
              <w:right w:val="single" w:sz="4" w:space="0" w:color="auto"/>
            </w:tcBorders>
            <w:shd w:val="clear" w:color="auto" w:fill="auto"/>
            <w:vAlign w:val="center"/>
            <w:hideMark/>
          </w:tcPr>
          <w:p w14:paraId="2452DEF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56" w:type="pct"/>
            <w:tcBorders>
              <w:top w:val="nil"/>
              <w:left w:val="nil"/>
              <w:bottom w:val="single" w:sz="4" w:space="0" w:color="auto"/>
              <w:right w:val="single" w:sz="4" w:space="0" w:color="auto"/>
            </w:tcBorders>
            <w:shd w:val="clear" w:color="auto" w:fill="auto"/>
            <w:vAlign w:val="center"/>
            <w:hideMark/>
          </w:tcPr>
          <w:p w14:paraId="1A407D21"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1F79D0D6"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0BE511E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Show if Empty</w:t>
            </w:r>
          </w:p>
        </w:tc>
        <w:tc>
          <w:tcPr>
            <w:tcW w:w="927" w:type="pct"/>
            <w:tcBorders>
              <w:top w:val="nil"/>
              <w:left w:val="nil"/>
              <w:bottom w:val="single" w:sz="4" w:space="0" w:color="auto"/>
              <w:right w:val="single" w:sz="4" w:space="0" w:color="auto"/>
            </w:tcBorders>
            <w:shd w:val="clear" w:color="auto" w:fill="auto"/>
            <w:vAlign w:val="center"/>
            <w:hideMark/>
          </w:tcPr>
          <w:p w14:paraId="6DECEC0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38" w:type="pct"/>
            <w:tcBorders>
              <w:top w:val="nil"/>
              <w:left w:val="nil"/>
              <w:bottom w:val="single" w:sz="4" w:space="0" w:color="auto"/>
              <w:right w:val="single" w:sz="4" w:space="0" w:color="auto"/>
            </w:tcBorders>
            <w:shd w:val="clear" w:color="auto" w:fill="auto"/>
            <w:vAlign w:val="center"/>
            <w:hideMark/>
          </w:tcPr>
          <w:p w14:paraId="35271D29"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09" w:type="pct"/>
            <w:tcBorders>
              <w:top w:val="nil"/>
              <w:left w:val="nil"/>
              <w:bottom w:val="single" w:sz="4" w:space="0" w:color="auto"/>
              <w:right w:val="single" w:sz="4" w:space="0" w:color="auto"/>
            </w:tcBorders>
            <w:shd w:val="clear" w:color="auto" w:fill="auto"/>
            <w:vAlign w:val="center"/>
            <w:hideMark/>
          </w:tcPr>
          <w:p w14:paraId="3896814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58" w:type="pct"/>
            <w:tcBorders>
              <w:top w:val="nil"/>
              <w:left w:val="nil"/>
              <w:bottom w:val="single" w:sz="4" w:space="0" w:color="auto"/>
              <w:right w:val="single" w:sz="4" w:space="0" w:color="auto"/>
            </w:tcBorders>
            <w:shd w:val="clear" w:color="auto" w:fill="auto"/>
            <w:vAlign w:val="center"/>
            <w:hideMark/>
          </w:tcPr>
          <w:p w14:paraId="00EAD41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56" w:type="pct"/>
            <w:tcBorders>
              <w:top w:val="nil"/>
              <w:left w:val="nil"/>
              <w:bottom w:val="single" w:sz="4" w:space="0" w:color="auto"/>
              <w:right w:val="single" w:sz="4" w:space="0" w:color="auto"/>
            </w:tcBorders>
            <w:shd w:val="clear" w:color="auto" w:fill="auto"/>
            <w:vAlign w:val="center"/>
            <w:hideMark/>
          </w:tcPr>
          <w:p w14:paraId="4BD758E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r>
      <w:tr w:rsidR="000F5CDE" w:rsidRPr="000F5CDE" w14:paraId="54FF5C0C"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1F4D74E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Lookup Type</w:t>
            </w:r>
          </w:p>
        </w:tc>
        <w:tc>
          <w:tcPr>
            <w:tcW w:w="927" w:type="pct"/>
            <w:tcBorders>
              <w:top w:val="nil"/>
              <w:left w:val="nil"/>
              <w:bottom w:val="single" w:sz="4" w:space="0" w:color="auto"/>
              <w:right w:val="single" w:sz="4" w:space="0" w:color="auto"/>
            </w:tcBorders>
            <w:shd w:val="clear" w:color="auto" w:fill="auto"/>
            <w:vAlign w:val="center"/>
            <w:hideMark/>
          </w:tcPr>
          <w:p w14:paraId="798B004F"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6497C59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2D842B7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8" w:type="pct"/>
            <w:tcBorders>
              <w:top w:val="nil"/>
              <w:left w:val="nil"/>
              <w:bottom w:val="single" w:sz="4" w:space="0" w:color="auto"/>
              <w:right w:val="single" w:sz="4" w:space="0" w:color="auto"/>
            </w:tcBorders>
            <w:shd w:val="clear" w:color="auto" w:fill="auto"/>
            <w:vAlign w:val="center"/>
            <w:hideMark/>
          </w:tcPr>
          <w:p w14:paraId="42844680"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6" w:type="pct"/>
            <w:tcBorders>
              <w:top w:val="nil"/>
              <w:left w:val="nil"/>
              <w:bottom w:val="single" w:sz="4" w:space="0" w:color="auto"/>
              <w:right w:val="single" w:sz="4" w:space="0" w:color="auto"/>
            </w:tcBorders>
            <w:shd w:val="clear" w:color="auto" w:fill="auto"/>
            <w:vAlign w:val="center"/>
            <w:hideMark/>
          </w:tcPr>
          <w:p w14:paraId="67918745"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7BA18E86"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637B2D7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Relationship Type</w:t>
            </w:r>
          </w:p>
        </w:tc>
        <w:tc>
          <w:tcPr>
            <w:tcW w:w="927" w:type="pct"/>
            <w:tcBorders>
              <w:top w:val="nil"/>
              <w:left w:val="nil"/>
              <w:bottom w:val="single" w:sz="4" w:space="0" w:color="auto"/>
              <w:right w:val="single" w:sz="4" w:space="0" w:color="auto"/>
            </w:tcBorders>
            <w:shd w:val="clear" w:color="auto" w:fill="auto"/>
            <w:vAlign w:val="center"/>
            <w:hideMark/>
          </w:tcPr>
          <w:p w14:paraId="078C5121"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2D110E1F"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0257786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8" w:type="pct"/>
            <w:tcBorders>
              <w:top w:val="nil"/>
              <w:left w:val="nil"/>
              <w:bottom w:val="single" w:sz="4" w:space="0" w:color="auto"/>
              <w:right w:val="single" w:sz="4" w:space="0" w:color="auto"/>
            </w:tcBorders>
            <w:shd w:val="clear" w:color="auto" w:fill="auto"/>
            <w:vAlign w:val="center"/>
            <w:hideMark/>
          </w:tcPr>
          <w:p w14:paraId="70B2E9A5"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6" w:type="pct"/>
            <w:tcBorders>
              <w:top w:val="nil"/>
              <w:left w:val="nil"/>
              <w:bottom w:val="single" w:sz="4" w:space="0" w:color="auto"/>
              <w:right w:val="single" w:sz="4" w:space="0" w:color="auto"/>
            </w:tcBorders>
            <w:shd w:val="clear" w:color="auto" w:fill="auto"/>
            <w:vAlign w:val="center"/>
            <w:hideMark/>
          </w:tcPr>
          <w:p w14:paraId="1ABA642B"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4234BAB4"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7FE5A0C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Table Settings</w:t>
            </w:r>
          </w:p>
        </w:tc>
        <w:tc>
          <w:tcPr>
            <w:tcW w:w="927" w:type="pct"/>
            <w:tcBorders>
              <w:top w:val="nil"/>
              <w:left w:val="nil"/>
              <w:bottom w:val="single" w:sz="4" w:space="0" w:color="auto"/>
              <w:right w:val="single" w:sz="4" w:space="0" w:color="auto"/>
            </w:tcBorders>
            <w:shd w:val="clear" w:color="auto" w:fill="auto"/>
            <w:vAlign w:val="center"/>
            <w:hideMark/>
          </w:tcPr>
          <w:p w14:paraId="2755633C"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11CCBB2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7634B68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8" w:type="pct"/>
            <w:tcBorders>
              <w:top w:val="nil"/>
              <w:left w:val="nil"/>
              <w:bottom w:val="single" w:sz="4" w:space="0" w:color="auto"/>
              <w:right w:val="single" w:sz="4" w:space="0" w:color="auto"/>
            </w:tcBorders>
            <w:shd w:val="clear" w:color="auto" w:fill="auto"/>
            <w:vAlign w:val="center"/>
            <w:hideMark/>
          </w:tcPr>
          <w:p w14:paraId="5F4A964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6" w:type="pct"/>
            <w:tcBorders>
              <w:top w:val="nil"/>
              <w:left w:val="nil"/>
              <w:bottom w:val="single" w:sz="4" w:space="0" w:color="auto"/>
              <w:right w:val="single" w:sz="4" w:space="0" w:color="auto"/>
            </w:tcBorders>
            <w:shd w:val="clear" w:color="auto" w:fill="auto"/>
            <w:vAlign w:val="center"/>
            <w:hideMark/>
          </w:tcPr>
          <w:p w14:paraId="4B742824"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bl>
    <w:p w14:paraId="56155FCF" w14:textId="7E1E9474" w:rsidR="00764912" w:rsidRDefault="00764912">
      <w:pPr>
        <w:rPr>
          <w:rFonts w:eastAsia="Times New Roman" w:cs="Times New Roman"/>
          <w:sz w:val="22"/>
          <w:szCs w:val="20"/>
          <w:lang w:val="en-US"/>
        </w:rPr>
      </w:pPr>
    </w:p>
    <w:p w14:paraId="0A83C2AB" w14:textId="442BA44C" w:rsidR="00DB03D7" w:rsidRPr="00DB03D7" w:rsidRDefault="00DB03D7" w:rsidP="00DB03D7">
      <w:pPr>
        <w:pStyle w:val="Heading1"/>
        <w:numPr>
          <w:ilvl w:val="0"/>
          <w:numId w:val="3"/>
        </w:numPr>
        <w:spacing w:after="120" w:line="288" w:lineRule="auto"/>
        <w:ind w:right="270"/>
        <w:jc w:val="both"/>
        <w:rPr>
          <w:rFonts w:asciiTheme="minorHAnsi" w:hAnsiTheme="minorHAnsi" w:cstheme="majorHAnsi"/>
        </w:rPr>
      </w:pPr>
      <w:bookmarkStart w:id="733" w:name="_Toc23404896"/>
      <w:bookmarkStart w:id="734" w:name="_Toc25838730"/>
      <w:r>
        <w:rPr>
          <w:rFonts w:asciiTheme="minorHAnsi" w:hAnsiTheme="minorHAnsi" w:cstheme="majorHAnsi"/>
        </w:rPr>
        <w:t xml:space="preserve">System </w:t>
      </w:r>
      <w:r w:rsidRPr="00DB03D7">
        <w:rPr>
          <w:rFonts w:asciiTheme="minorHAnsi" w:hAnsiTheme="minorHAnsi" w:cstheme="majorHAnsi"/>
        </w:rPr>
        <w:t>Reference Lists</w:t>
      </w:r>
      <w:bookmarkEnd w:id="733"/>
      <w:bookmarkEnd w:id="734"/>
    </w:p>
    <w:p w14:paraId="7BCFD1DD" w14:textId="268617B5" w:rsidR="00DB03D7" w:rsidRPr="00EA73FF" w:rsidRDefault="00DB03D7" w:rsidP="00DB03D7">
      <w:pPr>
        <w:ind w:left="900"/>
        <w:rPr>
          <w:rFonts w:cstheme="majorHAnsi"/>
        </w:rPr>
      </w:pPr>
      <w:r w:rsidRPr="00EA73FF">
        <w:rPr>
          <w:rFonts w:cstheme="majorHAnsi"/>
        </w:rPr>
        <w:t>Create below reference lists in Data Govern</w:t>
      </w:r>
      <w:r w:rsidR="00F7019F" w:rsidRPr="00EA73FF">
        <w:rPr>
          <w:rFonts w:cstheme="majorHAnsi"/>
        </w:rPr>
        <w:t>ance</w:t>
      </w:r>
      <w:r w:rsidR="00D1546A" w:rsidRPr="00EA73FF">
        <w:rPr>
          <w:rFonts w:cstheme="majorHAnsi"/>
        </w:rPr>
        <w:t xml:space="preserve"> with the given names</w:t>
      </w:r>
      <w:r w:rsidRPr="00EA73FF">
        <w:rPr>
          <w:rFonts w:cstheme="majorHAnsi"/>
        </w:rPr>
        <w:t>. These reference lists are used by various rules and scoring configuration</w:t>
      </w:r>
      <w:r w:rsidR="00F7019F" w:rsidRPr="00EA73FF">
        <w:rPr>
          <w:rFonts w:cstheme="majorHAnsi"/>
        </w:rPr>
        <w:t>s</w:t>
      </w:r>
      <w:r w:rsidRPr="00EA73FF">
        <w:rPr>
          <w:rFonts w:cstheme="majorHAnsi"/>
        </w:rPr>
        <w:t xml:space="preserve">. </w:t>
      </w:r>
    </w:p>
    <w:p w14:paraId="6EB310E1" w14:textId="77777777" w:rsidR="00DB03D7" w:rsidRDefault="00DB03D7" w:rsidP="00DB03D7">
      <w:pPr>
        <w:ind w:left="900"/>
        <w:rPr>
          <w:rFonts w:asciiTheme="majorHAnsi" w:hAnsiTheme="majorHAnsi" w:cstheme="majorHAnsi"/>
        </w:rPr>
      </w:pPr>
    </w:p>
    <w:p w14:paraId="0C9E906D" w14:textId="77777777" w:rsidR="00DB03D7" w:rsidRPr="00DB03D7" w:rsidRDefault="00DB03D7" w:rsidP="007540DD">
      <w:pPr>
        <w:pStyle w:val="Heading2"/>
        <w:numPr>
          <w:ilvl w:val="1"/>
          <w:numId w:val="3"/>
        </w:numPr>
        <w:spacing w:after="120"/>
        <w:ind w:right="270"/>
        <w:jc w:val="both"/>
        <w:rPr>
          <w:rFonts w:cstheme="majorHAnsi"/>
          <w:b w:val="0"/>
          <w:bCs w:val="0"/>
          <w:color w:val="auto"/>
          <w:sz w:val="24"/>
          <w:szCs w:val="24"/>
        </w:rPr>
      </w:pPr>
      <w:bookmarkStart w:id="735" w:name="_Toc23404899"/>
      <w:bookmarkStart w:id="736" w:name="_Toc25838731"/>
      <w:r w:rsidRPr="00DB03D7">
        <w:rPr>
          <w:rFonts w:cstheme="majorHAnsi"/>
          <w:bCs w:val="0"/>
          <w:color w:val="auto"/>
          <w:sz w:val="24"/>
          <w:szCs w:val="24"/>
        </w:rPr>
        <w:t>IGX Data Element Group</w:t>
      </w:r>
      <w:bookmarkEnd w:id="735"/>
      <w:bookmarkEnd w:id="736"/>
    </w:p>
    <w:p w14:paraId="36FC34DB" w14:textId="351592BE" w:rsidR="00C3416A" w:rsidRPr="00EA73FF" w:rsidRDefault="00C3416A" w:rsidP="00EA73FF">
      <w:pPr>
        <w:ind w:left="900"/>
        <w:rPr>
          <w:rFonts w:cstheme="majorHAnsi"/>
        </w:rPr>
      </w:pPr>
      <w:r w:rsidRPr="00EA73FF">
        <w:rPr>
          <w:rFonts w:cstheme="majorHAnsi"/>
        </w:rPr>
        <w:t xml:space="preserve">Sometimes </w:t>
      </w:r>
      <w:proofErr w:type="gramStart"/>
      <w:r w:rsidRPr="00EA73FF">
        <w:rPr>
          <w:rFonts w:cstheme="majorHAnsi"/>
        </w:rPr>
        <w:t>a data</w:t>
      </w:r>
      <w:proofErr w:type="gramEnd"/>
      <w:r w:rsidRPr="00EA73FF">
        <w:rPr>
          <w:rFonts w:cstheme="majorHAnsi"/>
        </w:rPr>
        <w:t xml:space="preserve"> information is divided among multiple source attributes e.g. address may b</w:t>
      </w:r>
      <w:r w:rsidR="003E03F2" w:rsidRPr="00EA73FF">
        <w:rPr>
          <w:rFonts w:cstheme="majorHAnsi"/>
        </w:rPr>
        <w:t>e represented as address line-1</w:t>
      </w:r>
      <w:r w:rsidRPr="00EA73FF">
        <w:rPr>
          <w:rFonts w:cstheme="majorHAnsi"/>
        </w:rPr>
        <w:t xml:space="preserve">, address line-2, </w:t>
      </w:r>
      <w:r w:rsidR="001F55CB" w:rsidRPr="00EA73FF">
        <w:rPr>
          <w:rFonts w:cstheme="majorHAnsi"/>
        </w:rPr>
        <w:t>city,</w:t>
      </w:r>
      <w:r w:rsidRPr="00EA73FF">
        <w:rPr>
          <w:rFonts w:cstheme="majorHAnsi"/>
        </w:rPr>
        <w:t xml:space="preserve"> state and zip. An address is considered valid only if all these fields are valid. Such type of validation checks can be achieved by defining a group for such attributes and the type of validation required on the group.</w:t>
      </w:r>
    </w:p>
    <w:p w14:paraId="04849013" w14:textId="77777777" w:rsidR="00C3416A" w:rsidRPr="00EA73FF" w:rsidRDefault="00C3416A" w:rsidP="00EA73FF">
      <w:pPr>
        <w:ind w:left="900"/>
        <w:rPr>
          <w:rFonts w:cstheme="majorHAnsi"/>
        </w:rPr>
      </w:pPr>
    </w:p>
    <w:p w14:paraId="59FDEE17" w14:textId="42CD895F" w:rsidR="007433D0" w:rsidRPr="00EA73FF" w:rsidRDefault="007433D0" w:rsidP="00EA73FF">
      <w:pPr>
        <w:ind w:left="900"/>
        <w:rPr>
          <w:rFonts w:cstheme="majorHAnsi"/>
        </w:rPr>
      </w:pPr>
      <w:r w:rsidRPr="00EA73FF">
        <w:rPr>
          <w:rFonts w:cstheme="majorHAnsi"/>
        </w:rPr>
        <w:t>Following two type of group checks are supported</w:t>
      </w:r>
      <w:r w:rsidR="001F55CB" w:rsidRPr="00EA73FF">
        <w:rPr>
          <w:rFonts w:cstheme="majorHAnsi"/>
        </w:rPr>
        <w:t>:</w:t>
      </w:r>
    </w:p>
    <w:p w14:paraId="7DA3CBC8" w14:textId="77777777" w:rsidR="007433D0" w:rsidRPr="00EA73FF" w:rsidRDefault="007433D0" w:rsidP="00DB03D7">
      <w:pPr>
        <w:ind w:left="720"/>
        <w:rPr>
          <w:rFonts w:cstheme="majorHAnsi"/>
        </w:rPr>
      </w:pPr>
    </w:p>
    <w:p w14:paraId="477AF046" w14:textId="79D7FB0F" w:rsidR="007433D0" w:rsidRPr="00EA73FF" w:rsidRDefault="007433D0" w:rsidP="007433D0">
      <w:pPr>
        <w:pStyle w:val="ListParagraph"/>
        <w:numPr>
          <w:ilvl w:val="0"/>
          <w:numId w:val="23"/>
        </w:numPr>
        <w:rPr>
          <w:rFonts w:cstheme="majorHAnsi"/>
        </w:rPr>
      </w:pPr>
      <w:proofErr w:type="spellStart"/>
      <w:r w:rsidRPr="00EA73FF">
        <w:rPr>
          <w:rFonts w:cstheme="majorHAnsi"/>
        </w:rPr>
        <w:t>AtLeastOneMustPass</w:t>
      </w:r>
      <w:proofErr w:type="spellEnd"/>
      <w:r w:rsidRPr="00EA73FF">
        <w:rPr>
          <w:rFonts w:cstheme="majorHAnsi"/>
        </w:rPr>
        <w:t xml:space="preserve"> – Any one of source attribute </w:t>
      </w:r>
      <w:r w:rsidR="00430B3A" w:rsidRPr="00EA73FF">
        <w:rPr>
          <w:rFonts w:cstheme="majorHAnsi"/>
        </w:rPr>
        <w:t xml:space="preserve">in the group </w:t>
      </w:r>
      <w:r w:rsidRPr="00EA73FF">
        <w:rPr>
          <w:rFonts w:cstheme="majorHAnsi"/>
        </w:rPr>
        <w:t>has valid value</w:t>
      </w:r>
      <w:r w:rsidR="00E82005" w:rsidRPr="00EA73FF">
        <w:rPr>
          <w:rFonts w:cstheme="majorHAnsi"/>
        </w:rPr>
        <w:t>s as per rules defined on them</w:t>
      </w:r>
      <w:r w:rsidRPr="00EA73FF">
        <w:rPr>
          <w:rFonts w:cstheme="majorHAnsi"/>
        </w:rPr>
        <w:t xml:space="preserve"> then consider entire group as valid.</w:t>
      </w:r>
      <w:r w:rsidR="00E82005" w:rsidRPr="00EA73FF">
        <w:rPr>
          <w:rFonts w:cstheme="majorHAnsi"/>
        </w:rPr>
        <w:t xml:space="preserve"> </w:t>
      </w:r>
      <w:r w:rsidR="00DF2225" w:rsidRPr="00EA73FF">
        <w:rPr>
          <w:rFonts w:cstheme="majorHAnsi"/>
        </w:rPr>
        <w:t xml:space="preserve">This scenario </w:t>
      </w:r>
      <w:r w:rsidR="00840DD3" w:rsidRPr="00EA73FF">
        <w:rPr>
          <w:rFonts w:cstheme="majorHAnsi"/>
        </w:rPr>
        <w:t xml:space="preserve">is </w:t>
      </w:r>
      <w:r w:rsidR="00DF2225" w:rsidRPr="00EA73FF">
        <w:rPr>
          <w:rFonts w:cstheme="majorHAnsi"/>
        </w:rPr>
        <w:t>relevant for Phone, Email</w:t>
      </w:r>
      <w:r w:rsidR="00E76AF1" w:rsidRPr="00EA73FF">
        <w:rPr>
          <w:rFonts w:cstheme="majorHAnsi"/>
        </w:rPr>
        <w:t xml:space="preserve">, </w:t>
      </w:r>
      <w:proofErr w:type="spellStart"/>
      <w:proofErr w:type="gramStart"/>
      <w:r w:rsidR="00E76AF1" w:rsidRPr="00EA73FF">
        <w:rPr>
          <w:rFonts w:cstheme="majorHAnsi"/>
        </w:rPr>
        <w:t>IdProof</w:t>
      </w:r>
      <w:proofErr w:type="spellEnd"/>
      <w:proofErr w:type="gramEnd"/>
      <w:r w:rsidR="00DF2225" w:rsidRPr="00EA73FF">
        <w:rPr>
          <w:rFonts w:cstheme="majorHAnsi"/>
        </w:rPr>
        <w:t xml:space="preserve"> etc.</w:t>
      </w:r>
    </w:p>
    <w:p w14:paraId="53E07C4D" w14:textId="59A33381" w:rsidR="007433D0" w:rsidRPr="00EA73FF" w:rsidRDefault="007433D0" w:rsidP="007433D0">
      <w:pPr>
        <w:pStyle w:val="ListParagraph"/>
        <w:numPr>
          <w:ilvl w:val="0"/>
          <w:numId w:val="23"/>
        </w:numPr>
        <w:rPr>
          <w:rFonts w:cstheme="majorHAnsi"/>
        </w:rPr>
      </w:pPr>
      <w:proofErr w:type="spellStart"/>
      <w:r w:rsidRPr="00EA73FF">
        <w:rPr>
          <w:rFonts w:cstheme="majorHAnsi"/>
        </w:rPr>
        <w:t>AllMustPass</w:t>
      </w:r>
      <w:proofErr w:type="spellEnd"/>
      <w:r w:rsidR="00430B3A" w:rsidRPr="00EA73FF">
        <w:rPr>
          <w:rFonts w:cstheme="majorHAnsi"/>
        </w:rPr>
        <w:t xml:space="preserve"> - Every source attributes of the group should have valid value</w:t>
      </w:r>
      <w:r w:rsidR="00E82005" w:rsidRPr="00EA73FF">
        <w:rPr>
          <w:rFonts w:cstheme="majorHAnsi"/>
        </w:rPr>
        <w:t>s as per defined rules on them</w:t>
      </w:r>
      <w:r w:rsidR="00430B3A" w:rsidRPr="00EA73FF">
        <w:rPr>
          <w:rFonts w:cstheme="majorHAnsi"/>
        </w:rPr>
        <w:t xml:space="preserve"> then only consider entire group as valid else</w:t>
      </w:r>
      <w:r w:rsidR="00E76AF1" w:rsidRPr="00EA73FF">
        <w:rPr>
          <w:rFonts w:cstheme="majorHAnsi"/>
        </w:rPr>
        <w:t xml:space="preserve"> consider</w:t>
      </w:r>
      <w:r w:rsidR="00430B3A" w:rsidRPr="00EA73FF">
        <w:rPr>
          <w:rFonts w:cstheme="majorHAnsi"/>
        </w:rPr>
        <w:t xml:space="preserve"> </w:t>
      </w:r>
      <w:r w:rsidR="00EB42A7" w:rsidRPr="00EA73FF">
        <w:rPr>
          <w:rFonts w:cstheme="majorHAnsi"/>
        </w:rPr>
        <w:t xml:space="preserve">all the attributes of the </w:t>
      </w:r>
      <w:r w:rsidR="00430B3A" w:rsidRPr="00EA73FF">
        <w:rPr>
          <w:rFonts w:cstheme="majorHAnsi"/>
        </w:rPr>
        <w:t xml:space="preserve">group </w:t>
      </w:r>
      <w:r w:rsidR="00E76AF1" w:rsidRPr="00EA73FF">
        <w:rPr>
          <w:rFonts w:cstheme="majorHAnsi"/>
        </w:rPr>
        <w:t xml:space="preserve">as </w:t>
      </w:r>
      <w:r w:rsidR="00430B3A" w:rsidRPr="00EA73FF">
        <w:rPr>
          <w:rFonts w:cstheme="majorHAnsi"/>
        </w:rPr>
        <w:t>invalid.</w:t>
      </w:r>
      <w:r w:rsidR="00840DD3" w:rsidRPr="00EA73FF">
        <w:rPr>
          <w:rFonts w:cstheme="majorHAnsi"/>
        </w:rPr>
        <w:t xml:space="preserve"> This scenario is relevant for Address etc.</w:t>
      </w:r>
    </w:p>
    <w:p w14:paraId="64FBAF8E" w14:textId="7B7A4F5A" w:rsidR="00055321" w:rsidRPr="00EA73FF" w:rsidRDefault="00055321" w:rsidP="00055321">
      <w:pPr>
        <w:rPr>
          <w:rFonts w:cstheme="majorHAnsi"/>
        </w:rPr>
      </w:pPr>
    </w:p>
    <w:p w14:paraId="1E432E67" w14:textId="3B14D4A1" w:rsidR="00055321" w:rsidRPr="00EA73FF" w:rsidRDefault="00055321" w:rsidP="00055321">
      <w:pPr>
        <w:rPr>
          <w:rFonts w:cstheme="majorHAnsi"/>
        </w:rPr>
      </w:pPr>
      <w:r w:rsidRPr="00EA73FF">
        <w:rPr>
          <w:rFonts w:cstheme="majorHAnsi"/>
        </w:rPr>
        <w:t>Below fields need to be configured for IGX Data Element Group</w:t>
      </w:r>
      <w:r w:rsidR="00EA73FF">
        <w:rPr>
          <w:rFonts w:cstheme="majorHAnsi"/>
        </w:rPr>
        <w:t>:</w:t>
      </w:r>
    </w:p>
    <w:p w14:paraId="0141C1F7" w14:textId="77777777" w:rsidR="00055321" w:rsidRPr="00EA73FF" w:rsidRDefault="00055321" w:rsidP="00055321">
      <w:pPr>
        <w:rPr>
          <w:rFonts w:cstheme="majorHAnsi"/>
        </w:rPr>
      </w:pPr>
    </w:p>
    <w:tbl>
      <w:tblPr>
        <w:tblW w:w="7765" w:type="dxa"/>
        <w:tblInd w:w="113" w:type="dxa"/>
        <w:tblLook w:val="04A0" w:firstRow="1" w:lastRow="0" w:firstColumn="1" w:lastColumn="0" w:noHBand="0" w:noVBand="1"/>
      </w:tblPr>
      <w:tblGrid>
        <w:gridCol w:w="2605"/>
        <w:gridCol w:w="1720"/>
        <w:gridCol w:w="1720"/>
        <w:gridCol w:w="1720"/>
      </w:tblGrid>
      <w:tr w:rsidR="00055321" w:rsidRPr="00055321" w14:paraId="59E90635" w14:textId="77777777" w:rsidTr="00055321">
        <w:trPr>
          <w:trHeight w:val="20"/>
        </w:trPr>
        <w:tc>
          <w:tcPr>
            <w:tcW w:w="260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C5E4B42" w14:textId="76321209" w:rsidR="00055321" w:rsidRPr="00055321" w:rsidRDefault="00055321" w:rsidP="00055321">
            <w:pPr>
              <w:jc w:val="center"/>
              <w:rPr>
                <w:rFonts w:ascii="Calibri" w:eastAsia="Times New Roman" w:hAnsi="Calibri" w:cs="Calibri"/>
                <w:b/>
                <w:bCs/>
                <w:color w:val="000000"/>
                <w:sz w:val="20"/>
                <w:szCs w:val="20"/>
                <w:lang w:val="en-US"/>
              </w:rPr>
            </w:pPr>
            <w:r w:rsidRPr="00055321">
              <w:rPr>
                <w:rFonts w:ascii="Calibri" w:eastAsia="Times New Roman" w:hAnsi="Calibri" w:cs="Calibri"/>
                <w:b/>
                <w:bCs/>
                <w:color w:val="000000"/>
                <w:sz w:val="20"/>
                <w:szCs w:val="20"/>
                <w:lang w:val="en-US"/>
              </w:rPr>
              <w:t>Field Attribute</w:t>
            </w:r>
          </w:p>
        </w:tc>
        <w:tc>
          <w:tcPr>
            <w:tcW w:w="1720" w:type="dxa"/>
            <w:tcBorders>
              <w:top w:val="single" w:sz="4" w:space="0" w:color="auto"/>
              <w:left w:val="nil"/>
              <w:bottom w:val="single" w:sz="4" w:space="0" w:color="auto"/>
              <w:right w:val="single" w:sz="4" w:space="0" w:color="auto"/>
            </w:tcBorders>
            <w:shd w:val="clear" w:color="000000" w:fill="BFBFBF"/>
            <w:noWrap/>
            <w:vAlign w:val="center"/>
            <w:hideMark/>
          </w:tcPr>
          <w:p w14:paraId="1879DA47" w14:textId="77777777" w:rsidR="00055321" w:rsidRPr="00055321" w:rsidRDefault="00055321" w:rsidP="00055321">
            <w:pPr>
              <w:rPr>
                <w:rFonts w:ascii="Calibri" w:eastAsia="Times New Roman" w:hAnsi="Calibri" w:cs="Calibri"/>
                <w:b/>
                <w:bCs/>
                <w:color w:val="000000"/>
                <w:sz w:val="20"/>
                <w:szCs w:val="20"/>
                <w:lang w:val="en-US"/>
              </w:rPr>
            </w:pPr>
            <w:r w:rsidRPr="00055321">
              <w:rPr>
                <w:rFonts w:ascii="Calibri" w:eastAsia="Times New Roman" w:hAnsi="Calibri" w:cs="Calibri"/>
                <w:b/>
                <w:bCs/>
                <w:color w:val="000000"/>
                <w:sz w:val="20"/>
                <w:szCs w:val="20"/>
                <w:lang w:val="en-US"/>
              </w:rPr>
              <w:t>Field-1</w:t>
            </w:r>
          </w:p>
        </w:tc>
        <w:tc>
          <w:tcPr>
            <w:tcW w:w="1720" w:type="dxa"/>
            <w:tcBorders>
              <w:top w:val="single" w:sz="4" w:space="0" w:color="auto"/>
              <w:left w:val="nil"/>
              <w:bottom w:val="single" w:sz="4" w:space="0" w:color="auto"/>
              <w:right w:val="single" w:sz="4" w:space="0" w:color="auto"/>
            </w:tcBorders>
            <w:shd w:val="clear" w:color="000000" w:fill="BFBFBF"/>
            <w:noWrap/>
            <w:vAlign w:val="center"/>
            <w:hideMark/>
          </w:tcPr>
          <w:p w14:paraId="15B78B38" w14:textId="77777777" w:rsidR="00055321" w:rsidRPr="00055321" w:rsidRDefault="00055321" w:rsidP="00055321">
            <w:pPr>
              <w:rPr>
                <w:rFonts w:ascii="Calibri" w:eastAsia="Times New Roman" w:hAnsi="Calibri" w:cs="Calibri"/>
                <w:b/>
                <w:bCs/>
                <w:color w:val="000000"/>
                <w:sz w:val="20"/>
                <w:szCs w:val="20"/>
                <w:lang w:val="en-US"/>
              </w:rPr>
            </w:pPr>
            <w:r w:rsidRPr="00055321">
              <w:rPr>
                <w:rFonts w:ascii="Calibri" w:eastAsia="Times New Roman" w:hAnsi="Calibri" w:cs="Calibri"/>
                <w:b/>
                <w:bCs/>
                <w:color w:val="000000"/>
                <w:sz w:val="20"/>
                <w:szCs w:val="20"/>
                <w:lang w:val="en-US"/>
              </w:rPr>
              <w:t>Field-2</w:t>
            </w:r>
          </w:p>
        </w:tc>
        <w:tc>
          <w:tcPr>
            <w:tcW w:w="1720" w:type="dxa"/>
            <w:tcBorders>
              <w:top w:val="single" w:sz="4" w:space="0" w:color="auto"/>
              <w:left w:val="nil"/>
              <w:bottom w:val="single" w:sz="4" w:space="0" w:color="auto"/>
              <w:right w:val="single" w:sz="4" w:space="0" w:color="auto"/>
            </w:tcBorders>
            <w:shd w:val="clear" w:color="000000" w:fill="BFBFBF"/>
            <w:noWrap/>
            <w:vAlign w:val="center"/>
            <w:hideMark/>
          </w:tcPr>
          <w:p w14:paraId="3D64AA60" w14:textId="77777777" w:rsidR="00055321" w:rsidRPr="00055321" w:rsidRDefault="00055321" w:rsidP="00055321">
            <w:pPr>
              <w:rPr>
                <w:rFonts w:ascii="Calibri" w:eastAsia="Times New Roman" w:hAnsi="Calibri" w:cs="Calibri"/>
                <w:b/>
                <w:bCs/>
                <w:color w:val="000000"/>
                <w:sz w:val="20"/>
                <w:szCs w:val="20"/>
                <w:lang w:val="en-US"/>
              </w:rPr>
            </w:pPr>
            <w:r w:rsidRPr="00055321">
              <w:rPr>
                <w:rFonts w:ascii="Calibri" w:eastAsia="Times New Roman" w:hAnsi="Calibri" w:cs="Calibri"/>
                <w:b/>
                <w:bCs/>
                <w:color w:val="000000"/>
                <w:sz w:val="20"/>
                <w:szCs w:val="20"/>
                <w:lang w:val="en-US"/>
              </w:rPr>
              <w:t>Field-3</w:t>
            </w:r>
          </w:p>
        </w:tc>
      </w:tr>
      <w:tr w:rsidR="00055321" w:rsidRPr="00055321" w14:paraId="14724B25"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9FF738"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Name</w:t>
            </w:r>
          </w:p>
        </w:tc>
        <w:tc>
          <w:tcPr>
            <w:tcW w:w="1720" w:type="dxa"/>
            <w:tcBorders>
              <w:top w:val="nil"/>
              <w:left w:val="nil"/>
              <w:bottom w:val="single" w:sz="4" w:space="0" w:color="auto"/>
              <w:right w:val="single" w:sz="4" w:space="0" w:color="auto"/>
            </w:tcBorders>
            <w:shd w:val="clear" w:color="auto" w:fill="auto"/>
            <w:vAlign w:val="center"/>
            <w:hideMark/>
          </w:tcPr>
          <w:p w14:paraId="22DC02A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Group</w:t>
            </w:r>
          </w:p>
        </w:tc>
        <w:tc>
          <w:tcPr>
            <w:tcW w:w="1720" w:type="dxa"/>
            <w:tcBorders>
              <w:top w:val="nil"/>
              <w:left w:val="nil"/>
              <w:bottom w:val="single" w:sz="4" w:space="0" w:color="auto"/>
              <w:right w:val="single" w:sz="4" w:space="0" w:color="auto"/>
            </w:tcBorders>
            <w:shd w:val="clear" w:color="auto" w:fill="auto"/>
            <w:vAlign w:val="center"/>
            <w:hideMark/>
          </w:tcPr>
          <w:p w14:paraId="6D5D8173"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Type of Check</w:t>
            </w:r>
          </w:p>
        </w:tc>
        <w:tc>
          <w:tcPr>
            <w:tcW w:w="1720" w:type="dxa"/>
            <w:tcBorders>
              <w:top w:val="nil"/>
              <w:left w:val="nil"/>
              <w:bottom w:val="single" w:sz="4" w:space="0" w:color="auto"/>
              <w:right w:val="single" w:sz="4" w:space="0" w:color="auto"/>
            </w:tcBorders>
            <w:shd w:val="clear" w:color="auto" w:fill="auto"/>
            <w:vAlign w:val="center"/>
            <w:hideMark/>
          </w:tcPr>
          <w:p w14:paraId="373C040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Parent</w:t>
            </w:r>
          </w:p>
        </w:tc>
      </w:tr>
      <w:tr w:rsidR="00055321" w:rsidRPr="00055321" w14:paraId="7B5EEA4E"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FB9876E"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API Name</w:t>
            </w:r>
          </w:p>
        </w:tc>
        <w:tc>
          <w:tcPr>
            <w:tcW w:w="1720" w:type="dxa"/>
            <w:tcBorders>
              <w:top w:val="nil"/>
              <w:left w:val="nil"/>
              <w:bottom w:val="single" w:sz="4" w:space="0" w:color="auto"/>
              <w:right w:val="single" w:sz="4" w:space="0" w:color="auto"/>
            </w:tcBorders>
            <w:shd w:val="clear" w:color="auto" w:fill="auto"/>
            <w:vAlign w:val="center"/>
            <w:hideMark/>
          </w:tcPr>
          <w:p w14:paraId="0B8D819F"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Group</w:t>
            </w:r>
          </w:p>
        </w:tc>
        <w:tc>
          <w:tcPr>
            <w:tcW w:w="1720" w:type="dxa"/>
            <w:tcBorders>
              <w:top w:val="nil"/>
              <w:left w:val="nil"/>
              <w:bottom w:val="single" w:sz="4" w:space="0" w:color="auto"/>
              <w:right w:val="single" w:sz="4" w:space="0" w:color="auto"/>
            </w:tcBorders>
            <w:shd w:val="clear" w:color="auto" w:fill="auto"/>
            <w:vAlign w:val="center"/>
            <w:hideMark/>
          </w:tcPr>
          <w:p w14:paraId="4EB27193" w14:textId="77777777" w:rsidR="00055321" w:rsidRPr="00055321" w:rsidRDefault="00055321" w:rsidP="00055321">
            <w:pPr>
              <w:rPr>
                <w:rFonts w:ascii="Calibri" w:eastAsia="Times New Roman" w:hAnsi="Calibri" w:cs="Calibri"/>
                <w:color w:val="000000"/>
                <w:sz w:val="20"/>
                <w:szCs w:val="20"/>
                <w:lang w:val="en-US"/>
              </w:rPr>
            </w:pPr>
            <w:proofErr w:type="spellStart"/>
            <w:r w:rsidRPr="00055321">
              <w:rPr>
                <w:rFonts w:ascii="Calibri" w:eastAsia="Times New Roman" w:hAnsi="Calibri" w:cs="Calibri"/>
                <w:color w:val="000000"/>
                <w:sz w:val="20"/>
                <w:szCs w:val="20"/>
                <w:lang w:val="en-US"/>
              </w:rPr>
              <w:t>TypeofCheck</w:t>
            </w:r>
            <w:proofErr w:type="spellEnd"/>
          </w:p>
        </w:tc>
        <w:tc>
          <w:tcPr>
            <w:tcW w:w="1720" w:type="dxa"/>
            <w:tcBorders>
              <w:top w:val="nil"/>
              <w:left w:val="nil"/>
              <w:bottom w:val="single" w:sz="4" w:space="0" w:color="auto"/>
              <w:right w:val="single" w:sz="4" w:space="0" w:color="auto"/>
            </w:tcBorders>
            <w:shd w:val="clear" w:color="auto" w:fill="auto"/>
            <w:vAlign w:val="center"/>
            <w:hideMark/>
          </w:tcPr>
          <w:p w14:paraId="2EBBF2D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Parent</w:t>
            </w:r>
          </w:p>
        </w:tc>
      </w:tr>
      <w:tr w:rsidR="00055321" w:rsidRPr="00055321" w14:paraId="79F28E6C"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34F9CE3"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Input Type</w:t>
            </w:r>
          </w:p>
        </w:tc>
        <w:tc>
          <w:tcPr>
            <w:tcW w:w="1720" w:type="dxa"/>
            <w:tcBorders>
              <w:top w:val="nil"/>
              <w:left w:val="nil"/>
              <w:bottom w:val="single" w:sz="4" w:space="0" w:color="auto"/>
              <w:right w:val="single" w:sz="4" w:space="0" w:color="auto"/>
            </w:tcBorders>
            <w:shd w:val="clear" w:color="auto" w:fill="auto"/>
            <w:vAlign w:val="center"/>
            <w:hideMark/>
          </w:tcPr>
          <w:p w14:paraId="20426F55"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Simple Text</w:t>
            </w:r>
          </w:p>
        </w:tc>
        <w:tc>
          <w:tcPr>
            <w:tcW w:w="1720" w:type="dxa"/>
            <w:tcBorders>
              <w:top w:val="nil"/>
              <w:left w:val="nil"/>
              <w:bottom w:val="single" w:sz="4" w:space="0" w:color="auto"/>
              <w:right w:val="single" w:sz="4" w:space="0" w:color="auto"/>
            </w:tcBorders>
            <w:shd w:val="clear" w:color="auto" w:fill="auto"/>
            <w:vAlign w:val="center"/>
            <w:hideMark/>
          </w:tcPr>
          <w:p w14:paraId="2FB5D292"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Simple Text</w:t>
            </w:r>
          </w:p>
        </w:tc>
        <w:tc>
          <w:tcPr>
            <w:tcW w:w="1720" w:type="dxa"/>
            <w:tcBorders>
              <w:top w:val="nil"/>
              <w:left w:val="nil"/>
              <w:bottom w:val="single" w:sz="4" w:space="0" w:color="auto"/>
              <w:right w:val="single" w:sz="4" w:space="0" w:color="auto"/>
            </w:tcBorders>
            <w:shd w:val="clear" w:color="auto" w:fill="auto"/>
            <w:vAlign w:val="center"/>
            <w:hideMark/>
          </w:tcPr>
          <w:p w14:paraId="6D5BE87A"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Simple Text</w:t>
            </w:r>
          </w:p>
        </w:tc>
      </w:tr>
      <w:tr w:rsidR="00055321" w:rsidRPr="00055321" w14:paraId="44DFFF40"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94EBA0C"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Category</w:t>
            </w:r>
          </w:p>
        </w:tc>
        <w:tc>
          <w:tcPr>
            <w:tcW w:w="1720" w:type="dxa"/>
            <w:tcBorders>
              <w:top w:val="nil"/>
              <w:left w:val="nil"/>
              <w:bottom w:val="single" w:sz="4" w:space="0" w:color="auto"/>
              <w:right w:val="single" w:sz="4" w:space="0" w:color="auto"/>
            </w:tcBorders>
            <w:shd w:val="clear" w:color="auto" w:fill="auto"/>
            <w:vAlign w:val="center"/>
            <w:hideMark/>
          </w:tcPr>
          <w:p w14:paraId="0C443F18"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3135424D"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633D61DB"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2C7D99C5"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0501B48"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Minimum Value</w:t>
            </w:r>
          </w:p>
        </w:tc>
        <w:tc>
          <w:tcPr>
            <w:tcW w:w="1720" w:type="dxa"/>
            <w:tcBorders>
              <w:top w:val="nil"/>
              <w:left w:val="nil"/>
              <w:bottom w:val="single" w:sz="4" w:space="0" w:color="auto"/>
              <w:right w:val="single" w:sz="4" w:space="0" w:color="auto"/>
            </w:tcBorders>
            <w:shd w:val="clear" w:color="auto" w:fill="auto"/>
            <w:vAlign w:val="center"/>
            <w:hideMark/>
          </w:tcPr>
          <w:p w14:paraId="7C337B9C"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5E1A036F"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2702AB9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3BE439B3"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980F334"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Maximum Value</w:t>
            </w:r>
          </w:p>
        </w:tc>
        <w:tc>
          <w:tcPr>
            <w:tcW w:w="1720" w:type="dxa"/>
            <w:tcBorders>
              <w:top w:val="nil"/>
              <w:left w:val="nil"/>
              <w:bottom w:val="single" w:sz="4" w:space="0" w:color="auto"/>
              <w:right w:val="single" w:sz="4" w:space="0" w:color="auto"/>
            </w:tcBorders>
            <w:shd w:val="clear" w:color="auto" w:fill="auto"/>
            <w:vAlign w:val="center"/>
            <w:hideMark/>
          </w:tcPr>
          <w:p w14:paraId="12FF0D86"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5DB69C4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41963E63"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7BEEA3EC"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D866AC9"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Type of List</w:t>
            </w:r>
          </w:p>
        </w:tc>
        <w:tc>
          <w:tcPr>
            <w:tcW w:w="1720" w:type="dxa"/>
            <w:tcBorders>
              <w:top w:val="nil"/>
              <w:left w:val="nil"/>
              <w:bottom w:val="single" w:sz="4" w:space="0" w:color="auto"/>
              <w:right w:val="single" w:sz="4" w:space="0" w:color="auto"/>
            </w:tcBorders>
            <w:shd w:val="clear" w:color="auto" w:fill="auto"/>
            <w:vAlign w:val="center"/>
            <w:hideMark/>
          </w:tcPr>
          <w:p w14:paraId="68BB63EE"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77F5832A"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20B5DD11"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060CDDF7"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D139145"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List Display Format</w:t>
            </w:r>
          </w:p>
        </w:tc>
        <w:tc>
          <w:tcPr>
            <w:tcW w:w="1720" w:type="dxa"/>
            <w:tcBorders>
              <w:top w:val="nil"/>
              <w:left w:val="nil"/>
              <w:bottom w:val="single" w:sz="4" w:space="0" w:color="auto"/>
              <w:right w:val="single" w:sz="4" w:space="0" w:color="auto"/>
            </w:tcBorders>
            <w:shd w:val="clear" w:color="auto" w:fill="auto"/>
            <w:vAlign w:val="center"/>
            <w:hideMark/>
          </w:tcPr>
          <w:p w14:paraId="42B8B359"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42C52869"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20AC1E23"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0F17161D"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6ABF784"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lastRenderedPageBreak/>
              <w:t>Show In Detail Tile</w:t>
            </w:r>
          </w:p>
        </w:tc>
        <w:tc>
          <w:tcPr>
            <w:tcW w:w="1720" w:type="dxa"/>
            <w:tcBorders>
              <w:top w:val="nil"/>
              <w:left w:val="nil"/>
              <w:bottom w:val="single" w:sz="4" w:space="0" w:color="auto"/>
              <w:right w:val="single" w:sz="4" w:space="0" w:color="auto"/>
            </w:tcBorders>
            <w:shd w:val="clear" w:color="auto" w:fill="auto"/>
            <w:vAlign w:val="center"/>
            <w:hideMark/>
          </w:tcPr>
          <w:p w14:paraId="7E4351ED"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c>
          <w:tcPr>
            <w:tcW w:w="1720" w:type="dxa"/>
            <w:tcBorders>
              <w:top w:val="nil"/>
              <w:left w:val="nil"/>
              <w:bottom w:val="single" w:sz="4" w:space="0" w:color="auto"/>
              <w:right w:val="single" w:sz="4" w:space="0" w:color="auto"/>
            </w:tcBorders>
            <w:shd w:val="clear" w:color="auto" w:fill="auto"/>
            <w:vAlign w:val="center"/>
            <w:hideMark/>
          </w:tcPr>
          <w:p w14:paraId="77AADC2B"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c>
          <w:tcPr>
            <w:tcW w:w="1720" w:type="dxa"/>
            <w:tcBorders>
              <w:top w:val="nil"/>
              <w:left w:val="nil"/>
              <w:bottom w:val="single" w:sz="4" w:space="0" w:color="auto"/>
              <w:right w:val="single" w:sz="4" w:space="0" w:color="auto"/>
            </w:tcBorders>
            <w:shd w:val="clear" w:color="auto" w:fill="auto"/>
            <w:vAlign w:val="center"/>
            <w:hideMark/>
          </w:tcPr>
          <w:p w14:paraId="70CD4D3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r>
      <w:tr w:rsidR="00055321" w:rsidRPr="00055321" w14:paraId="01C419FE"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3B80AC4"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Is Editable</w:t>
            </w:r>
          </w:p>
        </w:tc>
        <w:tc>
          <w:tcPr>
            <w:tcW w:w="1720" w:type="dxa"/>
            <w:tcBorders>
              <w:top w:val="nil"/>
              <w:left w:val="nil"/>
              <w:bottom w:val="single" w:sz="4" w:space="0" w:color="auto"/>
              <w:right w:val="single" w:sz="4" w:space="0" w:color="auto"/>
            </w:tcBorders>
            <w:shd w:val="clear" w:color="auto" w:fill="auto"/>
            <w:vAlign w:val="center"/>
            <w:hideMark/>
          </w:tcPr>
          <w:p w14:paraId="4681A578"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c>
          <w:tcPr>
            <w:tcW w:w="1720" w:type="dxa"/>
            <w:tcBorders>
              <w:top w:val="nil"/>
              <w:left w:val="nil"/>
              <w:bottom w:val="single" w:sz="4" w:space="0" w:color="auto"/>
              <w:right w:val="single" w:sz="4" w:space="0" w:color="auto"/>
            </w:tcBorders>
            <w:shd w:val="clear" w:color="auto" w:fill="auto"/>
            <w:vAlign w:val="center"/>
            <w:hideMark/>
          </w:tcPr>
          <w:p w14:paraId="76B5C322"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c>
          <w:tcPr>
            <w:tcW w:w="1720" w:type="dxa"/>
            <w:tcBorders>
              <w:top w:val="nil"/>
              <w:left w:val="nil"/>
              <w:bottom w:val="single" w:sz="4" w:space="0" w:color="auto"/>
              <w:right w:val="single" w:sz="4" w:space="0" w:color="auto"/>
            </w:tcBorders>
            <w:shd w:val="clear" w:color="auto" w:fill="auto"/>
            <w:vAlign w:val="center"/>
            <w:hideMark/>
          </w:tcPr>
          <w:p w14:paraId="360BE7B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r>
      <w:tr w:rsidR="00055321" w:rsidRPr="00055321" w14:paraId="16217F25"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25CA96"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 xml:space="preserve">Is </w:t>
            </w:r>
            <w:proofErr w:type="spellStart"/>
            <w:r w:rsidRPr="00055321">
              <w:rPr>
                <w:rFonts w:ascii="Calibri" w:eastAsia="Times New Roman" w:hAnsi="Calibri" w:cs="Calibri"/>
                <w:color w:val="000000"/>
                <w:sz w:val="20"/>
                <w:szCs w:val="20"/>
                <w:lang w:val="en-US"/>
              </w:rPr>
              <w:t>Listable</w:t>
            </w:r>
            <w:proofErr w:type="spellEnd"/>
          </w:p>
        </w:tc>
        <w:tc>
          <w:tcPr>
            <w:tcW w:w="1720" w:type="dxa"/>
            <w:tcBorders>
              <w:top w:val="nil"/>
              <w:left w:val="nil"/>
              <w:bottom w:val="single" w:sz="4" w:space="0" w:color="auto"/>
              <w:right w:val="single" w:sz="4" w:space="0" w:color="auto"/>
            </w:tcBorders>
            <w:shd w:val="clear" w:color="auto" w:fill="auto"/>
            <w:vAlign w:val="center"/>
            <w:hideMark/>
          </w:tcPr>
          <w:p w14:paraId="53D9C7DE"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c>
          <w:tcPr>
            <w:tcW w:w="1720" w:type="dxa"/>
            <w:tcBorders>
              <w:top w:val="nil"/>
              <w:left w:val="nil"/>
              <w:bottom w:val="single" w:sz="4" w:space="0" w:color="auto"/>
              <w:right w:val="single" w:sz="4" w:space="0" w:color="auto"/>
            </w:tcBorders>
            <w:shd w:val="clear" w:color="auto" w:fill="auto"/>
            <w:vAlign w:val="center"/>
            <w:hideMark/>
          </w:tcPr>
          <w:p w14:paraId="64D5654A"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c>
          <w:tcPr>
            <w:tcW w:w="1720" w:type="dxa"/>
            <w:tcBorders>
              <w:top w:val="nil"/>
              <w:left w:val="nil"/>
              <w:bottom w:val="single" w:sz="4" w:space="0" w:color="auto"/>
              <w:right w:val="single" w:sz="4" w:space="0" w:color="auto"/>
            </w:tcBorders>
            <w:shd w:val="clear" w:color="auto" w:fill="auto"/>
            <w:vAlign w:val="center"/>
            <w:hideMark/>
          </w:tcPr>
          <w:p w14:paraId="699BB952"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FALSE</w:t>
            </w:r>
          </w:p>
        </w:tc>
      </w:tr>
      <w:tr w:rsidR="00055321" w:rsidRPr="00055321" w14:paraId="5311AAF5"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E1767B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Is Required</w:t>
            </w:r>
          </w:p>
        </w:tc>
        <w:tc>
          <w:tcPr>
            <w:tcW w:w="1720" w:type="dxa"/>
            <w:tcBorders>
              <w:top w:val="nil"/>
              <w:left w:val="nil"/>
              <w:bottom w:val="single" w:sz="4" w:space="0" w:color="auto"/>
              <w:right w:val="single" w:sz="4" w:space="0" w:color="auto"/>
            </w:tcBorders>
            <w:shd w:val="clear" w:color="auto" w:fill="auto"/>
            <w:vAlign w:val="center"/>
            <w:hideMark/>
          </w:tcPr>
          <w:p w14:paraId="02F19C17" w14:textId="13FACC66" w:rsidR="00055321" w:rsidRPr="00055321" w:rsidRDefault="00055321" w:rsidP="00055321">
            <w:pPr>
              <w:rPr>
                <w:rFonts w:ascii="Calibri" w:eastAsia="Times New Roman" w:hAnsi="Calibri" w:cs="Calibri"/>
                <w:color w:val="000000"/>
                <w:sz w:val="20"/>
                <w:szCs w:val="20"/>
                <w:lang w:val="en-US"/>
              </w:rPr>
            </w:pPr>
            <w:del w:id="737" w:author="Shiv Mangal Rahi" w:date="2019-12-05T14:10:00Z">
              <w:r w:rsidRPr="00055321" w:rsidDel="00925600">
                <w:rPr>
                  <w:rFonts w:ascii="Calibri" w:eastAsia="Times New Roman" w:hAnsi="Calibri" w:cs="Calibri"/>
                  <w:color w:val="000000"/>
                  <w:sz w:val="20"/>
                  <w:szCs w:val="20"/>
                  <w:lang w:val="en-US"/>
                </w:rPr>
                <w:delText>FALSE</w:delText>
              </w:r>
            </w:del>
            <w:ins w:id="738" w:author="Shiv Mangal Rahi" w:date="2019-12-05T14:10:00Z">
              <w:r w:rsidR="00925600">
                <w:rPr>
                  <w:rFonts w:ascii="Calibri" w:eastAsia="Times New Roman" w:hAnsi="Calibri" w:cs="Calibri"/>
                  <w:color w:val="000000"/>
                  <w:sz w:val="20"/>
                  <w:szCs w:val="20"/>
                  <w:lang w:val="en-US"/>
                </w:rPr>
                <w:t>TRUE</w:t>
              </w:r>
            </w:ins>
          </w:p>
        </w:tc>
        <w:tc>
          <w:tcPr>
            <w:tcW w:w="1720" w:type="dxa"/>
            <w:tcBorders>
              <w:top w:val="nil"/>
              <w:left w:val="nil"/>
              <w:bottom w:val="single" w:sz="4" w:space="0" w:color="auto"/>
              <w:right w:val="single" w:sz="4" w:space="0" w:color="auto"/>
            </w:tcBorders>
            <w:shd w:val="clear" w:color="auto" w:fill="auto"/>
            <w:vAlign w:val="center"/>
            <w:hideMark/>
          </w:tcPr>
          <w:p w14:paraId="09FDC6F8" w14:textId="43856DE6" w:rsidR="00055321" w:rsidRPr="00055321" w:rsidRDefault="00055321" w:rsidP="00055321">
            <w:pPr>
              <w:rPr>
                <w:rFonts w:ascii="Calibri" w:eastAsia="Times New Roman" w:hAnsi="Calibri" w:cs="Calibri"/>
                <w:color w:val="000000"/>
                <w:sz w:val="20"/>
                <w:szCs w:val="20"/>
                <w:lang w:val="en-US"/>
              </w:rPr>
            </w:pPr>
            <w:del w:id="739" w:author="Shiv Mangal Rahi" w:date="2019-12-05T14:10:00Z">
              <w:r w:rsidRPr="00055321" w:rsidDel="00925600">
                <w:rPr>
                  <w:rFonts w:ascii="Calibri" w:eastAsia="Times New Roman" w:hAnsi="Calibri" w:cs="Calibri"/>
                  <w:color w:val="000000"/>
                  <w:sz w:val="20"/>
                  <w:szCs w:val="20"/>
                  <w:lang w:val="en-US"/>
                </w:rPr>
                <w:delText>FALSE</w:delText>
              </w:r>
            </w:del>
            <w:ins w:id="740" w:author="Shiv Mangal Rahi" w:date="2019-12-05T14:10:00Z">
              <w:r w:rsidR="00925600">
                <w:rPr>
                  <w:rFonts w:ascii="Calibri" w:eastAsia="Times New Roman" w:hAnsi="Calibri" w:cs="Calibri"/>
                  <w:color w:val="000000"/>
                  <w:sz w:val="20"/>
                  <w:szCs w:val="20"/>
                  <w:lang w:val="en-US"/>
                </w:rPr>
                <w:t>TRUE</w:t>
              </w:r>
            </w:ins>
          </w:p>
        </w:tc>
        <w:tc>
          <w:tcPr>
            <w:tcW w:w="1720" w:type="dxa"/>
            <w:tcBorders>
              <w:top w:val="nil"/>
              <w:left w:val="nil"/>
              <w:bottom w:val="single" w:sz="4" w:space="0" w:color="auto"/>
              <w:right w:val="single" w:sz="4" w:space="0" w:color="auto"/>
            </w:tcBorders>
            <w:shd w:val="clear" w:color="auto" w:fill="auto"/>
            <w:vAlign w:val="center"/>
            <w:hideMark/>
          </w:tcPr>
          <w:p w14:paraId="67C6DCCE"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FALSE</w:t>
            </w:r>
          </w:p>
        </w:tc>
      </w:tr>
      <w:tr w:rsidR="00055321" w:rsidRPr="00055321" w14:paraId="0A3B502F"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7D86BA4"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Part of Key</w:t>
            </w:r>
          </w:p>
        </w:tc>
        <w:tc>
          <w:tcPr>
            <w:tcW w:w="1720" w:type="dxa"/>
            <w:tcBorders>
              <w:top w:val="nil"/>
              <w:left w:val="nil"/>
              <w:bottom w:val="single" w:sz="4" w:space="0" w:color="auto"/>
              <w:right w:val="single" w:sz="4" w:space="0" w:color="auto"/>
            </w:tcBorders>
            <w:shd w:val="clear" w:color="auto" w:fill="auto"/>
            <w:vAlign w:val="center"/>
            <w:hideMark/>
          </w:tcPr>
          <w:p w14:paraId="74A66F55"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3009FA4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09D34CF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7A686981"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07FC902"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Show As Top Level Filter</w:t>
            </w:r>
          </w:p>
        </w:tc>
        <w:tc>
          <w:tcPr>
            <w:tcW w:w="1720" w:type="dxa"/>
            <w:tcBorders>
              <w:top w:val="nil"/>
              <w:left w:val="nil"/>
              <w:bottom w:val="single" w:sz="4" w:space="0" w:color="auto"/>
              <w:right w:val="single" w:sz="4" w:space="0" w:color="auto"/>
            </w:tcBorders>
            <w:shd w:val="clear" w:color="auto" w:fill="auto"/>
            <w:vAlign w:val="center"/>
            <w:hideMark/>
          </w:tcPr>
          <w:p w14:paraId="614F127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318436AC"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38323D5A"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406FCC58"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2A4627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Allow Multiple Items</w:t>
            </w:r>
          </w:p>
        </w:tc>
        <w:tc>
          <w:tcPr>
            <w:tcW w:w="1720" w:type="dxa"/>
            <w:tcBorders>
              <w:top w:val="nil"/>
              <w:left w:val="nil"/>
              <w:bottom w:val="single" w:sz="4" w:space="0" w:color="auto"/>
              <w:right w:val="single" w:sz="4" w:space="0" w:color="auto"/>
            </w:tcBorders>
            <w:shd w:val="clear" w:color="auto" w:fill="auto"/>
            <w:vAlign w:val="center"/>
            <w:hideMark/>
          </w:tcPr>
          <w:p w14:paraId="47623896"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1E21A5AA"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0BDD361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65EE6D38"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BFF1F3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Show if Empty</w:t>
            </w:r>
          </w:p>
        </w:tc>
        <w:tc>
          <w:tcPr>
            <w:tcW w:w="1720" w:type="dxa"/>
            <w:tcBorders>
              <w:top w:val="nil"/>
              <w:left w:val="nil"/>
              <w:bottom w:val="single" w:sz="4" w:space="0" w:color="auto"/>
              <w:right w:val="single" w:sz="4" w:space="0" w:color="auto"/>
            </w:tcBorders>
            <w:shd w:val="clear" w:color="auto" w:fill="auto"/>
            <w:vAlign w:val="center"/>
            <w:hideMark/>
          </w:tcPr>
          <w:p w14:paraId="255D5341"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FALSE</w:t>
            </w:r>
          </w:p>
        </w:tc>
        <w:tc>
          <w:tcPr>
            <w:tcW w:w="1720" w:type="dxa"/>
            <w:tcBorders>
              <w:top w:val="nil"/>
              <w:left w:val="nil"/>
              <w:bottom w:val="single" w:sz="4" w:space="0" w:color="auto"/>
              <w:right w:val="single" w:sz="4" w:space="0" w:color="auto"/>
            </w:tcBorders>
            <w:shd w:val="clear" w:color="auto" w:fill="auto"/>
            <w:vAlign w:val="center"/>
            <w:hideMark/>
          </w:tcPr>
          <w:p w14:paraId="084FA90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FALSE</w:t>
            </w:r>
          </w:p>
        </w:tc>
        <w:tc>
          <w:tcPr>
            <w:tcW w:w="1720" w:type="dxa"/>
            <w:tcBorders>
              <w:top w:val="nil"/>
              <w:left w:val="nil"/>
              <w:bottom w:val="single" w:sz="4" w:space="0" w:color="auto"/>
              <w:right w:val="single" w:sz="4" w:space="0" w:color="auto"/>
            </w:tcBorders>
            <w:shd w:val="clear" w:color="auto" w:fill="auto"/>
            <w:vAlign w:val="center"/>
            <w:hideMark/>
          </w:tcPr>
          <w:p w14:paraId="73141ECC"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FALSE</w:t>
            </w:r>
          </w:p>
        </w:tc>
      </w:tr>
      <w:tr w:rsidR="00055321" w:rsidRPr="00055321" w14:paraId="1D612028"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6E0F9F4"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Lookup Type</w:t>
            </w:r>
          </w:p>
        </w:tc>
        <w:tc>
          <w:tcPr>
            <w:tcW w:w="1720" w:type="dxa"/>
            <w:tcBorders>
              <w:top w:val="nil"/>
              <w:left w:val="nil"/>
              <w:bottom w:val="single" w:sz="4" w:space="0" w:color="auto"/>
              <w:right w:val="single" w:sz="4" w:space="0" w:color="auto"/>
            </w:tcBorders>
            <w:shd w:val="clear" w:color="auto" w:fill="auto"/>
            <w:vAlign w:val="center"/>
            <w:hideMark/>
          </w:tcPr>
          <w:p w14:paraId="7FE1BBBC"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11EC210C"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2ABC85AE"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1C67AB5F"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21B5DFF"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Relationship Type</w:t>
            </w:r>
          </w:p>
        </w:tc>
        <w:tc>
          <w:tcPr>
            <w:tcW w:w="1720" w:type="dxa"/>
            <w:tcBorders>
              <w:top w:val="nil"/>
              <w:left w:val="nil"/>
              <w:bottom w:val="single" w:sz="4" w:space="0" w:color="auto"/>
              <w:right w:val="single" w:sz="4" w:space="0" w:color="auto"/>
            </w:tcBorders>
            <w:shd w:val="clear" w:color="auto" w:fill="auto"/>
            <w:vAlign w:val="center"/>
            <w:hideMark/>
          </w:tcPr>
          <w:p w14:paraId="5EF1D3B4"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7E5398F2"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681F8614"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411C5BB8"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02629E3"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Table Settings</w:t>
            </w:r>
          </w:p>
        </w:tc>
        <w:tc>
          <w:tcPr>
            <w:tcW w:w="1720" w:type="dxa"/>
            <w:tcBorders>
              <w:top w:val="nil"/>
              <w:left w:val="nil"/>
              <w:bottom w:val="single" w:sz="4" w:space="0" w:color="auto"/>
              <w:right w:val="single" w:sz="4" w:space="0" w:color="auto"/>
            </w:tcBorders>
            <w:shd w:val="clear" w:color="auto" w:fill="auto"/>
            <w:vAlign w:val="center"/>
            <w:hideMark/>
          </w:tcPr>
          <w:p w14:paraId="6321C32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21489945"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792CA755"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bl>
    <w:p w14:paraId="546D67DB" w14:textId="6C98B9F1" w:rsidR="00055321" w:rsidRPr="00EA73FF" w:rsidRDefault="00055321" w:rsidP="00055321">
      <w:pPr>
        <w:rPr>
          <w:rFonts w:cstheme="majorHAnsi"/>
          <w:szCs w:val="22"/>
        </w:rPr>
      </w:pPr>
    </w:p>
    <w:p w14:paraId="47372F62" w14:textId="1759DAD6" w:rsidR="00055321" w:rsidRDefault="00055321" w:rsidP="00055321">
      <w:pPr>
        <w:rPr>
          <w:rFonts w:asciiTheme="majorHAnsi" w:hAnsiTheme="majorHAnsi" w:cstheme="majorHAnsi"/>
          <w:sz w:val="22"/>
          <w:szCs w:val="22"/>
        </w:rPr>
      </w:pPr>
      <w:r w:rsidRPr="00EA73FF">
        <w:rPr>
          <w:rFonts w:cstheme="majorHAnsi"/>
          <w:szCs w:val="22"/>
        </w:rPr>
        <w:t xml:space="preserve">Below is </w:t>
      </w:r>
      <w:r w:rsidR="00F7019F" w:rsidRPr="00EA73FF">
        <w:rPr>
          <w:rFonts w:cstheme="majorHAnsi"/>
          <w:szCs w:val="22"/>
        </w:rPr>
        <w:t>s</w:t>
      </w:r>
      <w:r w:rsidRPr="00EA73FF">
        <w:rPr>
          <w:rFonts w:cstheme="majorHAnsi"/>
          <w:szCs w:val="22"/>
        </w:rPr>
        <w:t>creen</w:t>
      </w:r>
      <w:r w:rsidR="00F7019F" w:rsidRPr="00EA73FF">
        <w:rPr>
          <w:rFonts w:cstheme="majorHAnsi"/>
          <w:szCs w:val="22"/>
        </w:rPr>
        <w:t>s</w:t>
      </w:r>
      <w:r w:rsidRPr="00EA73FF">
        <w:rPr>
          <w:rFonts w:cstheme="majorHAnsi"/>
          <w:szCs w:val="22"/>
        </w:rPr>
        <w:t xml:space="preserve">hot from </w:t>
      </w:r>
      <w:r w:rsidR="001F55CB" w:rsidRPr="00EA73FF">
        <w:rPr>
          <w:rFonts w:eastAsia="Times New Roman" w:cs="Times New Roman"/>
          <w:szCs w:val="20"/>
          <w:lang w:val="en-US"/>
        </w:rPr>
        <w:t>Data Governance</w:t>
      </w:r>
    </w:p>
    <w:p w14:paraId="430E31A3" w14:textId="77777777" w:rsidR="00055321" w:rsidRPr="00055321" w:rsidRDefault="00055321" w:rsidP="00055321">
      <w:pPr>
        <w:rPr>
          <w:rFonts w:asciiTheme="majorHAnsi" w:hAnsiTheme="majorHAnsi" w:cstheme="majorHAnsi"/>
          <w:sz w:val="22"/>
          <w:szCs w:val="22"/>
        </w:rPr>
      </w:pPr>
    </w:p>
    <w:p w14:paraId="5A4989B9" w14:textId="1E0A0A8B" w:rsidR="007433D0" w:rsidRDefault="002A625B" w:rsidP="007C2133">
      <w:pPr>
        <w:ind w:left="90"/>
        <w:rPr>
          <w:rFonts w:asciiTheme="majorHAnsi" w:hAnsiTheme="majorHAnsi" w:cstheme="majorHAnsi"/>
        </w:rPr>
      </w:pPr>
      <w:r>
        <w:rPr>
          <w:noProof/>
          <w:lang w:val="en-US"/>
        </w:rPr>
        <w:drawing>
          <wp:inline distT="0" distB="0" distL="0" distR="0" wp14:anchorId="02434121" wp14:editId="61F2556A">
            <wp:extent cx="5908666" cy="1535430"/>
            <wp:effectExtent l="19050" t="19050" r="16510" b="266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5921261" cy="153870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F6C8A60" w14:textId="6488293B" w:rsidR="00DB03D7" w:rsidRDefault="00DB03D7" w:rsidP="00DB03D7">
      <w:pPr>
        <w:ind w:left="720"/>
        <w:rPr>
          <w:rFonts w:asciiTheme="majorHAnsi" w:hAnsiTheme="majorHAnsi" w:cstheme="majorHAnsi"/>
        </w:rPr>
      </w:pPr>
    </w:p>
    <w:p w14:paraId="5205385A" w14:textId="77777777" w:rsidR="00DB03D7" w:rsidRPr="00DB03D7" w:rsidRDefault="00DB03D7" w:rsidP="007540DD">
      <w:pPr>
        <w:pStyle w:val="Heading2"/>
        <w:numPr>
          <w:ilvl w:val="1"/>
          <w:numId w:val="3"/>
        </w:numPr>
        <w:spacing w:after="120"/>
        <w:ind w:right="270"/>
        <w:jc w:val="both"/>
        <w:rPr>
          <w:rFonts w:cstheme="majorHAnsi"/>
          <w:b w:val="0"/>
          <w:bCs w:val="0"/>
          <w:color w:val="auto"/>
          <w:sz w:val="24"/>
          <w:szCs w:val="24"/>
        </w:rPr>
      </w:pPr>
      <w:bookmarkStart w:id="741" w:name="_Toc23404900"/>
      <w:bookmarkStart w:id="742" w:name="_Toc25838732"/>
      <w:bookmarkStart w:id="743" w:name="IGXScoringConfig"/>
      <w:r w:rsidRPr="00DB03D7">
        <w:rPr>
          <w:rFonts w:cstheme="majorHAnsi"/>
          <w:bCs w:val="0"/>
          <w:color w:val="auto"/>
          <w:sz w:val="24"/>
          <w:szCs w:val="24"/>
        </w:rPr>
        <w:t xml:space="preserve">IGX Scoring </w:t>
      </w:r>
      <w:proofErr w:type="spellStart"/>
      <w:r w:rsidRPr="00DB03D7">
        <w:rPr>
          <w:rFonts w:cstheme="majorHAnsi"/>
          <w:bCs w:val="0"/>
          <w:color w:val="auto"/>
          <w:sz w:val="24"/>
          <w:szCs w:val="24"/>
        </w:rPr>
        <w:t>Config</w:t>
      </w:r>
      <w:bookmarkEnd w:id="741"/>
      <w:bookmarkEnd w:id="742"/>
      <w:proofErr w:type="spellEnd"/>
    </w:p>
    <w:bookmarkEnd w:id="743"/>
    <w:p w14:paraId="60D27895" w14:textId="2B74B22E" w:rsidR="005A1421" w:rsidRPr="00EA73FF" w:rsidRDefault="005A1421" w:rsidP="00DB03D7">
      <w:pPr>
        <w:ind w:left="720"/>
        <w:jc w:val="both"/>
        <w:rPr>
          <w:rFonts w:cstheme="majorHAnsi"/>
        </w:rPr>
      </w:pPr>
      <w:r w:rsidRPr="00EA73FF">
        <w:rPr>
          <w:rFonts w:cstheme="majorHAnsi"/>
        </w:rPr>
        <w:t>This reference list contains system configuration parameters for the solution.</w:t>
      </w:r>
    </w:p>
    <w:p w14:paraId="628FAC31" w14:textId="3E1915EF" w:rsidR="00627D42" w:rsidRPr="00EA73FF" w:rsidRDefault="007266B2" w:rsidP="00DB03D7">
      <w:pPr>
        <w:ind w:left="720"/>
        <w:jc w:val="both"/>
        <w:rPr>
          <w:rFonts w:cstheme="majorHAnsi"/>
        </w:rPr>
      </w:pPr>
      <w:r w:rsidRPr="00EA73FF">
        <w:rPr>
          <w:rFonts w:cstheme="majorHAnsi"/>
        </w:rPr>
        <w:t>Configure the below field in g</w:t>
      </w:r>
      <w:r w:rsidR="001F55CB" w:rsidRPr="00EA73FF">
        <w:rPr>
          <w:rFonts w:cstheme="majorHAnsi"/>
        </w:rPr>
        <w:t>overn as per the template below:</w:t>
      </w:r>
    </w:p>
    <w:p w14:paraId="06016365" w14:textId="77777777" w:rsidR="009808FF" w:rsidRDefault="009808FF" w:rsidP="00DB03D7">
      <w:pPr>
        <w:ind w:left="720"/>
        <w:jc w:val="both"/>
        <w:rPr>
          <w:rFonts w:asciiTheme="majorHAnsi" w:hAnsiTheme="majorHAnsi" w:cstheme="majorHAnsi"/>
        </w:rPr>
      </w:pPr>
    </w:p>
    <w:tbl>
      <w:tblPr>
        <w:tblW w:w="6083" w:type="dxa"/>
        <w:tblInd w:w="1308" w:type="dxa"/>
        <w:tblLook w:val="04A0" w:firstRow="1" w:lastRow="0" w:firstColumn="1" w:lastColumn="0" w:noHBand="0" w:noVBand="1"/>
      </w:tblPr>
      <w:tblGrid>
        <w:gridCol w:w="2607"/>
        <w:gridCol w:w="3476"/>
      </w:tblGrid>
      <w:tr w:rsidR="007266B2" w:rsidRPr="007266B2" w14:paraId="20522177" w14:textId="77777777" w:rsidTr="007266B2">
        <w:trPr>
          <w:trHeight w:val="20"/>
        </w:trPr>
        <w:tc>
          <w:tcPr>
            <w:tcW w:w="26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F9F2E90" w14:textId="6DB8514D" w:rsidR="007266B2" w:rsidRPr="007266B2" w:rsidRDefault="007266B2" w:rsidP="007266B2">
            <w:pPr>
              <w:jc w:val="center"/>
              <w:rPr>
                <w:rFonts w:ascii="Calibri" w:eastAsia="Times New Roman" w:hAnsi="Calibri" w:cs="Calibri"/>
                <w:b/>
                <w:bCs/>
                <w:color w:val="000000"/>
                <w:sz w:val="20"/>
                <w:szCs w:val="20"/>
                <w:lang w:val="en-US"/>
              </w:rPr>
            </w:pPr>
            <w:r w:rsidRPr="007266B2">
              <w:rPr>
                <w:rFonts w:ascii="Calibri" w:eastAsia="Times New Roman" w:hAnsi="Calibri" w:cs="Calibri"/>
                <w:b/>
                <w:bCs/>
                <w:color w:val="000000"/>
                <w:sz w:val="20"/>
                <w:szCs w:val="20"/>
                <w:lang w:val="en-US"/>
              </w:rPr>
              <w:t>Field Attribute</w:t>
            </w:r>
          </w:p>
        </w:tc>
        <w:tc>
          <w:tcPr>
            <w:tcW w:w="3476" w:type="dxa"/>
            <w:tcBorders>
              <w:top w:val="single" w:sz="4" w:space="0" w:color="auto"/>
              <w:left w:val="nil"/>
              <w:bottom w:val="single" w:sz="4" w:space="0" w:color="auto"/>
              <w:right w:val="single" w:sz="4" w:space="0" w:color="auto"/>
            </w:tcBorders>
            <w:shd w:val="clear" w:color="000000" w:fill="BFBFBF"/>
            <w:noWrap/>
            <w:vAlign w:val="center"/>
            <w:hideMark/>
          </w:tcPr>
          <w:p w14:paraId="18CA34A3" w14:textId="77777777" w:rsidR="007266B2" w:rsidRPr="007266B2" w:rsidRDefault="007266B2" w:rsidP="007266B2">
            <w:pPr>
              <w:rPr>
                <w:rFonts w:ascii="Calibri" w:eastAsia="Times New Roman" w:hAnsi="Calibri" w:cs="Calibri"/>
                <w:b/>
                <w:bCs/>
                <w:color w:val="000000"/>
                <w:sz w:val="20"/>
                <w:szCs w:val="20"/>
                <w:lang w:val="en-US"/>
              </w:rPr>
            </w:pPr>
            <w:r w:rsidRPr="007266B2">
              <w:rPr>
                <w:rFonts w:ascii="Calibri" w:eastAsia="Times New Roman" w:hAnsi="Calibri" w:cs="Calibri"/>
                <w:b/>
                <w:bCs/>
                <w:color w:val="000000"/>
                <w:sz w:val="20"/>
                <w:szCs w:val="20"/>
                <w:lang w:val="en-US"/>
              </w:rPr>
              <w:t>Field-1</w:t>
            </w:r>
          </w:p>
        </w:tc>
      </w:tr>
      <w:tr w:rsidR="007266B2" w:rsidRPr="007266B2" w14:paraId="27CCE8EC"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09DA9A51"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Name</w:t>
            </w:r>
          </w:p>
        </w:tc>
        <w:tc>
          <w:tcPr>
            <w:tcW w:w="3476" w:type="dxa"/>
            <w:tcBorders>
              <w:top w:val="nil"/>
              <w:left w:val="nil"/>
              <w:bottom w:val="single" w:sz="4" w:space="0" w:color="auto"/>
              <w:right w:val="single" w:sz="4" w:space="0" w:color="auto"/>
            </w:tcBorders>
            <w:shd w:val="clear" w:color="auto" w:fill="auto"/>
            <w:vAlign w:val="center"/>
            <w:hideMark/>
          </w:tcPr>
          <w:p w14:paraId="225EBEDD"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Description</w:t>
            </w:r>
          </w:p>
        </w:tc>
      </w:tr>
      <w:tr w:rsidR="007266B2" w:rsidRPr="007266B2" w14:paraId="12BA88FF"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7B1067E5"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API Name</w:t>
            </w:r>
          </w:p>
        </w:tc>
        <w:tc>
          <w:tcPr>
            <w:tcW w:w="3476" w:type="dxa"/>
            <w:tcBorders>
              <w:top w:val="nil"/>
              <w:left w:val="nil"/>
              <w:bottom w:val="single" w:sz="4" w:space="0" w:color="auto"/>
              <w:right w:val="single" w:sz="4" w:space="0" w:color="auto"/>
            </w:tcBorders>
            <w:shd w:val="clear" w:color="auto" w:fill="auto"/>
            <w:vAlign w:val="center"/>
            <w:hideMark/>
          </w:tcPr>
          <w:p w14:paraId="3F6EA4F1"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Description</w:t>
            </w:r>
          </w:p>
        </w:tc>
      </w:tr>
      <w:tr w:rsidR="007266B2" w:rsidRPr="007266B2" w14:paraId="1A9A0E11"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19265124"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Input Type</w:t>
            </w:r>
          </w:p>
        </w:tc>
        <w:tc>
          <w:tcPr>
            <w:tcW w:w="3476" w:type="dxa"/>
            <w:tcBorders>
              <w:top w:val="nil"/>
              <w:left w:val="nil"/>
              <w:bottom w:val="single" w:sz="4" w:space="0" w:color="auto"/>
              <w:right w:val="single" w:sz="4" w:space="0" w:color="auto"/>
            </w:tcBorders>
            <w:shd w:val="clear" w:color="auto" w:fill="auto"/>
            <w:vAlign w:val="center"/>
            <w:hideMark/>
          </w:tcPr>
          <w:p w14:paraId="6E0395E3"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Simple Text</w:t>
            </w:r>
          </w:p>
        </w:tc>
      </w:tr>
      <w:tr w:rsidR="007266B2" w:rsidRPr="007266B2" w14:paraId="49A7E011"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231A6B88"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Category</w:t>
            </w:r>
          </w:p>
        </w:tc>
        <w:tc>
          <w:tcPr>
            <w:tcW w:w="3476" w:type="dxa"/>
            <w:tcBorders>
              <w:top w:val="nil"/>
              <w:left w:val="nil"/>
              <w:bottom w:val="single" w:sz="4" w:space="0" w:color="auto"/>
              <w:right w:val="single" w:sz="4" w:space="0" w:color="auto"/>
            </w:tcBorders>
            <w:shd w:val="clear" w:color="auto" w:fill="auto"/>
            <w:vAlign w:val="center"/>
            <w:hideMark/>
          </w:tcPr>
          <w:p w14:paraId="479C1394"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66CA354A"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484BDB12"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Minimum Value</w:t>
            </w:r>
          </w:p>
        </w:tc>
        <w:tc>
          <w:tcPr>
            <w:tcW w:w="3476" w:type="dxa"/>
            <w:tcBorders>
              <w:top w:val="nil"/>
              <w:left w:val="nil"/>
              <w:bottom w:val="single" w:sz="4" w:space="0" w:color="auto"/>
              <w:right w:val="single" w:sz="4" w:space="0" w:color="auto"/>
            </w:tcBorders>
            <w:shd w:val="clear" w:color="auto" w:fill="auto"/>
            <w:vAlign w:val="center"/>
            <w:hideMark/>
          </w:tcPr>
          <w:p w14:paraId="212014C9"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03E4A76C"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766B42A7"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Maximum Value</w:t>
            </w:r>
          </w:p>
        </w:tc>
        <w:tc>
          <w:tcPr>
            <w:tcW w:w="3476" w:type="dxa"/>
            <w:tcBorders>
              <w:top w:val="nil"/>
              <w:left w:val="nil"/>
              <w:bottom w:val="single" w:sz="4" w:space="0" w:color="auto"/>
              <w:right w:val="single" w:sz="4" w:space="0" w:color="auto"/>
            </w:tcBorders>
            <w:shd w:val="clear" w:color="auto" w:fill="auto"/>
            <w:vAlign w:val="center"/>
            <w:hideMark/>
          </w:tcPr>
          <w:p w14:paraId="0BE8FAA8"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6621EA34"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6DCE4"/>
            <w:vAlign w:val="center"/>
            <w:hideMark/>
          </w:tcPr>
          <w:p w14:paraId="75F78A09"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Type of List</w:t>
            </w:r>
          </w:p>
        </w:tc>
        <w:tc>
          <w:tcPr>
            <w:tcW w:w="3476" w:type="dxa"/>
            <w:tcBorders>
              <w:top w:val="nil"/>
              <w:left w:val="nil"/>
              <w:bottom w:val="single" w:sz="4" w:space="0" w:color="auto"/>
              <w:right w:val="single" w:sz="4" w:space="0" w:color="auto"/>
            </w:tcBorders>
            <w:shd w:val="clear" w:color="000000" w:fill="D6DCE4"/>
            <w:vAlign w:val="center"/>
            <w:hideMark/>
          </w:tcPr>
          <w:p w14:paraId="34777721"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0F09504A"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6DCE4"/>
            <w:vAlign w:val="center"/>
            <w:hideMark/>
          </w:tcPr>
          <w:p w14:paraId="3E22B617"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List Display Format</w:t>
            </w:r>
          </w:p>
        </w:tc>
        <w:tc>
          <w:tcPr>
            <w:tcW w:w="3476" w:type="dxa"/>
            <w:tcBorders>
              <w:top w:val="nil"/>
              <w:left w:val="nil"/>
              <w:bottom w:val="single" w:sz="4" w:space="0" w:color="auto"/>
              <w:right w:val="single" w:sz="4" w:space="0" w:color="auto"/>
            </w:tcBorders>
            <w:shd w:val="clear" w:color="000000" w:fill="D6DCE4"/>
            <w:vAlign w:val="center"/>
            <w:hideMark/>
          </w:tcPr>
          <w:p w14:paraId="54B06B18"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1DDF37F3"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7359CED1"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Show In Detail Tile</w:t>
            </w:r>
          </w:p>
        </w:tc>
        <w:tc>
          <w:tcPr>
            <w:tcW w:w="3476" w:type="dxa"/>
            <w:tcBorders>
              <w:top w:val="nil"/>
              <w:left w:val="nil"/>
              <w:bottom w:val="single" w:sz="4" w:space="0" w:color="auto"/>
              <w:right w:val="single" w:sz="4" w:space="0" w:color="auto"/>
            </w:tcBorders>
            <w:shd w:val="clear" w:color="000000" w:fill="D9D9D9"/>
            <w:vAlign w:val="center"/>
            <w:hideMark/>
          </w:tcPr>
          <w:p w14:paraId="57602102"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TRUE</w:t>
            </w:r>
          </w:p>
        </w:tc>
      </w:tr>
      <w:tr w:rsidR="007266B2" w:rsidRPr="007266B2" w14:paraId="5CEA6C95"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1772202C"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Is Editable</w:t>
            </w:r>
          </w:p>
        </w:tc>
        <w:tc>
          <w:tcPr>
            <w:tcW w:w="3476" w:type="dxa"/>
            <w:tcBorders>
              <w:top w:val="nil"/>
              <w:left w:val="nil"/>
              <w:bottom w:val="single" w:sz="4" w:space="0" w:color="auto"/>
              <w:right w:val="single" w:sz="4" w:space="0" w:color="auto"/>
            </w:tcBorders>
            <w:shd w:val="clear" w:color="000000" w:fill="D9D9D9"/>
            <w:vAlign w:val="center"/>
            <w:hideMark/>
          </w:tcPr>
          <w:p w14:paraId="104908FC"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TRUE</w:t>
            </w:r>
          </w:p>
        </w:tc>
      </w:tr>
      <w:tr w:rsidR="007266B2" w:rsidRPr="007266B2" w14:paraId="2FE47B6B"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28548372"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 xml:space="preserve">Is </w:t>
            </w:r>
            <w:proofErr w:type="spellStart"/>
            <w:r w:rsidRPr="007266B2">
              <w:rPr>
                <w:rFonts w:ascii="Calibri" w:eastAsia="Times New Roman" w:hAnsi="Calibri" w:cs="Calibri"/>
                <w:color w:val="000000"/>
                <w:sz w:val="20"/>
                <w:szCs w:val="20"/>
                <w:lang w:val="en-US"/>
              </w:rPr>
              <w:t>Listable</w:t>
            </w:r>
            <w:proofErr w:type="spellEnd"/>
          </w:p>
        </w:tc>
        <w:tc>
          <w:tcPr>
            <w:tcW w:w="3476" w:type="dxa"/>
            <w:tcBorders>
              <w:top w:val="nil"/>
              <w:left w:val="nil"/>
              <w:bottom w:val="single" w:sz="4" w:space="0" w:color="auto"/>
              <w:right w:val="single" w:sz="4" w:space="0" w:color="auto"/>
            </w:tcBorders>
            <w:shd w:val="clear" w:color="000000" w:fill="D9D9D9"/>
            <w:vAlign w:val="center"/>
            <w:hideMark/>
          </w:tcPr>
          <w:p w14:paraId="4D4374CB"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TRUE</w:t>
            </w:r>
          </w:p>
        </w:tc>
      </w:tr>
      <w:tr w:rsidR="007266B2" w:rsidRPr="007266B2" w14:paraId="57B50BDD"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6B5F9262"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Is Required</w:t>
            </w:r>
          </w:p>
        </w:tc>
        <w:tc>
          <w:tcPr>
            <w:tcW w:w="3476" w:type="dxa"/>
            <w:tcBorders>
              <w:top w:val="nil"/>
              <w:left w:val="nil"/>
              <w:bottom w:val="single" w:sz="4" w:space="0" w:color="auto"/>
              <w:right w:val="single" w:sz="4" w:space="0" w:color="auto"/>
            </w:tcBorders>
            <w:shd w:val="clear" w:color="000000" w:fill="D9D9D9"/>
            <w:vAlign w:val="center"/>
            <w:hideMark/>
          </w:tcPr>
          <w:p w14:paraId="4C7FA3A0" w14:textId="31323FD5" w:rsidR="007266B2" w:rsidRPr="007266B2" w:rsidRDefault="007266B2" w:rsidP="007266B2">
            <w:pPr>
              <w:rPr>
                <w:rFonts w:ascii="Calibri" w:eastAsia="Times New Roman" w:hAnsi="Calibri" w:cs="Calibri"/>
                <w:color w:val="000000"/>
                <w:sz w:val="20"/>
                <w:szCs w:val="20"/>
                <w:lang w:val="en-US"/>
              </w:rPr>
            </w:pPr>
            <w:del w:id="744" w:author="Shiv Mangal Rahi" w:date="2019-12-05T13:47:00Z">
              <w:r w:rsidRPr="007266B2" w:rsidDel="00385C5B">
                <w:rPr>
                  <w:rFonts w:ascii="Calibri" w:eastAsia="Times New Roman" w:hAnsi="Calibri" w:cs="Calibri"/>
                  <w:color w:val="000000"/>
                  <w:sz w:val="20"/>
                  <w:szCs w:val="20"/>
                  <w:lang w:val="en-US"/>
                </w:rPr>
                <w:delText>FALSE</w:delText>
              </w:r>
            </w:del>
            <w:ins w:id="745" w:author="Shiv Mangal Rahi" w:date="2019-12-05T13:47:00Z">
              <w:r w:rsidR="00385C5B">
                <w:rPr>
                  <w:rFonts w:ascii="Calibri" w:eastAsia="Times New Roman" w:hAnsi="Calibri" w:cs="Calibri"/>
                  <w:color w:val="000000"/>
                  <w:sz w:val="20"/>
                  <w:szCs w:val="20"/>
                  <w:lang w:val="en-US"/>
                </w:rPr>
                <w:t>TRUE</w:t>
              </w:r>
            </w:ins>
          </w:p>
        </w:tc>
      </w:tr>
      <w:tr w:rsidR="007266B2" w:rsidRPr="007266B2" w14:paraId="42702CDC"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5794F5D9"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Part of Key</w:t>
            </w:r>
          </w:p>
        </w:tc>
        <w:tc>
          <w:tcPr>
            <w:tcW w:w="3476" w:type="dxa"/>
            <w:tcBorders>
              <w:top w:val="nil"/>
              <w:left w:val="nil"/>
              <w:bottom w:val="single" w:sz="4" w:space="0" w:color="auto"/>
              <w:right w:val="single" w:sz="4" w:space="0" w:color="auto"/>
            </w:tcBorders>
            <w:shd w:val="clear" w:color="000000" w:fill="D9D9D9"/>
            <w:vAlign w:val="center"/>
            <w:hideMark/>
          </w:tcPr>
          <w:p w14:paraId="08A87A80"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20B5CC39"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6475BBC7"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Show As Top Level Filter</w:t>
            </w:r>
          </w:p>
        </w:tc>
        <w:tc>
          <w:tcPr>
            <w:tcW w:w="3476" w:type="dxa"/>
            <w:tcBorders>
              <w:top w:val="nil"/>
              <w:left w:val="nil"/>
              <w:bottom w:val="single" w:sz="4" w:space="0" w:color="auto"/>
              <w:right w:val="single" w:sz="4" w:space="0" w:color="auto"/>
            </w:tcBorders>
            <w:shd w:val="clear" w:color="000000" w:fill="D9D9D9"/>
            <w:vAlign w:val="center"/>
            <w:hideMark/>
          </w:tcPr>
          <w:p w14:paraId="13B1A28E"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5F31ED0F"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796867BE"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Allow Multiple Items</w:t>
            </w:r>
          </w:p>
        </w:tc>
        <w:tc>
          <w:tcPr>
            <w:tcW w:w="3476" w:type="dxa"/>
            <w:tcBorders>
              <w:top w:val="nil"/>
              <w:left w:val="nil"/>
              <w:bottom w:val="single" w:sz="4" w:space="0" w:color="auto"/>
              <w:right w:val="single" w:sz="4" w:space="0" w:color="auto"/>
            </w:tcBorders>
            <w:shd w:val="clear" w:color="000000" w:fill="D9D9D9"/>
            <w:vAlign w:val="center"/>
            <w:hideMark/>
          </w:tcPr>
          <w:p w14:paraId="3560D757"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53BD94C9"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19604B18"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Show if Empty</w:t>
            </w:r>
          </w:p>
        </w:tc>
        <w:tc>
          <w:tcPr>
            <w:tcW w:w="3476" w:type="dxa"/>
            <w:tcBorders>
              <w:top w:val="nil"/>
              <w:left w:val="nil"/>
              <w:bottom w:val="single" w:sz="4" w:space="0" w:color="auto"/>
              <w:right w:val="single" w:sz="4" w:space="0" w:color="auto"/>
            </w:tcBorders>
            <w:shd w:val="clear" w:color="000000" w:fill="D9D9D9"/>
            <w:vAlign w:val="center"/>
            <w:hideMark/>
          </w:tcPr>
          <w:p w14:paraId="1E2D87C0"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FALSE</w:t>
            </w:r>
          </w:p>
        </w:tc>
      </w:tr>
      <w:tr w:rsidR="007266B2" w:rsidRPr="007266B2" w14:paraId="14DD5D8C"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2B01BA2A"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Lookup Type</w:t>
            </w:r>
          </w:p>
        </w:tc>
        <w:tc>
          <w:tcPr>
            <w:tcW w:w="3476" w:type="dxa"/>
            <w:tcBorders>
              <w:top w:val="nil"/>
              <w:left w:val="nil"/>
              <w:bottom w:val="single" w:sz="4" w:space="0" w:color="auto"/>
              <w:right w:val="single" w:sz="4" w:space="0" w:color="auto"/>
            </w:tcBorders>
            <w:shd w:val="clear" w:color="auto" w:fill="auto"/>
            <w:vAlign w:val="center"/>
            <w:hideMark/>
          </w:tcPr>
          <w:p w14:paraId="7C4F9A3F"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6E165DEF"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0B5A84AD"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Relationship Type</w:t>
            </w:r>
          </w:p>
        </w:tc>
        <w:tc>
          <w:tcPr>
            <w:tcW w:w="3476" w:type="dxa"/>
            <w:tcBorders>
              <w:top w:val="nil"/>
              <w:left w:val="nil"/>
              <w:bottom w:val="single" w:sz="4" w:space="0" w:color="auto"/>
              <w:right w:val="single" w:sz="4" w:space="0" w:color="auto"/>
            </w:tcBorders>
            <w:shd w:val="clear" w:color="auto" w:fill="auto"/>
            <w:vAlign w:val="center"/>
            <w:hideMark/>
          </w:tcPr>
          <w:p w14:paraId="2AA098E5"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1953DCCA"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6B1E845F"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Table Settings</w:t>
            </w:r>
          </w:p>
        </w:tc>
        <w:tc>
          <w:tcPr>
            <w:tcW w:w="3476" w:type="dxa"/>
            <w:tcBorders>
              <w:top w:val="nil"/>
              <w:left w:val="nil"/>
              <w:bottom w:val="single" w:sz="4" w:space="0" w:color="auto"/>
              <w:right w:val="single" w:sz="4" w:space="0" w:color="auto"/>
            </w:tcBorders>
            <w:shd w:val="clear" w:color="auto" w:fill="auto"/>
            <w:vAlign w:val="center"/>
            <w:hideMark/>
          </w:tcPr>
          <w:p w14:paraId="0CC915BE"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bl>
    <w:p w14:paraId="24A2287E" w14:textId="77777777" w:rsidR="007266B2" w:rsidRDefault="007266B2" w:rsidP="00DB03D7">
      <w:pPr>
        <w:ind w:left="720"/>
        <w:jc w:val="both"/>
        <w:rPr>
          <w:rFonts w:asciiTheme="majorHAnsi" w:hAnsiTheme="majorHAnsi" w:cstheme="majorHAnsi"/>
        </w:rPr>
      </w:pPr>
    </w:p>
    <w:p w14:paraId="571685C5" w14:textId="5313FAEC" w:rsidR="00D5228D" w:rsidRPr="00EA73FF" w:rsidRDefault="00D5228D" w:rsidP="00DB03D7">
      <w:pPr>
        <w:ind w:left="720"/>
        <w:jc w:val="both"/>
        <w:rPr>
          <w:rFonts w:cstheme="majorHAnsi"/>
        </w:rPr>
      </w:pPr>
      <w:r w:rsidRPr="00EA73FF">
        <w:rPr>
          <w:rFonts w:cstheme="majorHAnsi"/>
        </w:rPr>
        <w:t xml:space="preserve">Following entries need to be created in the reference list. For the value in </w:t>
      </w:r>
      <w:r w:rsidR="00CF34EB" w:rsidRPr="00EA73FF">
        <w:rPr>
          <w:rFonts w:cstheme="majorHAnsi"/>
        </w:rPr>
        <w:t>d</w:t>
      </w:r>
      <w:r w:rsidRPr="00EA73FF">
        <w:rPr>
          <w:rFonts w:cstheme="majorHAnsi"/>
        </w:rPr>
        <w:t>escription column refer remarks.</w:t>
      </w:r>
    </w:p>
    <w:p w14:paraId="2E7BA55C" w14:textId="3A91674A" w:rsidR="00DB03D7" w:rsidRDefault="00E03A2E" w:rsidP="00DB03D7">
      <w:pPr>
        <w:spacing w:line="259" w:lineRule="auto"/>
        <w:ind w:left="360"/>
        <w:rPr>
          <w:rFonts w:ascii="Avenir LT Pro 45 Book" w:eastAsia="Verdana" w:hAnsi="Avenir LT Pro 45 Book" w:cs="Verdana"/>
          <w:color w:val="000000"/>
          <w:sz w:val="22"/>
          <w:szCs w:val="22"/>
          <w:lang w:val="en-IN" w:eastAsia="en-IN"/>
        </w:rPr>
      </w:pPr>
      <w:r>
        <w:rPr>
          <w:rFonts w:ascii="Avenir LT Pro 45 Book" w:eastAsia="Verdana" w:hAnsi="Avenir LT Pro 45 Book" w:cs="Verdana"/>
          <w:color w:val="000000"/>
          <w:sz w:val="22"/>
          <w:szCs w:val="22"/>
          <w:lang w:val="en-IN" w:eastAsia="en-IN"/>
        </w:rPr>
        <w:tab/>
      </w:r>
    </w:p>
    <w:tbl>
      <w:tblPr>
        <w:tblStyle w:val="TableGrid"/>
        <w:tblW w:w="9018" w:type="dxa"/>
        <w:tblInd w:w="360" w:type="dxa"/>
        <w:tblLayout w:type="fixed"/>
        <w:tblLook w:val="04A0" w:firstRow="1" w:lastRow="0" w:firstColumn="1" w:lastColumn="0" w:noHBand="0" w:noVBand="1"/>
      </w:tblPr>
      <w:tblGrid>
        <w:gridCol w:w="2988"/>
        <w:gridCol w:w="2700"/>
        <w:gridCol w:w="3330"/>
      </w:tblGrid>
      <w:tr w:rsidR="007324F8" w:rsidRPr="009808FF" w14:paraId="6AE0A908" w14:textId="111AF7CC" w:rsidTr="009808FF">
        <w:trPr>
          <w:trHeight w:val="262"/>
        </w:trPr>
        <w:tc>
          <w:tcPr>
            <w:tcW w:w="2988" w:type="dxa"/>
            <w:shd w:val="clear" w:color="auto" w:fill="D9D9D9" w:themeFill="background1" w:themeFillShade="D9"/>
          </w:tcPr>
          <w:p w14:paraId="5883862C" w14:textId="77777777" w:rsidR="007266B2" w:rsidRPr="009808FF" w:rsidRDefault="007266B2" w:rsidP="009808FF">
            <w:pPr>
              <w:jc w:val="center"/>
              <w:rPr>
                <w:b/>
                <w:color w:val="000000"/>
                <w:sz w:val="22"/>
                <w:szCs w:val="22"/>
              </w:rPr>
            </w:pPr>
            <w:r w:rsidRPr="009808FF">
              <w:rPr>
                <w:b/>
                <w:color w:val="000000"/>
                <w:sz w:val="22"/>
                <w:szCs w:val="22"/>
              </w:rPr>
              <w:t>Code</w:t>
            </w:r>
          </w:p>
        </w:tc>
        <w:tc>
          <w:tcPr>
            <w:tcW w:w="2700" w:type="dxa"/>
            <w:shd w:val="clear" w:color="auto" w:fill="D9D9D9" w:themeFill="background1" w:themeFillShade="D9"/>
          </w:tcPr>
          <w:p w14:paraId="48BF3853" w14:textId="77777777" w:rsidR="007266B2" w:rsidRPr="009808FF" w:rsidRDefault="007266B2" w:rsidP="009808FF">
            <w:pPr>
              <w:jc w:val="center"/>
              <w:rPr>
                <w:b/>
                <w:color w:val="000000"/>
                <w:sz w:val="22"/>
                <w:szCs w:val="22"/>
              </w:rPr>
            </w:pPr>
            <w:r w:rsidRPr="009808FF">
              <w:rPr>
                <w:b/>
                <w:color w:val="000000"/>
                <w:sz w:val="22"/>
                <w:szCs w:val="22"/>
              </w:rPr>
              <w:t>Description</w:t>
            </w:r>
          </w:p>
        </w:tc>
        <w:tc>
          <w:tcPr>
            <w:tcW w:w="3330" w:type="dxa"/>
            <w:shd w:val="clear" w:color="auto" w:fill="D9D9D9" w:themeFill="background1" w:themeFillShade="D9"/>
          </w:tcPr>
          <w:p w14:paraId="52A0FE30" w14:textId="61694D3B" w:rsidR="007266B2" w:rsidRPr="009808FF" w:rsidRDefault="007324F8" w:rsidP="009808FF">
            <w:pPr>
              <w:jc w:val="center"/>
              <w:rPr>
                <w:b/>
                <w:color w:val="000000"/>
                <w:sz w:val="22"/>
                <w:szCs w:val="22"/>
              </w:rPr>
            </w:pPr>
            <w:r w:rsidRPr="009808FF">
              <w:rPr>
                <w:b/>
                <w:color w:val="000000"/>
                <w:sz w:val="22"/>
                <w:szCs w:val="22"/>
              </w:rPr>
              <w:t>Remark</w:t>
            </w:r>
          </w:p>
        </w:tc>
      </w:tr>
      <w:tr w:rsidR="00764912" w14:paraId="0D7E48A0" w14:textId="0544504E" w:rsidTr="009808FF">
        <w:trPr>
          <w:trHeight w:val="262"/>
        </w:trPr>
        <w:tc>
          <w:tcPr>
            <w:tcW w:w="2988" w:type="dxa"/>
          </w:tcPr>
          <w:p w14:paraId="47C192CA" w14:textId="77777777" w:rsidR="00764912" w:rsidRPr="00923F48" w:rsidRDefault="00764912" w:rsidP="009E5B07">
            <w:pPr>
              <w:rPr>
                <w:color w:val="000000"/>
              </w:rPr>
            </w:pPr>
            <w:r w:rsidRPr="00923F48">
              <w:rPr>
                <w:color w:val="000000"/>
              </w:rPr>
              <w:t>RE_</w:t>
            </w:r>
            <w:r>
              <w:rPr>
                <w:color w:val="000000"/>
              </w:rPr>
              <w:t>RULE_</w:t>
            </w:r>
            <w:r w:rsidRPr="00923F48">
              <w:rPr>
                <w:color w:val="000000"/>
              </w:rPr>
              <w:t>NOT_BLANK</w:t>
            </w:r>
          </w:p>
        </w:tc>
        <w:tc>
          <w:tcPr>
            <w:tcW w:w="2700" w:type="dxa"/>
          </w:tcPr>
          <w:p w14:paraId="68292506" w14:textId="77777777" w:rsidR="00764912" w:rsidRPr="00923F48" w:rsidRDefault="00764912" w:rsidP="009E5B07">
            <w:pPr>
              <w:rPr>
                <w:color w:val="000000"/>
              </w:rPr>
            </w:pPr>
            <w:r>
              <w:rPr>
                <w:color w:val="000000"/>
              </w:rPr>
              <w:t>IGX Not Blank</w:t>
            </w:r>
          </w:p>
        </w:tc>
        <w:tc>
          <w:tcPr>
            <w:tcW w:w="3330" w:type="dxa"/>
            <w:vMerge w:val="restart"/>
            <w:vAlign w:val="center"/>
          </w:tcPr>
          <w:p w14:paraId="28C98426" w14:textId="5E9879AD" w:rsidR="00764912" w:rsidRDefault="00764912" w:rsidP="00B171A7">
            <w:pPr>
              <w:rPr>
                <w:color w:val="000000"/>
              </w:rPr>
            </w:pPr>
            <w:r>
              <w:rPr>
                <w:color w:val="000000"/>
              </w:rPr>
              <w:t xml:space="preserve">Put the Description value as defined here in the description column. </w:t>
            </w:r>
          </w:p>
        </w:tc>
      </w:tr>
      <w:tr w:rsidR="00764912" w14:paraId="61F5C891" w14:textId="55DF680A" w:rsidTr="009808FF">
        <w:trPr>
          <w:trHeight w:val="275"/>
        </w:trPr>
        <w:tc>
          <w:tcPr>
            <w:tcW w:w="2988" w:type="dxa"/>
          </w:tcPr>
          <w:p w14:paraId="40B4D5C0" w14:textId="77777777" w:rsidR="00764912" w:rsidRPr="00923F48" w:rsidRDefault="00764912" w:rsidP="009E5B07">
            <w:pPr>
              <w:rPr>
                <w:color w:val="000000"/>
              </w:rPr>
            </w:pPr>
            <w:r w:rsidRPr="00923F48">
              <w:rPr>
                <w:color w:val="000000"/>
              </w:rPr>
              <w:t>RE_</w:t>
            </w:r>
            <w:r>
              <w:rPr>
                <w:color w:val="000000"/>
              </w:rPr>
              <w:t>RULE_</w:t>
            </w:r>
            <w:r w:rsidRPr="00923F48">
              <w:rPr>
                <w:color w:val="000000"/>
              </w:rPr>
              <w:t>REGEX</w:t>
            </w:r>
          </w:p>
        </w:tc>
        <w:tc>
          <w:tcPr>
            <w:tcW w:w="2700" w:type="dxa"/>
          </w:tcPr>
          <w:p w14:paraId="7479065B" w14:textId="77777777" w:rsidR="00764912" w:rsidRPr="00923F48" w:rsidRDefault="00764912" w:rsidP="009E5B07">
            <w:pPr>
              <w:rPr>
                <w:color w:val="000000"/>
              </w:rPr>
            </w:pPr>
            <w:r>
              <w:rPr>
                <w:color w:val="000000"/>
              </w:rPr>
              <w:t>IGX Regex</w:t>
            </w:r>
          </w:p>
        </w:tc>
        <w:tc>
          <w:tcPr>
            <w:tcW w:w="3330" w:type="dxa"/>
            <w:vMerge/>
          </w:tcPr>
          <w:p w14:paraId="76A73759" w14:textId="77777777" w:rsidR="00764912" w:rsidRDefault="00764912" w:rsidP="009E5B07">
            <w:pPr>
              <w:rPr>
                <w:color w:val="000000"/>
              </w:rPr>
            </w:pPr>
          </w:p>
        </w:tc>
      </w:tr>
      <w:tr w:rsidR="00764912" w14:paraId="5961BC47" w14:textId="08034ADF" w:rsidTr="009808FF">
        <w:trPr>
          <w:trHeight w:val="262"/>
        </w:trPr>
        <w:tc>
          <w:tcPr>
            <w:tcW w:w="2988" w:type="dxa"/>
          </w:tcPr>
          <w:p w14:paraId="2D1C5817" w14:textId="77777777" w:rsidR="00764912" w:rsidRPr="00923F48" w:rsidRDefault="00764912" w:rsidP="009E5B07">
            <w:pPr>
              <w:rPr>
                <w:color w:val="000000"/>
              </w:rPr>
            </w:pPr>
            <w:r w:rsidRPr="00923F48">
              <w:rPr>
                <w:color w:val="000000"/>
              </w:rPr>
              <w:t>RE_</w:t>
            </w:r>
            <w:r>
              <w:rPr>
                <w:color w:val="000000"/>
              </w:rPr>
              <w:t>RULE_</w:t>
            </w:r>
            <w:r w:rsidRPr="00923F48">
              <w:rPr>
                <w:color w:val="000000"/>
              </w:rPr>
              <w:t>NUMERIC_RANGE</w:t>
            </w:r>
          </w:p>
        </w:tc>
        <w:tc>
          <w:tcPr>
            <w:tcW w:w="2700" w:type="dxa"/>
          </w:tcPr>
          <w:p w14:paraId="336C3609" w14:textId="77777777" w:rsidR="00764912" w:rsidRPr="00923F48" w:rsidRDefault="00764912" w:rsidP="009E5B07">
            <w:pPr>
              <w:rPr>
                <w:color w:val="000000"/>
              </w:rPr>
            </w:pPr>
            <w:r>
              <w:rPr>
                <w:color w:val="000000"/>
              </w:rPr>
              <w:t xml:space="preserve">IGX </w:t>
            </w:r>
            <w:r w:rsidRPr="00923F48">
              <w:rPr>
                <w:color w:val="000000"/>
              </w:rPr>
              <w:t xml:space="preserve">Numeric </w:t>
            </w:r>
            <w:r>
              <w:rPr>
                <w:color w:val="000000"/>
              </w:rPr>
              <w:t>Range</w:t>
            </w:r>
          </w:p>
        </w:tc>
        <w:tc>
          <w:tcPr>
            <w:tcW w:w="3330" w:type="dxa"/>
            <w:vMerge/>
          </w:tcPr>
          <w:p w14:paraId="015BF21B" w14:textId="77777777" w:rsidR="00764912" w:rsidRDefault="00764912" w:rsidP="009E5B07">
            <w:pPr>
              <w:rPr>
                <w:color w:val="000000"/>
              </w:rPr>
            </w:pPr>
          </w:p>
        </w:tc>
      </w:tr>
      <w:tr w:rsidR="00764912" w14:paraId="15A918C8" w14:textId="3F63A5EA" w:rsidTr="009808FF">
        <w:trPr>
          <w:trHeight w:val="262"/>
        </w:trPr>
        <w:tc>
          <w:tcPr>
            <w:tcW w:w="2988" w:type="dxa"/>
          </w:tcPr>
          <w:p w14:paraId="1580D4CD" w14:textId="77777777" w:rsidR="00764912" w:rsidRPr="00923F48" w:rsidRDefault="00764912" w:rsidP="009E5B07">
            <w:pPr>
              <w:rPr>
                <w:color w:val="000000"/>
              </w:rPr>
            </w:pPr>
            <w:r w:rsidRPr="00923F48">
              <w:rPr>
                <w:color w:val="000000"/>
              </w:rPr>
              <w:t>RE_</w:t>
            </w:r>
            <w:r>
              <w:rPr>
                <w:color w:val="000000"/>
              </w:rPr>
              <w:t>RULE_</w:t>
            </w:r>
            <w:r w:rsidRPr="00923F48">
              <w:rPr>
                <w:color w:val="000000"/>
              </w:rPr>
              <w:t>DUPLICATE_CHECK</w:t>
            </w:r>
          </w:p>
        </w:tc>
        <w:tc>
          <w:tcPr>
            <w:tcW w:w="2700" w:type="dxa"/>
          </w:tcPr>
          <w:p w14:paraId="0A706A42" w14:textId="77777777" w:rsidR="00764912" w:rsidRPr="00923F48" w:rsidRDefault="00764912" w:rsidP="009E5B07">
            <w:pPr>
              <w:rPr>
                <w:color w:val="000000"/>
              </w:rPr>
            </w:pPr>
            <w:r>
              <w:rPr>
                <w:color w:val="000000"/>
              </w:rPr>
              <w:t>IGX Duplicate Check</w:t>
            </w:r>
          </w:p>
        </w:tc>
        <w:tc>
          <w:tcPr>
            <w:tcW w:w="3330" w:type="dxa"/>
            <w:vMerge/>
          </w:tcPr>
          <w:p w14:paraId="6CE0CD03" w14:textId="77777777" w:rsidR="00764912" w:rsidRDefault="00764912" w:rsidP="009E5B07">
            <w:pPr>
              <w:rPr>
                <w:color w:val="000000"/>
              </w:rPr>
            </w:pPr>
          </w:p>
        </w:tc>
      </w:tr>
      <w:tr w:rsidR="00764912" w14:paraId="2B4A890B" w14:textId="0725CA94" w:rsidTr="009808FF">
        <w:trPr>
          <w:trHeight w:val="262"/>
        </w:trPr>
        <w:tc>
          <w:tcPr>
            <w:tcW w:w="2988" w:type="dxa"/>
          </w:tcPr>
          <w:p w14:paraId="132869FB" w14:textId="77777777" w:rsidR="00764912" w:rsidRPr="00923F48" w:rsidRDefault="00764912" w:rsidP="009E5B07">
            <w:pPr>
              <w:rPr>
                <w:color w:val="000000"/>
              </w:rPr>
            </w:pPr>
            <w:r w:rsidRPr="00923F48">
              <w:rPr>
                <w:color w:val="000000"/>
              </w:rPr>
              <w:t>RE_</w:t>
            </w:r>
            <w:r>
              <w:rPr>
                <w:color w:val="000000"/>
              </w:rPr>
              <w:t>RULE_</w:t>
            </w:r>
            <w:r w:rsidRPr="00923F48">
              <w:rPr>
                <w:color w:val="000000"/>
              </w:rPr>
              <w:t>REFERENCE_LOOKUP</w:t>
            </w:r>
          </w:p>
        </w:tc>
        <w:tc>
          <w:tcPr>
            <w:tcW w:w="2700" w:type="dxa"/>
          </w:tcPr>
          <w:p w14:paraId="107673F0" w14:textId="77777777" w:rsidR="00764912" w:rsidRPr="00923F48" w:rsidRDefault="00764912" w:rsidP="009E5B07">
            <w:pPr>
              <w:rPr>
                <w:color w:val="000000"/>
              </w:rPr>
            </w:pPr>
            <w:r>
              <w:rPr>
                <w:color w:val="000000"/>
              </w:rPr>
              <w:t>IGX Reference Lookup</w:t>
            </w:r>
          </w:p>
        </w:tc>
        <w:tc>
          <w:tcPr>
            <w:tcW w:w="3330" w:type="dxa"/>
            <w:vMerge/>
          </w:tcPr>
          <w:p w14:paraId="4FD94530" w14:textId="77777777" w:rsidR="00764912" w:rsidRDefault="00764912" w:rsidP="009E5B07">
            <w:pPr>
              <w:rPr>
                <w:color w:val="000000"/>
              </w:rPr>
            </w:pPr>
          </w:p>
        </w:tc>
      </w:tr>
      <w:tr w:rsidR="00764912" w14:paraId="038E0330" w14:textId="5D402FD5" w:rsidTr="009808FF">
        <w:trPr>
          <w:trHeight w:val="262"/>
        </w:trPr>
        <w:tc>
          <w:tcPr>
            <w:tcW w:w="2988" w:type="dxa"/>
          </w:tcPr>
          <w:p w14:paraId="65783014" w14:textId="77777777" w:rsidR="00764912" w:rsidRPr="00923F48" w:rsidRDefault="00764912" w:rsidP="009E5B07">
            <w:pPr>
              <w:rPr>
                <w:color w:val="000000"/>
              </w:rPr>
            </w:pPr>
            <w:r w:rsidRPr="00923F48">
              <w:rPr>
                <w:color w:val="000000"/>
              </w:rPr>
              <w:t>RE_</w:t>
            </w:r>
            <w:r>
              <w:rPr>
                <w:color w:val="000000"/>
              </w:rPr>
              <w:t>RULE_</w:t>
            </w:r>
            <w:r w:rsidRPr="00923F48">
              <w:rPr>
                <w:color w:val="000000"/>
              </w:rPr>
              <w:t>CONSISTENCY</w:t>
            </w:r>
          </w:p>
        </w:tc>
        <w:tc>
          <w:tcPr>
            <w:tcW w:w="2700" w:type="dxa"/>
          </w:tcPr>
          <w:p w14:paraId="4ED95B3D" w14:textId="77777777" w:rsidR="00764912" w:rsidRPr="00923F48" w:rsidRDefault="00764912" w:rsidP="009E5B07">
            <w:pPr>
              <w:rPr>
                <w:color w:val="000000"/>
              </w:rPr>
            </w:pPr>
            <w:r>
              <w:rPr>
                <w:color w:val="000000"/>
              </w:rPr>
              <w:t>IGX Consistency Check</w:t>
            </w:r>
          </w:p>
        </w:tc>
        <w:tc>
          <w:tcPr>
            <w:tcW w:w="3330" w:type="dxa"/>
            <w:vMerge/>
          </w:tcPr>
          <w:p w14:paraId="0277DFB7" w14:textId="77777777" w:rsidR="00764912" w:rsidRDefault="00764912" w:rsidP="009E5B07">
            <w:pPr>
              <w:rPr>
                <w:color w:val="000000"/>
              </w:rPr>
            </w:pPr>
          </w:p>
        </w:tc>
      </w:tr>
      <w:tr w:rsidR="00764912" w14:paraId="506558DE" w14:textId="77777777" w:rsidTr="003C02F8">
        <w:trPr>
          <w:trHeight w:val="262"/>
        </w:trPr>
        <w:tc>
          <w:tcPr>
            <w:tcW w:w="2988" w:type="dxa"/>
          </w:tcPr>
          <w:p w14:paraId="21144F85" w14:textId="77777777" w:rsidR="00764912" w:rsidRDefault="00764912" w:rsidP="003C02F8">
            <w:pPr>
              <w:rPr>
                <w:color w:val="000000"/>
              </w:rPr>
            </w:pPr>
            <w:r>
              <w:rPr>
                <w:color w:val="000000"/>
              </w:rPr>
              <w:t>RE_RULE_JSEXP</w:t>
            </w:r>
          </w:p>
        </w:tc>
        <w:tc>
          <w:tcPr>
            <w:tcW w:w="2700" w:type="dxa"/>
          </w:tcPr>
          <w:p w14:paraId="233B5252" w14:textId="77777777" w:rsidR="00764912" w:rsidRPr="00105E55" w:rsidRDefault="00764912" w:rsidP="003C02F8">
            <w:pPr>
              <w:rPr>
                <w:color w:val="000000"/>
              </w:rPr>
            </w:pPr>
            <w:r>
              <w:rPr>
                <w:color w:val="000000"/>
              </w:rPr>
              <w:t>IGX JS Expression</w:t>
            </w:r>
          </w:p>
        </w:tc>
        <w:tc>
          <w:tcPr>
            <w:tcW w:w="3330" w:type="dxa"/>
            <w:vMerge/>
          </w:tcPr>
          <w:p w14:paraId="35D1E5B0" w14:textId="77777777" w:rsidR="00764912" w:rsidRDefault="00764912" w:rsidP="003C02F8">
            <w:pPr>
              <w:rPr>
                <w:color w:val="000000"/>
              </w:rPr>
            </w:pPr>
          </w:p>
        </w:tc>
      </w:tr>
      <w:tr w:rsidR="00764912" w14:paraId="690E722F" w14:textId="4BCE2115" w:rsidTr="009808FF">
        <w:trPr>
          <w:trHeight w:val="262"/>
        </w:trPr>
        <w:tc>
          <w:tcPr>
            <w:tcW w:w="2988" w:type="dxa"/>
          </w:tcPr>
          <w:p w14:paraId="7A1CFB9C" w14:textId="77777777" w:rsidR="00764912" w:rsidRPr="00923F48" w:rsidRDefault="00764912" w:rsidP="009E5B07">
            <w:pPr>
              <w:rPr>
                <w:color w:val="000000"/>
              </w:rPr>
            </w:pPr>
            <w:r>
              <w:rPr>
                <w:color w:val="000000"/>
              </w:rPr>
              <w:t>RE_ATTRIBUTE_COMPARISON</w:t>
            </w:r>
          </w:p>
        </w:tc>
        <w:tc>
          <w:tcPr>
            <w:tcW w:w="2700" w:type="dxa"/>
          </w:tcPr>
          <w:p w14:paraId="44ED9232" w14:textId="77777777" w:rsidR="00764912" w:rsidRDefault="00764912" w:rsidP="009E5B07">
            <w:pPr>
              <w:rPr>
                <w:color w:val="000000"/>
              </w:rPr>
            </w:pPr>
            <w:r>
              <w:rPr>
                <w:color w:val="000000"/>
              </w:rPr>
              <w:t>IGX Attribute Comparison</w:t>
            </w:r>
          </w:p>
        </w:tc>
        <w:tc>
          <w:tcPr>
            <w:tcW w:w="3330" w:type="dxa"/>
            <w:vMerge/>
          </w:tcPr>
          <w:p w14:paraId="3DD805E9" w14:textId="77777777" w:rsidR="00764912" w:rsidRDefault="00764912" w:rsidP="009E5B07">
            <w:pPr>
              <w:rPr>
                <w:color w:val="000000"/>
              </w:rPr>
            </w:pPr>
          </w:p>
        </w:tc>
      </w:tr>
      <w:tr w:rsidR="00764912" w14:paraId="3B3C996B" w14:textId="23679FFA" w:rsidTr="009808FF">
        <w:trPr>
          <w:trHeight w:val="262"/>
        </w:trPr>
        <w:tc>
          <w:tcPr>
            <w:tcW w:w="2988" w:type="dxa"/>
          </w:tcPr>
          <w:p w14:paraId="6A3F7619" w14:textId="77777777" w:rsidR="00764912" w:rsidRPr="00923F48" w:rsidRDefault="00764912" w:rsidP="009E5B07">
            <w:pPr>
              <w:rPr>
                <w:color w:val="000000"/>
              </w:rPr>
            </w:pPr>
            <w:r>
              <w:rPr>
                <w:color w:val="000000"/>
              </w:rPr>
              <w:t>RE_CONFORMITY_CHECKS</w:t>
            </w:r>
          </w:p>
        </w:tc>
        <w:tc>
          <w:tcPr>
            <w:tcW w:w="2700" w:type="dxa"/>
          </w:tcPr>
          <w:p w14:paraId="1FA2950B" w14:textId="77777777" w:rsidR="00764912" w:rsidRDefault="00764912" w:rsidP="009E5B07">
            <w:pPr>
              <w:rPr>
                <w:color w:val="000000"/>
              </w:rPr>
            </w:pPr>
            <w:r>
              <w:rPr>
                <w:color w:val="000000"/>
              </w:rPr>
              <w:t>IGX Conformity Check</w:t>
            </w:r>
          </w:p>
        </w:tc>
        <w:tc>
          <w:tcPr>
            <w:tcW w:w="3330" w:type="dxa"/>
            <w:vMerge/>
          </w:tcPr>
          <w:p w14:paraId="5970F59D" w14:textId="77777777" w:rsidR="00764912" w:rsidRDefault="00764912" w:rsidP="009E5B07">
            <w:pPr>
              <w:rPr>
                <w:color w:val="000000"/>
              </w:rPr>
            </w:pPr>
          </w:p>
        </w:tc>
      </w:tr>
      <w:tr w:rsidR="007324F8" w14:paraId="2DE28BB5" w14:textId="5D8B5FED" w:rsidTr="009808FF">
        <w:trPr>
          <w:trHeight w:val="275"/>
        </w:trPr>
        <w:tc>
          <w:tcPr>
            <w:tcW w:w="2988" w:type="dxa"/>
          </w:tcPr>
          <w:p w14:paraId="1ED67038" w14:textId="77777777" w:rsidR="007266B2" w:rsidRPr="00F07B41" w:rsidRDefault="007266B2" w:rsidP="009E5B07">
            <w:pPr>
              <w:rPr>
                <w:color w:val="000000"/>
              </w:rPr>
            </w:pPr>
            <w:r w:rsidRPr="00F07B41">
              <w:rPr>
                <w:color w:val="000000"/>
              </w:rPr>
              <w:t>AT_DATA_ENTITY</w:t>
            </w:r>
          </w:p>
        </w:tc>
        <w:tc>
          <w:tcPr>
            <w:tcW w:w="2700" w:type="dxa"/>
          </w:tcPr>
          <w:p w14:paraId="239BDFB9" w14:textId="77777777" w:rsidR="007266B2" w:rsidRPr="00F07B41" w:rsidRDefault="007266B2" w:rsidP="009E5B07">
            <w:pPr>
              <w:rPr>
                <w:color w:val="000000"/>
              </w:rPr>
            </w:pPr>
            <w:r w:rsidRPr="00F07B41">
              <w:rPr>
                <w:color w:val="000000"/>
              </w:rPr>
              <w:t>IGX Data Entity</w:t>
            </w:r>
          </w:p>
        </w:tc>
        <w:tc>
          <w:tcPr>
            <w:tcW w:w="3330" w:type="dxa"/>
          </w:tcPr>
          <w:p w14:paraId="46EBE369" w14:textId="6876D770" w:rsidR="007266B2" w:rsidRPr="00F07B41" w:rsidRDefault="009808FF" w:rsidP="009E5B07">
            <w:pPr>
              <w:rPr>
                <w:color w:val="000000"/>
              </w:rPr>
            </w:pPr>
            <w:r>
              <w:rPr>
                <w:color w:val="000000"/>
              </w:rPr>
              <w:t>Put the value of description as</w:t>
            </w:r>
            <w:r w:rsidR="00B171A7">
              <w:rPr>
                <w:color w:val="000000"/>
              </w:rPr>
              <w:t xml:space="preserve"> name of business asset type, </w:t>
            </w:r>
            <w:r>
              <w:rPr>
                <w:color w:val="000000"/>
              </w:rPr>
              <w:t xml:space="preserve">configured in </w:t>
            </w:r>
            <w:hyperlink w:anchor="DataSources" w:history="1">
              <w:r w:rsidRPr="009808FF">
                <w:rPr>
                  <w:rStyle w:val="Hyperlink"/>
                </w:rPr>
                <w:t>Data Sources Section.</w:t>
              </w:r>
            </w:hyperlink>
          </w:p>
        </w:tc>
      </w:tr>
      <w:tr w:rsidR="007324F8" w14:paraId="35944DDB" w14:textId="62800497" w:rsidTr="009808FF">
        <w:trPr>
          <w:trHeight w:val="262"/>
        </w:trPr>
        <w:tc>
          <w:tcPr>
            <w:tcW w:w="2988" w:type="dxa"/>
          </w:tcPr>
          <w:p w14:paraId="67166DE0" w14:textId="77777777" w:rsidR="007266B2" w:rsidRPr="00F07B41" w:rsidRDefault="007266B2" w:rsidP="009E5B07">
            <w:pPr>
              <w:rPr>
                <w:color w:val="000000"/>
              </w:rPr>
            </w:pPr>
            <w:r w:rsidRPr="00F07B41">
              <w:rPr>
                <w:color w:val="000000"/>
              </w:rPr>
              <w:t>AT_DATA_ELEMENT</w:t>
            </w:r>
          </w:p>
        </w:tc>
        <w:tc>
          <w:tcPr>
            <w:tcW w:w="2700" w:type="dxa"/>
          </w:tcPr>
          <w:p w14:paraId="62822362" w14:textId="77777777" w:rsidR="007266B2" w:rsidRPr="00F07B41" w:rsidRDefault="007266B2" w:rsidP="009E5B07">
            <w:pPr>
              <w:rPr>
                <w:color w:val="000000"/>
              </w:rPr>
            </w:pPr>
            <w:r w:rsidRPr="00F07B41">
              <w:rPr>
                <w:color w:val="000000"/>
              </w:rPr>
              <w:t>IGX Data Element</w:t>
            </w:r>
          </w:p>
        </w:tc>
        <w:tc>
          <w:tcPr>
            <w:tcW w:w="3330" w:type="dxa"/>
          </w:tcPr>
          <w:p w14:paraId="643CFFB4" w14:textId="527297F9" w:rsidR="007266B2" w:rsidRPr="00F07B41" w:rsidRDefault="009808FF" w:rsidP="009E5B07">
            <w:pPr>
              <w:rPr>
                <w:color w:val="000000"/>
              </w:rPr>
            </w:pPr>
            <w:r>
              <w:rPr>
                <w:color w:val="000000"/>
              </w:rPr>
              <w:t>Put the value of description</w:t>
            </w:r>
            <w:r w:rsidR="00B171A7">
              <w:rPr>
                <w:color w:val="000000"/>
              </w:rPr>
              <w:t xml:space="preserve"> as name of business asset type,</w:t>
            </w:r>
            <w:r>
              <w:rPr>
                <w:color w:val="000000"/>
              </w:rPr>
              <w:t xml:space="preserve"> configured in </w:t>
            </w:r>
            <w:hyperlink w:anchor="SourceAttributes" w:history="1">
              <w:r w:rsidRPr="009808FF">
                <w:rPr>
                  <w:rStyle w:val="Hyperlink"/>
                </w:rPr>
                <w:t>Source Attributes Section</w:t>
              </w:r>
            </w:hyperlink>
            <w:r>
              <w:rPr>
                <w:color w:val="000000"/>
              </w:rPr>
              <w:t>.</w:t>
            </w:r>
          </w:p>
        </w:tc>
      </w:tr>
      <w:tr w:rsidR="00155452" w:rsidRPr="00105E55" w14:paraId="60B1D32E" w14:textId="77777777" w:rsidTr="003C02F8">
        <w:trPr>
          <w:trHeight w:val="539"/>
        </w:trPr>
        <w:tc>
          <w:tcPr>
            <w:tcW w:w="2988" w:type="dxa"/>
          </w:tcPr>
          <w:p w14:paraId="629FE936" w14:textId="77777777" w:rsidR="00155452" w:rsidRDefault="00155452" w:rsidP="003C02F8">
            <w:pPr>
              <w:rPr>
                <w:rFonts w:asciiTheme="majorHAnsi" w:hAnsiTheme="majorHAnsi" w:cstheme="majorHAnsi"/>
              </w:rPr>
            </w:pPr>
            <w:r>
              <w:rPr>
                <w:rFonts w:asciiTheme="majorHAnsi" w:hAnsiTheme="majorHAnsi" w:cstheme="majorHAnsi"/>
              </w:rPr>
              <w:t>AT_BUSINESS_TERM</w:t>
            </w:r>
          </w:p>
        </w:tc>
        <w:tc>
          <w:tcPr>
            <w:tcW w:w="2700" w:type="dxa"/>
          </w:tcPr>
          <w:p w14:paraId="2BC2A48B" w14:textId="77777777" w:rsidR="00155452" w:rsidRDefault="00155452" w:rsidP="003C02F8">
            <w:pPr>
              <w:rPr>
                <w:color w:val="000000"/>
              </w:rPr>
            </w:pPr>
            <w:r w:rsidRPr="009054B7">
              <w:rPr>
                <w:color w:val="000000"/>
              </w:rPr>
              <w:t>Name of the Asset Type defined for Business Term e.g. IGX Business Term</w:t>
            </w:r>
          </w:p>
        </w:tc>
        <w:tc>
          <w:tcPr>
            <w:tcW w:w="3330" w:type="dxa"/>
          </w:tcPr>
          <w:p w14:paraId="652F3FDC" w14:textId="10DDD8CF" w:rsidR="00155452" w:rsidRPr="009054B7" w:rsidRDefault="00155452" w:rsidP="003C02F8">
            <w:pPr>
              <w:rPr>
                <w:color w:val="000000"/>
              </w:rPr>
            </w:pPr>
            <w:r>
              <w:rPr>
                <w:color w:val="000000"/>
              </w:rPr>
              <w:t xml:space="preserve">Put the value of description as name of business asset type, configured in section </w:t>
            </w:r>
            <w:hyperlink w:anchor="BusinessTerms" w:history="1">
              <w:r w:rsidRPr="00155452">
                <w:rPr>
                  <w:rStyle w:val="Hyperlink"/>
                </w:rPr>
                <w:t>business terms</w:t>
              </w:r>
            </w:hyperlink>
            <w:r>
              <w:rPr>
                <w:color w:val="000000"/>
              </w:rPr>
              <w:t>.</w:t>
            </w:r>
          </w:p>
        </w:tc>
      </w:tr>
      <w:tr w:rsidR="007324F8" w14:paraId="6BE9DA1A" w14:textId="132A76FB" w:rsidTr="009808FF">
        <w:trPr>
          <w:trHeight w:val="290"/>
        </w:trPr>
        <w:tc>
          <w:tcPr>
            <w:tcW w:w="2988" w:type="dxa"/>
          </w:tcPr>
          <w:p w14:paraId="157B8994" w14:textId="77777777" w:rsidR="007266B2" w:rsidRPr="00F07B41" w:rsidRDefault="007266B2" w:rsidP="009E5B07">
            <w:pPr>
              <w:rPr>
                <w:color w:val="000000"/>
              </w:rPr>
            </w:pPr>
            <w:r w:rsidRPr="00F07B41">
              <w:rPr>
                <w:color w:val="000000"/>
              </w:rPr>
              <w:t>PE_DATA_ENTITY_TO_DATA_ELEMENT_PREDICATE_UID</w:t>
            </w:r>
          </w:p>
        </w:tc>
        <w:tc>
          <w:tcPr>
            <w:tcW w:w="2700" w:type="dxa"/>
          </w:tcPr>
          <w:p w14:paraId="3F599D07" w14:textId="2BC39E4E" w:rsidR="007266B2" w:rsidRPr="00F07B41" w:rsidRDefault="007266B2" w:rsidP="009E5B07">
            <w:pPr>
              <w:rPr>
                <w:color w:val="000000"/>
              </w:rPr>
            </w:pPr>
          </w:p>
        </w:tc>
        <w:tc>
          <w:tcPr>
            <w:tcW w:w="3330" w:type="dxa"/>
          </w:tcPr>
          <w:p w14:paraId="5F2345D0" w14:textId="57EAE803" w:rsidR="007266B2" w:rsidRPr="00F07B41" w:rsidRDefault="00B171A7" w:rsidP="009E5B07">
            <w:pPr>
              <w:rPr>
                <w:color w:val="000000"/>
              </w:rPr>
            </w:pPr>
            <w:r>
              <w:rPr>
                <w:color w:val="000000"/>
              </w:rPr>
              <w:t>Put the UID value of predicate used to relate data sources with source attributes.</w:t>
            </w:r>
          </w:p>
        </w:tc>
      </w:tr>
      <w:tr w:rsidR="00B171A7" w14:paraId="71E63EAB" w14:textId="673A131A" w:rsidTr="009808FF">
        <w:trPr>
          <w:trHeight w:val="262"/>
        </w:trPr>
        <w:tc>
          <w:tcPr>
            <w:tcW w:w="2988" w:type="dxa"/>
          </w:tcPr>
          <w:p w14:paraId="0560F902" w14:textId="77777777" w:rsidR="00B171A7" w:rsidRPr="00F07B41" w:rsidRDefault="00B171A7" w:rsidP="00B171A7">
            <w:pPr>
              <w:rPr>
                <w:color w:val="000000"/>
              </w:rPr>
            </w:pPr>
            <w:r w:rsidRPr="00F07B41">
              <w:rPr>
                <w:color w:val="000000"/>
              </w:rPr>
              <w:t>PE_DATA_ELEMENT_TO_RULE_PREDICATE_UID</w:t>
            </w:r>
          </w:p>
        </w:tc>
        <w:tc>
          <w:tcPr>
            <w:tcW w:w="2700" w:type="dxa"/>
          </w:tcPr>
          <w:p w14:paraId="743D6205" w14:textId="69D39C92" w:rsidR="00B171A7" w:rsidRPr="00F07B41" w:rsidRDefault="00B171A7" w:rsidP="00B171A7">
            <w:pPr>
              <w:rPr>
                <w:color w:val="000000"/>
              </w:rPr>
            </w:pPr>
          </w:p>
        </w:tc>
        <w:tc>
          <w:tcPr>
            <w:tcW w:w="3330" w:type="dxa"/>
          </w:tcPr>
          <w:p w14:paraId="39FBC4C8" w14:textId="4E274960" w:rsidR="00B171A7" w:rsidRPr="00F07B41" w:rsidRDefault="00B171A7" w:rsidP="00B171A7">
            <w:pPr>
              <w:rPr>
                <w:color w:val="000000"/>
              </w:rPr>
            </w:pPr>
            <w:r>
              <w:rPr>
                <w:color w:val="000000"/>
              </w:rPr>
              <w:t>Put the UID value of predicate used to relate the source attribute with rule.</w:t>
            </w:r>
          </w:p>
        </w:tc>
      </w:tr>
      <w:tr w:rsidR="00B171A7" w14:paraId="4FE6478A" w14:textId="4A7F058D" w:rsidTr="009808FF">
        <w:trPr>
          <w:trHeight w:val="262"/>
        </w:trPr>
        <w:tc>
          <w:tcPr>
            <w:tcW w:w="2988" w:type="dxa"/>
          </w:tcPr>
          <w:p w14:paraId="0847C865" w14:textId="77777777" w:rsidR="00B171A7" w:rsidRDefault="00B171A7" w:rsidP="00B171A7">
            <w:pPr>
              <w:rPr>
                <w:color w:val="000000"/>
              </w:rPr>
            </w:pPr>
            <w:r w:rsidRPr="00764912">
              <w:t>PR_RULE_TO_LOWEST_LEVEL_PREDICATE</w:t>
            </w:r>
          </w:p>
        </w:tc>
        <w:tc>
          <w:tcPr>
            <w:tcW w:w="2700" w:type="dxa"/>
          </w:tcPr>
          <w:p w14:paraId="44DF91B9" w14:textId="6C958FF1" w:rsidR="00B171A7" w:rsidRPr="00880E6E" w:rsidRDefault="00B171A7" w:rsidP="00B171A7">
            <w:pPr>
              <w:rPr>
                <w:color w:val="000000"/>
              </w:rPr>
            </w:pPr>
          </w:p>
        </w:tc>
        <w:tc>
          <w:tcPr>
            <w:tcW w:w="3330" w:type="dxa"/>
          </w:tcPr>
          <w:p w14:paraId="0604D68E" w14:textId="5516F3D8" w:rsidR="00B171A7" w:rsidRPr="00880E6E" w:rsidRDefault="00155452" w:rsidP="00B171A7">
            <w:pPr>
              <w:rPr>
                <w:color w:val="000000"/>
              </w:rPr>
            </w:pPr>
            <w:r>
              <w:rPr>
                <w:color w:val="000000"/>
              </w:rPr>
              <w:t>Put the name of predicate used to relate the source attribute with rule.</w:t>
            </w:r>
          </w:p>
        </w:tc>
      </w:tr>
      <w:tr w:rsidR="00B171A7" w14:paraId="6B69301C" w14:textId="02A7C162" w:rsidTr="009808FF">
        <w:trPr>
          <w:trHeight w:val="275"/>
        </w:trPr>
        <w:tc>
          <w:tcPr>
            <w:tcW w:w="2988" w:type="dxa"/>
          </w:tcPr>
          <w:p w14:paraId="50535119" w14:textId="77777777" w:rsidR="00B171A7" w:rsidRPr="00923F48" w:rsidRDefault="00B171A7" w:rsidP="00B171A7">
            <w:pPr>
              <w:rPr>
                <w:color w:val="000000"/>
              </w:rPr>
            </w:pPr>
            <w:r>
              <w:rPr>
                <w:color w:val="000000"/>
              </w:rPr>
              <w:t>PR</w:t>
            </w:r>
            <w:r w:rsidRPr="00923F48">
              <w:rPr>
                <w:color w:val="000000"/>
              </w:rPr>
              <w:t>_</w:t>
            </w:r>
            <w:r>
              <w:t>HIERARCHY_</w:t>
            </w:r>
            <w:r>
              <w:rPr>
                <w:color w:val="000000"/>
              </w:rPr>
              <w:t>PARTICIPANT_PREDICATES</w:t>
            </w:r>
          </w:p>
        </w:tc>
        <w:tc>
          <w:tcPr>
            <w:tcW w:w="2700" w:type="dxa"/>
          </w:tcPr>
          <w:p w14:paraId="275B0F5D" w14:textId="40BFEEA9" w:rsidR="00B171A7" w:rsidRPr="00923F48" w:rsidRDefault="00B171A7" w:rsidP="00B171A7">
            <w:pPr>
              <w:rPr>
                <w:color w:val="000000"/>
              </w:rPr>
            </w:pPr>
          </w:p>
        </w:tc>
        <w:tc>
          <w:tcPr>
            <w:tcW w:w="3330" w:type="dxa"/>
          </w:tcPr>
          <w:p w14:paraId="78B27E20" w14:textId="06A75C2B" w:rsidR="00B171A7" w:rsidRPr="00880E6E" w:rsidRDefault="00155452" w:rsidP="00B171A7">
            <w:pPr>
              <w:rPr>
                <w:color w:val="000000"/>
              </w:rPr>
            </w:pPr>
            <w:r>
              <w:rPr>
                <w:color w:val="000000"/>
              </w:rPr>
              <w:t xml:space="preserve">Put the comma separated list of predicate names which needs to be used to build the hierarchy. </w:t>
            </w:r>
          </w:p>
        </w:tc>
      </w:tr>
      <w:tr w:rsidR="00B171A7" w:rsidRPr="00105E55" w14:paraId="77B2F8BB" w14:textId="729D944D" w:rsidTr="009808FF">
        <w:trPr>
          <w:trHeight w:val="526"/>
        </w:trPr>
        <w:tc>
          <w:tcPr>
            <w:tcW w:w="2988" w:type="dxa"/>
          </w:tcPr>
          <w:p w14:paraId="3D678D65" w14:textId="77777777" w:rsidR="00B171A7" w:rsidRDefault="00B171A7" w:rsidP="00B171A7">
            <w:pPr>
              <w:rPr>
                <w:color w:val="000000"/>
              </w:rPr>
            </w:pPr>
            <w:r>
              <w:rPr>
                <w:rFonts w:asciiTheme="majorHAnsi" w:hAnsiTheme="majorHAnsi" w:cstheme="majorHAnsi"/>
              </w:rPr>
              <w:t>SR_</w:t>
            </w:r>
            <w:r w:rsidRPr="008F438E">
              <w:rPr>
                <w:rFonts w:asciiTheme="majorHAnsi" w:hAnsiTheme="majorHAnsi" w:cstheme="majorHAnsi"/>
              </w:rPr>
              <w:t>SCORE_POST_DAYS</w:t>
            </w:r>
          </w:p>
        </w:tc>
        <w:tc>
          <w:tcPr>
            <w:tcW w:w="2700" w:type="dxa"/>
          </w:tcPr>
          <w:p w14:paraId="48A832D5" w14:textId="7AC3E1BB" w:rsidR="00B171A7" w:rsidRPr="00105E55" w:rsidRDefault="00B171A7" w:rsidP="00B171A7">
            <w:pPr>
              <w:rPr>
                <w:color w:val="000000"/>
              </w:rPr>
            </w:pPr>
          </w:p>
        </w:tc>
        <w:tc>
          <w:tcPr>
            <w:tcW w:w="3330" w:type="dxa"/>
          </w:tcPr>
          <w:p w14:paraId="224F3680" w14:textId="47B7B08E" w:rsidR="00B171A7" w:rsidRDefault="00155452" w:rsidP="00B171A7">
            <w:pPr>
              <w:rPr>
                <w:color w:val="000000"/>
              </w:rPr>
            </w:pPr>
            <w:r>
              <w:rPr>
                <w:color w:val="000000"/>
              </w:rPr>
              <w:t>No. of days/executions of scores to be posted to Govern</w:t>
            </w:r>
          </w:p>
        </w:tc>
      </w:tr>
    </w:tbl>
    <w:p w14:paraId="52BA652B" w14:textId="77777777" w:rsidR="00DB03D7" w:rsidRDefault="00DB03D7" w:rsidP="00DB03D7">
      <w:pPr>
        <w:spacing w:line="259" w:lineRule="auto"/>
        <w:ind w:left="360"/>
        <w:rPr>
          <w:rFonts w:ascii="Avenir LT Pro 45 Book" w:eastAsia="Verdana" w:hAnsi="Avenir LT Pro 45 Book" w:cs="Verdana"/>
          <w:color w:val="000000"/>
          <w:sz w:val="22"/>
          <w:szCs w:val="22"/>
          <w:lang w:val="en-IN" w:eastAsia="en-IN"/>
        </w:rPr>
      </w:pPr>
    </w:p>
    <w:p w14:paraId="53C80D2B" w14:textId="77777777" w:rsidR="00DB03D7" w:rsidRPr="007540DD" w:rsidRDefault="00DB03D7" w:rsidP="007540DD">
      <w:pPr>
        <w:pStyle w:val="Heading2"/>
        <w:numPr>
          <w:ilvl w:val="1"/>
          <w:numId w:val="3"/>
        </w:numPr>
        <w:spacing w:after="120"/>
        <w:ind w:right="270"/>
        <w:jc w:val="both"/>
        <w:rPr>
          <w:rFonts w:cstheme="majorHAnsi"/>
          <w:b w:val="0"/>
          <w:bCs w:val="0"/>
          <w:color w:val="auto"/>
          <w:sz w:val="24"/>
          <w:szCs w:val="24"/>
        </w:rPr>
      </w:pPr>
      <w:bookmarkStart w:id="746" w:name="_Toc23404901"/>
      <w:bookmarkStart w:id="747" w:name="_Toc25838733"/>
      <w:r w:rsidRPr="007540DD">
        <w:rPr>
          <w:rFonts w:cstheme="majorHAnsi"/>
          <w:bCs w:val="0"/>
          <w:color w:val="auto"/>
          <w:sz w:val="24"/>
          <w:szCs w:val="24"/>
        </w:rPr>
        <w:t>IGX Rule Operator List</w:t>
      </w:r>
      <w:bookmarkEnd w:id="746"/>
      <w:bookmarkEnd w:id="747"/>
    </w:p>
    <w:p w14:paraId="690CB091" w14:textId="18928E3A" w:rsidR="008F1A0B" w:rsidRPr="00EA73FF" w:rsidRDefault="008F1A0B" w:rsidP="008F1A0B">
      <w:pPr>
        <w:ind w:left="720"/>
        <w:jc w:val="both"/>
        <w:rPr>
          <w:rFonts w:cs="Calibri"/>
        </w:rPr>
      </w:pPr>
      <w:r w:rsidRPr="00EA73FF">
        <w:rPr>
          <w:rFonts w:cs="Calibri"/>
        </w:rPr>
        <w:t xml:space="preserve">This reference list contains </w:t>
      </w:r>
      <w:r w:rsidR="00356B44" w:rsidRPr="00EA73FF">
        <w:rPr>
          <w:rFonts w:cs="Calibri"/>
        </w:rPr>
        <w:t>list of comparison operator</w:t>
      </w:r>
      <w:r w:rsidR="00456796" w:rsidRPr="00EA73FF">
        <w:rPr>
          <w:rFonts w:cs="Calibri"/>
        </w:rPr>
        <w:t>s</w:t>
      </w:r>
      <w:r w:rsidR="00356B44" w:rsidRPr="00EA73FF">
        <w:rPr>
          <w:rFonts w:cs="Calibri"/>
        </w:rPr>
        <w:t xml:space="preserve"> to be used in rule </w:t>
      </w:r>
      <w:r w:rsidR="00196355" w:rsidRPr="00EA73FF">
        <w:rPr>
          <w:rFonts w:cs="Calibri"/>
        </w:rPr>
        <w:t>definition.</w:t>
      </w:r>
    </w:p>
    <w:p w14:paraId="10DCE50F" w14:textId="5EE62303" w:rsidR="00F965F1" w:rsidRPr="00EA73FF" w:rsidRDefault="00F965F1" w:rsidP="00F965F1">
      <w:pPr>
        <w:ind w:left="720"/>
        <w:jc w:val="both"/>
        <w:rPr>
          <w:rFonts w:cstheme="majorHAnsi"/>
        </w:rPr>
      </w:pPr>
      <w:r w:rsidRPr="00EA73FF">
        <w:rPr>
          <w:rFonts w:cstheme="majorHAnsi"/>
        </w:rPr>
        <w:t>Configure the below field in g</w:t>
      </w:r>
      <w:r w:rsidR="001F55CB" w:rsidRPr="00EA73FF">
        <w:rPr>
          <w:rFonts w:cstheme="majorHAnsi"/>
        </w:rPr>
        <w:t>overn as per the template below:</w:t>
      </w:r>
    </w:p>
    <w:p w14:paraId="51F8EE1A" w14:textId="77777777" w:rsidR="0077675F" w:rsidRDefault="0077675F" w:rsidP="00F965F1">
      <w:pPr>
        <w:ind w:left="720"/>
        <w:jc w:val="both"/>
        <w:rPr>
          <w:rFonts w:asciiTheme="majorHAnsi" w:hAnsiTheme="majorHAnsi" w:cstheme="majorHAnsi"/>
        </w:rPr>
      </w:pPr>
    </w:p>
    <w:tbl>
      <w:tblPr>
        <w:tblW w:w="4200" w:type="dxa"/>
        <w:tblInd w:w="1092" w:type="dxa"/>
        <w:tblLook w:val="04A0" w:firstRow="1" w:lastRow="0" w:firstColumn="1" w:lastColumn="0" w:noHBand="0" w:noVBand="1"/>
      </w:tblPr>
      <w:tblGrid>
        <w:gridCol w:w="2740"/>
        <w:gridCol w:w="1460"/>
      </w:tblGrid>
      <w:tr w:rsidR="00F965F1" w:rsidRPr="00F965F1" w14:paraId="2F9842B4" w14:textId="77777777" w:rsidTr="00F965F1">
        <w:trPr>
          <w:trHeight w:val="288"/>
        </w:trPr>
        <w:tc>
          <w:tcPr>
            <w:tcW w:w="274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5A86EE3" w14:textId="77777777" w:rsidR="00F965F1" w:rsidRPr="00F965F1" w:rsidRDefault="00F965F1" w:rsidP="00F965F1">
            <w:pPr>
              <w:jc w:val="center"/>
              <w:rPr>
                <w:rFonts w:ascii="Calibri" w:eastAsia="Times New Roman" w:hAnsi="Calibri" w:cs="Calibri"/>
                <w:b/>
                <w:bCs/>
                <w:color w:val="000000"/>
                <w:sz w:val="20"/>
                <w:szCs w:val="20"/>
                <w:lang w:val="en-US"/>
              </w:rPr>
            </w:pPr>
            <w:r w:rsidRPr="00F965F1">
              <w:rPr>
                <w:rFonts w:ascii="Calibri" w:eastAsia="Times New Roman" w:hAnsi="Calibri" w:cs="Calibri"/>
                <w:b/>
                <w:bCs/>
                <w:color w:val="000000"/>
                <w:sz w:val="20"/>
                <w:szCs w:val="20"/>
                <w:lang w:val="en-US"/>
              </w:rPr>
              <w:t>Field Attributes</w:t>
            </w:r>
          </w:p>
        </w:tc>
        <w:tc>
          <w:tcPr>
            <w:tcW w:w="1460" w:type="dxa"/>
            <w:tcBorders>
              <w:top w:val="single" w:sz="4" w:space="0" w:color="auto"/>
              <w:left w:val="nil"/>
              <w:bottom w:val="single" w:sz="4" w:space="0" w:color="auto"/>
              <w:right w:val="single" w:sz="4" w:space="0" w:color="auto"/>
            </w:tcBorders>
            <w:shd w:val="clear" w:color="000000" w:fill="BFBFBF"/>
            <w:noWrap/>
            <w:vAlign w:val="center"/>
            <w:hideMark/>
          </w:tcPr>
          <w:p w14:paraId="09B2E8C3" w14:textId="77777777" w:rsidR="00F965F1" w:rsidRPr="00F965F1" w:rsidRDefault="00F965F1" w:rsidP="00F965F1">
            <w:pPr>
              <w:rPr>
                <w:rFonts w:ascii="Calibri" w:eastAsia="Times New Roman" w:hAnsi="Calibri" w:cs="Calibri"/>
                <w:b/>
                <w:bCs/>
                <w:color w:val="000000"/>
                <w:sz w:val="20"/>
                <w:szCs w:val="20"/>
                <w:lang w:val="en-US"/>
              </w:rPr>
            </w:pPr>
            <w:r w:rsidRPr="00F965F1">
              <w:rPr>
                <w:rFonts w:ascii="Calibri" w:eastAsia="Times New Roman" w:hAnsi="Calibri" w:cs="Calibri"/>
                <w:b/>
                <w:bCs/>
                <w:color w:val="000000"/>
                <w:sz w:val="20"/>
                <w:szCs w:val="20"/>
                <w:lang w:val="en-US"/>
              </w:rPr>
              <w:t>Field-1</w:t>
            </w:r>
          </w:p>
        </w:tc>
      </w:tr>
      <w:tr w:rsidR="00F965F1" w:rsidRPr="00F965F1" w14:paraId="1104B031"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7F43C043"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Name</w:t>
            </w:r>
          </w:p>
        </w:tc>
        <w:tc>
          <w:tcPr>
            <w:tcW w:w="1460" w:type="dxa"/>
            <w:tcBorders>
              <w:top w:val="nil"/>
              <w:left w:val="nil"/>
              <w:bottom w:val="single" w:sz="4" w:space="0" w:color="auto"/>
              <w:right w:val="single" w:sz="4" w:space="0" w:color="auto"/>
            </w:tcBorders>
            <w:shd w:val="clear" w:color="auto" w:fill="auto"/>
            <w:vAlign w:val="center"/>
            <w:hideMark/>
          </w:tcPr>
          <w:p w14:paraId="6533D87A"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Description</w:t>
            </w:r>
          </w:p>
        </w:tc>
      </w:tr>
      <w:tr w:rsidR="00F965F1" w:rsidRPr="00F965F1" w14:paraId="09236218"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7BE8028B"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API Name</w:t>
            </w:r>
          </w:p>
        </w:tc>
        <w:tc>
          <w:tcPr>
            <w:tcW w:w="1460" w:type="dxa"/>
            <w:tcBorders>
              <w:top w:val="nil"/>
              <w:left w:val="nil"/>
              <w:bottom w:val="single" w:sz="4" w:space="0" w:color="auto"/>
              <w:right w:val="single" w:sz="4" w:space="0" w:color="auto"/>
            </w:tcBorders>
            <w:shd w:val="clear" w:color="auto" w:fill="auto"/>
            <w:vAlign w:val="center"/>
            <w:hideMark/>
          </w:tcPr>
          <w:p w14:paraId="0EB677EC"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Description</w:t>
            </w:r>
          </w:p>
        </w:tc>
      </w:tr>
      <w:tr w:rsidR="00F965F1" w:rsidRPr="00F965F1" w14:paraId="32F563DD"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2D76DF87"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Input Type</w:t>
            </w:r>
          </w:p>
        </w:tc>
        <w:tc>
          <w:tcPr>
            <w:tcW w:w="1460" w:type="dxa"/>
            <w:tcBorders>
              <w:top w:val="nil"/>
              <w:left w:val="nil"/>
              <w:bottom w:val="single" w:sz="4" w:space="0" w:color="auto"/>
              <w:right w:val="single" w:sz="4" w:space="0" w:color="auto"/>
            </w:tcBorders>
            <w:shd w:val="clear" w:color="auto" w:fill="auto"/>
            <w:vAlign w:val="center"/>
            <w:hideMark/>
          </w:tcPr>
          <w:p w14:paraId="446A0959"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Simple Text</w:t>
            </w:r>
          </w:p>
        </w:tc>
      </w:tr>
      <w:tr w:rsidR="00F965F1" w:rsidRPr="00F965F1" w14:paraId="41EA869F"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0B04E889"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Category</w:t>
            </w:r>
          </w:p>
        </w:tc>
        <w:tc>
          <w:tcPr>
            <w:tcW w:w="1460" w:type="dxa"/>
            <w:tcBorders>
              <w:top w:val="nil"/>
              <w:left w:val="nil"/>
              <w:bottom w:val="single" w:sz="4" w:space="0" w:color="auto"/>
              <w:right w:val="single" w:sz="4" w:space="0" w:color="auto"/>
            </w:tcBorders>
            <w:shd w:val="clear" w:color="auto" w:fill="auto"/>
            <w:vAlign w:val="center"/>
            <w:hideMark/>
          </w:tcPr>
          <w:p w14:paraId="56597BAD"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7521D5DC"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5D3B5561"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Minimum Value</w:t>
            </w:r>
          </w:p>
        </w:tc>
        <w:tc>
          <w:tcPr>
            <w:tcW w:w="1460" w:type="dxa"/>
            <w:tcBorders>
              <w:top w:val="nil"/>
              <w:left w:val="nil"/>
              <w:bottom w:val="single" w:sz="4" w:space="0" w:color="auto"/>
              <w:right w:val="single" w:sz="4" w:space="0" w:color="auto"/>
            </w:tcBorders>
            <w:shd w:val="clear" w:color="auto" w:fill="auto"/>
            <w:vAlign w:val="center"/>
            <w:hideMark/>
          </w:tcPr>
          <w:p w14:paraId="48475F5A"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281C0936"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2E1654C8"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Maximum Value</w:t>
            </w:r>
          </w:p>
        </w:tc>
        <w:tc>
          <w:tcPr>
            <w:tcW w:w="1460" w:type="dxa"/>
            <w:tcBorders>
              <w:top w:val="nil"/>
              <w:left w:val="nil"/>
              <w:bottom w:val="single" w:sz="4" w:space="0" w:color="auto"/>
              <w:right w:val="single" w:sz="4" w:space="0" w:color="auto"/>
            </w:tcBorders>
            <w:shd w:val="clear" w:color="auto" w:fill="auto"/>
            <w:vAlign w:val="center"/>
            <w:hideMark/>
          </w:tcPr>
          <w:p w14:paraId="29BF39E0"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44B5A66D"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6DCE4"/>
            <w:vAlign w:val="center"/>
            <w:hideMark/>
          </w:tcPr>
          <w:p w14:paraId="569A375B"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lastRenderedPageBreak/>
              <w:t>Type of List</w:t>
            </w:r>
          </w:p>
        </w:tc>
        <w:tc>
          <w:tcPr>
            <w:tcW w:w="1460" w:type="dxa"/>
            <w:tcBorders>
              <w:top w:val="nil"/>
              <w:left w:val="nil"/>
              <w:bottom w:val="single" w:sz="4" w:space="0" w:color="auto"/>
              <w:right w:val="single" w:sz="4" w:space="0" w:color="auto"/>
            </w:tcBorders>
            <w:shd w:val="clear" w:color="000000" w:fill="D6DCE4"/>
            <w:vAlign w:val="center"/>
            <w:hideMark/>
          </w:tcPr>
          <w:p w14:paraId="754A769F"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55B5D817"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6DCE4"/>
            <w:vAlign w:val="center"/>
            <w:hideMark/>
          </w:tcPr>
          <w:p w14:paraId="07BE7666"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List Display Format</w:t>
            </w:r>
          </w:p>
        </w:tc>
        <w:tc>
          <w:tcPr>
            <w:tcW w:w="1460" w:type="dxa"/>
            <w:tcBorders>
              <w:top w:val="nil"/>
              <w:left w:val="nil"/>
              <w:bottom w:val="single" w:sz="4" w:space="0" w:color="auto"/>
              <w:right w:val="single" w:sz="4" w:space="0" w:color="auto"/>
            </w:tcBorders>
            <w:shd w:val="clear" w:color="000000" w:fill="D6DCE4"/>
            <w:vAlign w:val="center"/>
            <w:hideMark/>
          </w:tcPr>
          <w:p w14:paraId="30D0CF84"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0967C47E"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3C2FBBBA"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Show In Detail Tile</w:t>
            </w:r>
          </w:p>
        </w:tc>
        <w:tc>
          <w:tcPr>
            <w:tcW w:w="1460" w:type="dxa"/>
            <w:tcBorders>
              <w:top w:val="nil"/>
              <w:left w:val="nil"/>
              <w:bottom w:val="single" w:sz="4" w:space="0" w:color="auto"/>
              <w:right w:val="single" w:sz="4" w:space="0" w:color="auto"/>
            </w:tcBorders>
            <w:shd w:val="clear" w:color="000000" w:fill="D9D9D9"/>
            <w:vAlign w:val="center"/>
            <w:hideMark/>
          </w:tcPr>
          <w:p w14:paraId="0E41B274"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TRUE</w:t>
            </w:r>
          </w:p>
        </w:tc>
      </w:tr>
      <w:tr w:rsidR="00F965F1" w:rsidRPr="00F965F1" w14:paraId="4081C704"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6CE9B9A9"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Is Editable</w:t>
            </w:r>
          </w:p>
        </w:tc>
        <w:tc>
          <w:tcPr>
            <w:tcW w:w="1460" w:type="dxa"/>
            <w:tcBorders>
              <w:top w:val="nil"/>
              <w:left w:val="nil"/>
              <w:bottom w:val="single" w:sz="4" w:space="0" w:color="auto"/>
              <w:right w:val="single" w:sz="4" w:space="0" w:color="auto"/>
            </w:tcBorders>
            <w:shd w:val="clear" w:color="000000" w:fill="D9D9D9"/>
            <w:vAlign w:val="center"/>
            <w:hideMark/>
          </w:tcPr>
          <w:p w14:paraId="5D8488D2"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TRUE</w:t>
            </w:r>
          </w:p>
        </w:tc>
      </w:tr>
      <w:tr w:rsidR="00F965F1" w:rsidRPr="00F965F1" w14:paraId="1E98891F"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4DBCBF6A"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 xml:space="preserve">Is </w:t>
            </w:r>
            <w:proofErr w:type="spellStart"/>
            <w:r w:rsidRPr="00F965F1">
              <w:rPr>
                <w:rFonts w:ascii="Calibri" w:eastAsia="Times New Roman" w:hAnsi="Calibri" w:cs="Calibri"/>
                <w:color w:val="000000"/>
                <w:sz w:val="20"/>
                <w:szCs w:val="20"/>
                <w:lang w:val="en-US"/>
              </w:rPr>
              <w:t>Listable</w:t>
            </w:r>
            <w:proofErr w:type="spellEnd"/>
          </w:p>
        </w:tc>
        <w:tc>
          <w:tcPr>
            <w:tcW w:w="1460" w:type="dxa"/>
            <w:tcBorders>
              <w:top w:val="nil"/>
              <w:left w:val="nil"/>
              <w:bottom w:val="single" w:sz="4" w:space="0" w:color="auto"/>
              <w:right w:val="single" w:sz="4" w:space="0" w:color="auto"/>
            </w:tcBorders>
            <w:shd w:val="clear" w:color="000000" w:fill="D9D9D9"/>
            <w:vAlign w:val="center"/>
            <w:hideMark/>
          </w:tcPr>
          <w:p w14:paraId="5D0832FA"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TRUE</w:t>
            </w:r>
          </w:p>
        </w:tc>
      </w:tr>
      <w:tr w:rsidR="00F965F1" w:rsidRPr="00F965F1" w14:paraId="10CF200A"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5CD13E1B"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Is Required</w:t>
            </w:r>
          </w:p>
        </w:tc>
        <w:tc>
          <w:tcPr>
            <w:tcW w:w="1460" w:type="dxa"/>
            <w:tcBorders>
              <w:top w:val="nil"/>
              <w:left w:val="nil"/>
              <w:bottom w:val="single" w:sz="4" w:space="0" w:color="auto"/>
              <w:right w:val="single" w:sz="4" w:space="0" w:color="auto"/>
            </w:tcBorders>
            <w:shd w:val="clear" w:color="000000" w:fill="D9D9D9"/>
            <w:vAlign w:val="center"/>
            <w:hideMark/>
          </w:tcPr>
          <w:p w14:paraId="62487576" w14:textId="0F9A4123" w:rsidR="00F965F1" w:rsidRPr="00F965F1" w:rsidRDefault="00F965F1" w:rsidP="00F965F1">
            <w:pPr>
              <w:rPr>
                <w:rFonts w:ascii="Calibri" w:eastAsia="Times New Roman" w:hAnsi="Calibri" w:cs="Calibri"/>
                <w:color w:val="000000"/>
                <w:sz w:val="20"/>
                <w:szCs w:val="20"/>
                <w:lang w:val="en-US"/>
              </w:rPr>
            </w:pPr>
            <w:del w:id="748" w:author="Shiv Mangal Rahi" w:date="2019-12-05T13:47:00Z">
              <w:r w:rsidRPr="00F965F1" w:rsidDel="00DF30FF">
                <w:rPr>
                  <w:rFonts w:ascii="Calibri" w:eastAsia="Times New Roman" w:hAnsi="Calibri" w:cs="Calibri"/>
                  <w:color w:val="000000"/>
                  <w:sz w:val="20"/>
                  <w:szCs w:val="20"/>
                  <w:lang w:val="en-US"/>
                </w:rPr>
                <w:delText>FALSE</w:delText>
              </w:r>
            </w:del>
            <w:ins w:id="749" w:author="Shiv Mangal Rahi" w:date="2019-12-05T13:47:00Z">
              <w:r w:rsidR="00DF30FF">
                <w:rPr>
                  <w:rFonts w:ascii="Calibri" w:eastAsia="Times New Roman" w:hAnsi="Calibri" w:cs="Calibri"/>
                  <w:color w:val="000000"/>
                  <w:sz w:val="20"/>
                  <w:szCs w:val="20"/>
                  <w:lang w:val="en-US"/>
                </w:rPr>
                <w:t>TRUE</w:t>
              </w:r>
            </w:ins>
          </w:p>
        </w:tc>
      </w:tr>
      <w:tr w:rsidR="00F965F1" w:rsidRPr="00F965F1" w14:paraId="3CD230A3"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750CCFE2"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Part of Key</w:t>
            </w:r>
          </w:p>
        </w:tc>
        <w:tc>
          <w:tcPr>
            <w:tcW w:w="1460" w:type="dxa"/>
            <w:tcBorders>
              <w:top w:val="nil"/>
              <w:left w:val="nil"/>
              <w:bottom w:val="single" w:sz="4" w:space="0" w:color="auto"/>
              <w:right w:val="single" w:sz="4" w:space="0" w:color="auto"/>
            </w:tcBorders>
            <w:shd w:val="clear" w:color="000000" w:fill="D9D9D9"/>
            <w:vAlign w:val="center"/>
            <w:hideMark/>
          </w:tcPr>
          <w:p w14:paraId="07901069"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186B0928"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66A0A24C"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Show As Top Level Filter</w:t>
            </w:r>
          </w:p>
        </w:tc>
        <w:tc>
          <w:tcPr>
            <w:tcW w:w="1460" w:type="dxa"/>
            <w:tcBorders>
              <w:top w:val="nil"/>
              <w:left w:val="nil"/>
              <w:bottom w:val="single" w:sz="4" w:space="0" w:color="auto"/>
              <w:right w:val="single" w:sz="4" w:space="0" w:color="auto"/>
            </w:tcBorders>
            <w:shd w:val="clear" w:color="000000" w:fill="D9D9D9"/>
            <w:vAlign w:val="center"/>
            <w:hideMark/>
          </w:tcPr>
          <w:p w14:paraId="3B7F2995"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09714FE3"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5D4AF6B5"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Allow Multiple Items</w:t>
            </w:r>
          </w:p>
        </w:tc>
        <w:tc>
          <w:tcPr>
            <w:tcW w:w="1460" w:type="dxa"/>
            <w:tcBorders>
              <w:top w:val="nil"/>
              <w:left w:val="nil"/>
              <w:bottom w:val="single" w:sz="4" w:space="0" w:color="auto"/>
              <w:right w:val="single" w:sz="4" w:space="0" w:color="auto"/>
            </w:tcBorders>
            <w:shd w:val="clear" w:color="000000" w:fill="D9D9D9"/>
            <w:vAlign w:val="center"/>
            <w:hideMark/>
          </w:tcPr>
          <w:p w14:paraId="1FE759EB"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0CEB0E3C"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5B125DD4"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Show if Empty</w:t>
            </w:r>
          </w:p>
        </w:tc>
        <w:tc>
          <w:tcPr>
            <w:tcW w:w="1460" w:type="dxa"/>
            <w:tcBorders>
              <w:top w:val="nil"/>
              <w:left w:val="nil"/>
              <w:bottom w:val="single" w:sz="4" w:space="0" w:color="auto"/>
              <w:right w:val="single" w:sz="4" w:space="0" w:color="auto"/>
            </w:tcBorders>
            <w:shd w:val="clear" w:color="000000" w:fill="D9D9D9"/>
            <w:vAlign w:val="center"/>
            <w:hideMark/>
          </w:tcPr>
          <w:p w14:paraId="6AA667DA"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FALSE</w:t>
            </w:r>
          </w:p>
        </w:tc>
      </w:tr>
      <w:tr w:rsidR="00F965F1" w:rsidRPr="00F965F1" w14:paraId="16D8357E"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308DC6D3"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Lookup Type</w:t>
            </w:r>
          </w:p>
        </w:tc>
        <w:tc>
          <w:tcPr>
            <w:tcW w:w="1460" w:type="dxa"/>
            <w:tcBorders>
              <w:top w:val="nil"/>
              <w:left w:val="nil"/>
              <w:bottom w:val="single" w:sz="4" w:space="0" w:color="auto"/>
              <w:right w:val="single" w:sz="4" w:space="0" w:color="auto"/>
            </w:tcBorders>
            <w:shd w:val="clear" w:color="auto" w:fill="auto"/>
            <w:vAlign w:val="center"/>
            <w:hideMark/>
          </w:tcPr>
          <w:p w14:paraId="4A115AE1"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74234771"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7F88EEBF"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Relationship Type</w:t>
            </w:r>
          </w:p>
        </w:tc>
        <w:tc>
          <w:tcPr>
            <w:tcW w:w="1460" w:type="dxa"/>
            <w:tcBorders>
              <w:top w:val="nil"/>
              <w:left w:val="nil"/>
              <w:bottom w:val="single" w:sz="4" w:space="0" w:color="auto"/>
              <w:right w:val="single" w:sz="4" w:space="0" w:color="auto"/>
            </w:tcBorders>
            <w:shd w:val="clear" w:color="auto" w:fill="auto"/>
            <w:vAlign w:val="center"/>
            <w:hideMark/>
          </w:tcPr>
          <w:p w14:paraId="433C1CA2"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49CD14DD"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0878BD07"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Table Settings</w:t>
            </w:r>
          </w:p>
        </w:tc>
        <w:tc>
          <w:tcPr>
            <w:tcW w:w="1460" w:type="dxa"/>
            <w:tcBorders>
              <w:top w:val="nil"/>
              <w:left w:val="nil"/>
              <w:bottom w:val="single" w:sz="4" w:space="0" w:color="auto"/>
              <w:right w:val="single" w:sz="4" w:space="0" w:color="auto"/>
            </w:tcBorders>
            <w:shd w:val="clear" w:color="auto" w:fill="auto"/>
            <w:vAlign w:val="center"/>
            <w:hideMark/>
          </w:tcPr>
          <w:p w14:paraId="1AF87C81"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bl>
    <w:p w14:paraId="4967094F" w14:textId="054C1D43" w:rsidR="00F965F1" w:rsidRDefault="00F965F1" w:rsidP="008F1A0B">
      <w:pPr>
        <w:ind w:left="720"/>
        <w:jc w:val="both"/>
        <w:rPr>
          <w:rFonts w:ascii="Calibri" w:hAnsi="Calibri" w:cs="Calibri"/>
        </w:rPr>
      </w:pPr>
    </w:p>
    <w:p w14:paraId="540B3847" w14:textId="1D02992C" w:rsidR="00F965F1" w:rsidRPr="00EA73FF" w:rsidRDefault="0077675F" w:rsidP="008F1A0B">
      <w:pPr>
        <w:ind w:left="720"/>
        <w:jc w:val="both"/>
        <w:rPr>
          <w:rFonts w:eastAsia="Times New Roman" w:cs="Times New Roman"/>
          <w:lang w:val="en-US"/>
        </w:rPr>
      </w:pPr>
      <w:r w:rsidRPr="00EA73FF">
        <w:rPr>
          <w:rFonts w:cs="Calibri"/>
        </w:rPr>
        <w:t xml:space="preserve">Below is </w:t>
      </w:r>
      <w:r w:rsidR="00F7019F" w:rsidRPr="00EA73FF">
        <w:rPr>
          <w:rFonts w:cs="Calibri"/>
        </w:rPr>
        <w:t>screenshot</w:t>
      </w:r>
      <w:r w:rsidRPr="00EA73FF">
        <w:rPr>
          <w:rFonts w:cs="Calibri"/>
        </w:rPr>
        <w:t xml:space="preserve"> from </w:t>
      </w:r>
      <w:r w:rsidR="001F55CB" w:rsidRPr="00EA73FF">
        <w:rPr>
          <w:rFonts w:eastAsia="Times New Roman" w:cs="Times New Roman"/>
          <w:lang w:val="en-US"/>
        </w:rPr>
        <w:t>Data Governance</w:t>
      </w:r>
    </w:p>
    <w:p w14:paraId="07BAF7C4" w14:textId="77777777" w:rsidR="001F55CB" w:rsidRDefault="001F55CB" w:rsidP="008F1A0B">
      <w:pPr>
        <w:ind w:left="720"/>
        <w:jc w:val="both"/>
        <w:rPr>
          <w:rFonts w:ascii="Calibri" w:hAnsi="Calibri" w:cs="Calibri"/>
        </w:rPr>
      </w:pPr>
    </w:p>
    <w:p w14:paraId="11F15250" w14:textId="1F33BAD4" w:rsidR="005F54FC" w:rsidRPr="008F1A0B" w:rsidRDefault="005F54FC" w:rsidP="008F1A0B">
      <w:pPr>
        <w:ind w:left="720"/>
        <w:jc w:val="both"/>
        <w:rPr>
          <w:rFonts w:ascii="Calibri" w:hAnsi="Calibri" w:cs="Calibri"/>
        </w:rPr>
      </w:pPr>
      <w:r>
        <w:rPr>
          <w:noProof/>
          <w:lang w:val="en-US"/>
        </w:rPr>
        <w:drawing>
          <wp:inline distT="0" distB="0" distL="0" distR="0" wp14:anchorId="1E930E77" wp14:editId="6461C94A">
            <wp:extent cx="5354708" cy="1226820"/>
            <wp:effectExtent l="19050" t="19050" r="1778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5364529" cy="122907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E1318EC" w14:textId="77777777" w:rsidR="005F54FC" w:rsidRDefault="005F54FC" w:rsidP="008F1A0B">
      <w:pPr>
        <w:ind w:left="720"/>
        <w:jc w:val="both"/>
        <w:rPr>
          <w:rFonts w:ascii="Calibri" w:hAnsi="Calibri" w:cs="Calibri"/>
        </w:rPr>
      </w:pPr>
    </w:p>
    <w:p w14:paraId="259E2555" w14:textId="28049FB7" w:rsidR="008F1A0B" w:rsidRPr="00EA73FF" w:rsidRDefault="008F1A0B" w:rsidP="008F1A0B">
      <w:pPr>
        <w:ind w:left="720"/>
        <w:jc w:val="both"/>
        <w:rPr>
          <w:rFonts w:cs="Calibri"/>
        </w:rPr>
      </w:pPr>
      <w:r w:rsidRPr="00EA73FF">
        <w:rPr>
          <w:rFonts w:cs="Calibri"/>
        </w:rPr>
        <w:t>Following entries need to be created in the reference list</w:t>
      </w:r>
      <w:r w:rsidR="009A5E9A" w:rsidRPr="00EA73FF">
        <w:rPr>
          <w:rFonts w:cs="Calibri"/>
        </w:rPr>
        <w:t xml:space="preserve"> with the given values</w:t>
      </w:r>
      <w:r w:rsidRPr="00EA73FF">
        <w:rPr>
          <w:rFonts w:cs="Calibri"/>
        </w:rPr>
        <w:t xml:space="preserve">. </w:t>
      </w:r>
    </w:p>
    <w:p w14:paraId="546FFFF4" w14:textId="77777777" w:rsidR="001F55CB" w:rsidRPr="00EA73FF" w:rsidRDefault="001F55CB" w:rsidP="008F1A0B">
      <w:pPr>
        <w:ind w:left="720"/>
        <w:jc w:val="both"/>
        <w:rPr>
          <w:rFonts w:cs="Calibri"/>
        </w:rPr>
      </w:pPr>
    </w:p>
    <w:tbl>
      <w:tblPr>
        <w:tblStyle w:val="TableGrid"/>
        <w:tblW w:w="0" w:type="auto"/>
        <w:tblInd w:w="1440" w:type="dxa"/>
        <w:tblLook w:val="04A0" w:firstRow="1" w:lastRow="0" w:firstColumn="1" w:lastColumn="0" w:noHBand="0" w:noVBand="1"/>
      </w:tblPr>
      <w:tblGrid>
        <w:gridCol w:w="3207"/>
        <w:gridCol w:w="3538"/>
      </w:tblGrid>
      <w:tr w:rsidR="00DB03D7" w:rsidRPr="00923F48" w14:paraId="6A327E40" w14:textId="77777777" w:rsidTr="009F2027">
        <w:tc>
          <w:tcPr>
            <w:tcW w:w="3207" w:type="dxa"/>
            <w:shd w:val="clear" w:color="auto" w:fill="D9D9D9" w:themeFill="background1" w:themeFillShade="D9"/>
          </w:tcPr>
          <w:p w14:paraId="330D371F" w14:textId="77777777" w:rsidR="00DB03D7" w:rsidRPr="00923F48" w:rsidRDefault="00DB03D7" w:rsidP="009E5B07">
            <w:pPr>
              <w:rPr>
                <w:b/>
                <w:color w:val="000000"/>
              </w:rPr>
            </w:pPr>
            <w:r>
              <w:rPr>
                <w:b/>
                <w:color w:val="000000"/>
              </w:rPr>
              <w:t>Code</w:t>
            </w:r>
          </w:p>
        </w:tc>
        <w:tc>
          <w:tcPr>
            <w:tcW w:w="3538" w:type="dxa"/>
            <w:shd w:val="clear" w:color="auto" w:fill="D9D9D9" w:themeFill="background1" w:themeFillShade="D9"/>
          </w:tcPr>
          <w:p w14:paraId="1D088066" w14:textId="77777777" w:rsidR="00DB03D7" w:rsidRPr="00923F48" w:rsidRDefault="00DB03D7" w:rsidP="009E5B07">
            <w:pPr>
              <w:rPr>
                <w:b/>
                <w:color w:val="000000"/>
              </w:rPr>
            </w:pPr>
            <w:r>
              <w:rPr>
                <w:b/>
                <w:color w:val="000000"/>
              </w:rPr>
              <w:t>Description</w:t>
            </w:r>
          </w:p>
        </w:tc>
      </w:tr>
      <w:tr w:rsidR="00DB03D7" w:rsidRPr="005571F3" w14:paraId="2A671EEC" w14:textId="77777777" w:rsidTr="009F2027">
        <w:tc>
          <w:tcPr>
            <w:tcW w:w="3207" w:type="dxa"/>
            <w:vAlign w:val="center"/>
          </w:tcPr>
          <w:p w14:paraId="2E225C1B" w14:textId="77777777" w:rsidR="00DB03D7" w:rsidRPr="00923F48" w:rsidRDefault="00DB03D7" w:rsidP="009E5B07">
            <w:pPr>
              <w:rPr>
                <w:color w:val="000000"/>
              </w:rPr>
            </w:pPr>
            <w:r w:rsidRPr="005571F3">
              <w:rPr>
                <w:color w:val="000000"/>
              </w:rPr>
              <w:t>Contains</w:t>
            </w:r>
          </w:p>
        </w:tc>
        <w:tc>
          <w:tcPr>
            <w:tcW w:w="3538" w:type="dxa"/>
            <w:vAlign w:val="center"/>
          </w:tcPr>
          <w:p w14:paraId="77343F23" w14:textId="77777777" w:rsidR="00DB03D7" w:rsidRPr="00923F48" w:rsidRDefault="00DB03D7" w:rsidP="009E5B07">
            <w:pPr>
              <w:rPr>
                <w:color w:val="000000"/>
              </w:rPr>
            </w:pPr>
            <w:r w:rsidRPr="005571F3">
              <w:rPr>
                <w:color w:val="000000"/>
              </w:rPr>
              <w:t>Contains</w:t>
            </w:r>
          </w:p>
        </w:tc>
      </w:tr>
      <w:tr w:rsidR="00DB03D7" w:rsidRPr="005571F3" w14:paraId="1FBB5EF9" w14:textId="77777777" w:rsidTr="009F2027">
        <w:tc>
          <w:tcPr>
            <w:tcW w:w="3207" w:type="dxa"/>
            <w:vAlign w:val="center"/>
          </w:tcPr>
          <w:p w14:paraId="511A0B4A" w14:textId="77777777" w:rsidR="00DB03D7" w:rsidRPr="00923F48" w:rsidRDefault="00DB03D7" w:rsidP="009E5B07">
            <w:pPr>
              <w:rPr>
                <w:color w:val="000000"/>
              </w:rPr>
            </w:pPr>
            <w:r w:rsidRPr="005571F3">
              <w:rPr>
                <w:color w:val="000000"/>
              </w:rPr>
              <w:t>Does Not Contain</w:t>
            </w:r>
          </w:p>
        </w:tc>
        <w:tc>
          <w:tcPr>
            <w:tcW w:w="3538" w:type="dxa"/>
            <w:vAlign w:val="center"/>
          </w:tcPr>
          <w:p w14:paraId="6F3001A1" w14:textId="77777777" w:rsidR="00DB03D7" w:rsidRPr="00923F48" w:rsidRDefault="00DB03D7" w:rsidP="009E5B07">
            <w:pPr>
              <w:rPr>
                <w:color w:val="000000"/>
              </w:rPr>
            </w:pPr>
            <w:r w:rsidRPr="005571F3">
              <w:rPr>
                <w:color w:val="000000"/>
              </w:rPr>
              <w:t>Does Not Contain</w:t>
            </w:r>
          </w:p>
        </w:tc>
      </w:tr>
      <w:tr w:rsidR="00DB03D7" w:rsidRPr="005571F3" w14:paraId="79F9EECF" w14:textId="77777777" w:rsidTr="009F2027">
        <w:tc>
          <w:tcPr>
            <w:tcW w:w="3207" w:type="dxa"/>
            <w:vAlign w:val="center"/>
          </w:tcPr>
          <w:p w14:paraId="72373612" w14:textId="77777777" w:rsidR="00DB03D7" w:rsidRPr="00923F48" w:rsidRDefault="00DB03D7" w:rsidP="009E5B07">
            <w:pPr>
              <w:rPr>
                <w:color w:val="000000"/>
              </w:rPr>
            </w:pPr>
            <w:r w:rsidRPr="005571F3">
              <w:rPr>
                <w:color w:val="000000"/>
              </w:rPr>
              <w:t>Does Not Match Regular Expression</w:t>
            </w:r>
          </w:p>
        </w:tc>
        <w:tc>
          <w:tcPr>
            <w:tcW w:w="3538" w:type="dxa"/>
            <w:vAlign w:val="center"/>
          </w:tcPr>
          <w:p w14:paraId="4B22328B" w14:textId="77777777" w:rsidR="00DB03D7" w:rsidRPr="00923F48" w:rsidRDefault="00DB03D7" w:rsidP="009E5B07">
            <w:pPr>
              <w:rPr>
                <w:color w:val="000000"/>
              </w:rPr>
            </w:pPr>
            <w:r w:rsidRPr="005571F3">
              <w:rPr>
                <w:color w:val="000000"/>
              </w:rPr>
              <w:t>Does Not Match Regular Expression</w:t>
            </w:r>
          </w:p>
        </w:tc>
      </w:tr>
      <w:tr w:rsidR="00DB03D7" w:rsidRPr="005571F3" w14:paraId="1D6761DB" w14:textId="77777777" w:rsidTr="009F2027">
        <w:tc>
          <w:tcPr>
            <w:tcW w:w="3207" w:type="dxa"/>
            <w:vAlign w:val="center"/>
          </w:tcPr>
          <w:p w14:paraId="044B861F" w14:textId="77777777" w:rsidR="00DB03D7" w:rsidRPr="00923F48" w:rsidRDefault="00DB03D7" w:rsidP="009E5B07">
            <w:pPr>
              <w:rPr>
                <w:color w:val="000000"/>
              </w:rPr>
            </w:pPr>
            <w:r w:rsidRPr="005571F3">
              <w:rPr>
                <w:color w:val="000000"/>
              </w:rPr>
              <w:t>Ends With</w:t>
            </w:r>
          </w:p>
        </w:tc>
        <w:tc>
          <w:tcPr>
            <w:tcW w:w="3538" w:type="dxa"/>
            <w:vAlign w:val="center"/>
          </w:tcPr>
          <w:p w14:paraId="6064FDBF" w14:textId="77777777" w:rsidR="00DB03D7" w:rsidRPr="00923F48" w:rsidRDefault="00DB03D7" w:rsidP="009E5B07">
            <w:pPr>
              <w:rPr>
                <w:color w:val="000000"/>
              </w:rPr>
            </w:pPr>
            <w:r w:rsidRPr="005571F3">
              <w:rPr>
                <w:color w:val="000000"/>
              </w:rPr>
              <w:t>Ends With</w:t>
            </w:r>
          </w:p>
        </w:tc>
      </w:tr>
      <w:tr w:rsidR="00DB03D7" w:rsidRPr="005571F3" w14:paraId="4B3FE5B8" w14:textId="77777777" w:rsidTr="009F2027">
        <w:tc>
          <w:tcPr>
            <w:tcW w:w="3207" w:type="dxa"/>
            <w:vAlign w:val="center"/>
          </w:tcPr>
          <w:p w14:paraId="2221BD64" w14:textId="77777777" w:rsidR="00DB03D7" w:rsidRPr="00923F48" w:rsidRDefault="00DB03D7" w:rsidP="009E5B07">
            <w:pPr>
              <w:rPr>
                <w:color w:val="000000"/>
              </w:rPr>
            </w:pPr>
            <w:r w:rsidRPr="005571F3">
              <w:rPr>
                <w:color w:val="000000"/>
              </w:rPr>
              <w:t>Is Equal To</w:t>
            </w:r>
          </w:p>
        </w:tc>
        <w:tc>
          <w:tcPr>
            <w:tcW w:w="3538" w:type="dxa"/>
            <w:vAlign w:val="center"/>
          </w:tcPr>
          <w:p w14:paraId="036B6CF7" w14:textId="77777777" w:rsidR="00DB03D7" w:rsidRPr="00923F48" w:rsidRDefault="00DB03D7" w:rsidP="009E5B07">
            <w:pPr>
              <w:rPr>
                <w:color w:val="000000"/>
              </w:rPr>
            </w:pPr>
            <w:r w:rsidRPr="005571F3">
              <w:rPr>
                <w:color w:val="000000"/>
              </w:rPr>
              <w:t>Is Equal To</w:t>
            </w:r>
          </w:p>
        </w:tc>
      </w:tr>
      <w:tr w:rsidR="00DB03D7" w:rsidRPr="005571F3" w14:paraId="6374FF36" w14:textId="77777777" w:rsidTr="009F2027">
        <w:tc>
          <w:tcPr>
            <w:tcW w:w="3207" w:type="dxa"/>
            <w:vAlign w:val="center"/>
          </w:tcPr>
          <w:p w14:paraId="6D5CA134" w14:textId="77777777" w:rsidR="00DB03D7" w:rsidRPr="00923F48" w:rsidRDefault="00DB03D7" w:rsidP="009E5B07">
            <w:pPr>
              <w:rPr>
                <w:color w:val="000000"/>
              </w:rPr>
            </w:pPr>
            <w:r w:rsidRPr="005571F3">
              <w:rPr>
                <w:color w:val="000000"/>
              </w:rPr>
              <w:t>Is Greater Than</w:t>
            </w:r>
          </w:p>
        </w:tc>
        <w:tc>
          <w:tcPr>
            <w:tcW w:w="3538" w:type="dxa"/>
            <w:vAlign w:val="center"/>
          </w:tcPr>
          <w:p w14:paraId="15A12E2C" w14:textId="77777777" w:rsidR="00DB03D7" w:rsidRPr="00923F48" w:rsidRDefault="00DB03D7" w:rsidP="009E5B07">
            <w:pPr>
              <w:rPr>
                <w:color w:val="000000"/>
              </w:rPr>
            </w:pPr>
            <w:r w:rsidRPr="005571F3">
              <w:rPr>
                <w:color w:val="000000"/>
              </w:rPr>
              <w:t>Is Greater Than</w:t>
            </w:r>
          </w:p>
        </w:tc>
      </w:tr>
      <w:tr w:rsidR="00DB03D7" w:rsidRPr="005571F3" w14:paraId="09EB0CD3" w14:textId="77777777" w:rsidTr="009F2027">
        <w:tc>
          <w:tcPr>
            <w:tcW w:w="3207" w:type="dxa"/>
            <w:vAlign w:val="center"/>
          </w:tcPr>
          <w:p w14:paraId="1A6FA16C" w14:textId="77777777" w:rsidR="00DB03D7" w:rsidRPr="00923F48" w:rsidRDefault="00DB03D7" w:rsidP="009E5B07">
            <w:pPr>
              <w:rPr>
                <w:color w:val="000000"/>
              </w:rPr>
            </w:pPr>
            <w:r w:rsidRPr="005571F3">
              <w:rPr>
                <w:color w:val="000000"/>
              </w:rPr>
              <w:t>Is Greater Than or Equals To</w:t>
            </w:r>
          </w:p>
        </w:tc>
        <w:tc>
          <w:tcPr>
            <w:tcW w:w="3538" w:type="dxa"/>
            <w:vAlign w:val="center"/>
          </w:tcPr>
          <w:p w14:paraId="479067CD" w14:textId="77777777" w:rsidR="00DB03D7" w:rsidRDefault="00DB03D7" w:rsidP="009E5B07">
            <w:pPr>
              <w:rPr>
                <w:color w:val="000000"/>
              </w:rPr>
            </w:pPr>
            <w:r w:rsidRPr="005571F3">
              <w:rPr>
                <w:color w:val="000000"/>
              </w:rPr>
              <w:t>Is Greater Than or Equals To</w:t>
            </w:r>
          </w:p>
        </w:tc>
      </w:tr>
      <w:tr w:rsidR="00DB03D7" w:rsidRPr="005571F3" w14:paraId="514F8822" w14:textId="77777777" w:rsidTr="009F2027">
        <w:tc>
          <w:tcPr>
            <w:tcW w:w="3207" w:type="dxa"/>
            <w:vAlign w:val="center"/>
          </w:tcPr>
          <w:p w14:paraId="1957BCF7" w14:textId="77777777" w:rsidR="00DB03D7" w:rsidRPr="00923F48" w:rsidRDefault="00DB03D7" w:rsidP="009E5B07">
            <w:pPr>
              <w:rPr>
                <w:color w:val="000000"/>
              </w:rPr>
            </w:pPr>
            <w:r w:rsidRPr="005571F3">
              <w:rPr>
                <w:color w:val="000000"/>
              </w:rPr>
              <w:t>Is In Delimited List</w:t>
            </w:r>
          </w:p>
        </w:tc>
        <w:tc>
          <w:tcPr>
            <w:tcW w:w="3538" w:type="dxa"/>
            <w:vAlign w:val="center"/>
          </w:tcPr>
          <w:p w14:paraId="55F9200D" w14:textId="77777777" w:rsidR="00DB03D7" w:rsidRDefault="00DB03D7" w:rsidP="009E5B07">
            <w:pPr>
              <w:rPr>
                <w:color w:val="000000"/>
              </w:rPr>
            </w:pPr>
            <w:r w:rsidRPr="005571F3">
              <w:rPr>
                <w:color w:val="000000"/>
              </w:rPr>
              <w:t>Is In Delimited List</w:t>
            </w:r>
          </w:p>
        </w:tc>
      </w:tr>
      <w:tr w:rsidR="00DB03D7" w:rsidRPr="005571F3" w14:paraId="71EE251A" w14:textId="77777777" w:rsidTr="009F2027">
        <w:tc>
          <w:tcPr>
            <w:tcW w:w="3207" w:type="dxa"/>
            <w:vAlign w:val="center"/>
          </w:tcPr>
          <w:p w14:paraId="73267264" w14:textId="77777777" w:rsidR="00DB03D7" w:rsidRPr="00923F48" w:rsidRDefault="00DB03D7" w:rsidP="009E5B07">
            <w:pPr>
              <w:rPr>
                <w:color w:val="000000"/>
              </w:rPr>
            </w:pPr>
            <w:r w:rsidRPr="005571F3">
              <w:rPr>
                <w:color w:val="000000"/>
              </w:rPr>
              <w:t>Is Less Than</w:t>
            </w:r>
          </w:p>
        </w:tc>
        <w:tc>
          <w:tcPr>
            <w:tcW w:w="3538" w:type="dxa"/>
            <w:vAlign w:val="center"/>
          </w:tcPr>
          <w:p w14:paraId="24FF51B4" w14:textId="77777777" w:rsidR="00DB03D7" w:rsidRPr="00923F48" w:rsidRDefault="00DB03D7" w:rsidP="009E5B07">
            <w:pPr>
              <w:rPr>
                <w:color w:val="000000"/>
              </w:rPr>
            </w:pPr>
            <w:r w:rsidRPr="005571F3">
              <w:rPr>
                <w:color w:val="000000"/>
              </w:rPr>
              <w:t>Is Less Than</w:t>
            </w:r>
          </w:p>
        </w:tc>
      </w:tr>
      <w:tr w:rsidR="00DB03D7" w:rsidRPr="005571F3" w14:paraId="3CBA2B5A" w14:textId="77777777" w:rsidTr="009F2027">
        <w:tc>
          <w:tcPr>
            <w:tcW w:w="3207" w:type="dxa"/>
            <w:vAlign w:val="center"/>
          </w:tcPr>
          <w:p w14:paraId="581257EC" w14:textId="77777777" w:rsidR="00DB03D7" w:rsidRPr="00923F48" w:rsidRDefault="00DB03D7" w:rsidP="009E5B07">
            <w:pPr>
              <w:rPr>
                <w:color w:val="000000"/>
              </w:rPr>
            </w:pPr>
            <w:r w:rsidRPr="005571F3">
              <w:rPr>
                <w:color w:val="000000"/>
              </w:rPr>
              <w:t>Is Less Than or Equal To</w:t>
            </w:r>
          </w:p>
        </w:tc>
        <w:tc>
          <w:tcPr>
            <w:tcW w:w="3538" w:type="dxa"/>
            <w:vAlign w:val="center"/>
          </w:tcPr>
          <w:p w14:paraId="52C3CDC7" w14:textId="77777777" w:rsidR="00DB03D7" w:rsidRPr="00923F48" w:rsidRDefault="00DB03D7" w:rsidP="009E5B07">
            <w:pPr>
              <w:rPr>
                <w:color w:val="000000"/>
              </w:rPr>
            </w:pPr>
            <w:r w:rsidRPr="005571F3">
              <w:rPr>
                <w:color w:val="000000"/>
              </w:rPr>
              <w:t>Is Less Than or Equal To</w:t>
            </w:r>
          </w:p>
        </w:tc>
      </w:tr>
      <w:tr w:rsidR="00DB03D7" w:rsidRPr="005571F3" w14:paraId="37968618" w14:textId="77777777" w:rsidTr="009F2027">
        <w:tc>
          <w:tcPr>
            <w:tcW w:w="3207" w:type="dxa"/>
            <w:vAlign w:val="center"/>
          </w:tcPr>
          <w:p w14:paraId="4D1DF04A" w14:textId="77777777" w:rsidR="00DB03D7" w:rsidRPr="00923F48" w:rsidRDefault="00DB03D7" w:rsidP="009E5B07">
            <w:pPr>
              <w:rPr>
                <w:color w:val="000000"/>
              </w:rPr>
            </w:pPr>
            <w:r w:rsidRPr="005571F3">
              <w:rPr>
                <w:color w:val="000000"/>
              </w:rPr>
              <w:t>Is Not Equal To</w:t>
            </w:r>
          </w:p>
        </w:tc>
        <w:tc>
          <w:tcPr>
            <w:tcW w:w="3538" w:type="dxa"/>
            <w:vAlign w:val="center"/>
          </w:tcPr>
          <w:p w14:paraId="1098237F" w14:textId="77777777" w:rsidR="00DB03D7" w:rsidRPr="00923F48" w:rsidRDefault="00DB03D7" w:rsidP="009E5B07">
            <w:pPr>
              <w:rPr>
                <w:color w:val="000000"/>
              </w:rPr>
            </w:pPr>
            <w:r w:rsidRPr="005571F3">
              <w:rPr>
                <w:color w:val="000000"/>
              </w:rPr>
              <w:t>Is Not Equal To</w:t>
            </w:r>
          </w:p>
        </w:tc>
      </w:tr>
      <w:tr w:rsidR="00DB03D7" w:rsidRPr="005571F3" w14:paraId="22909563" w14:textId="77777777" w:rsidTr="009F2027">
        <w:tc>
          <w:tcPr>
            <w:tcW w:w="3207" w:type="dxa"/>
            <w:vAlign w:val="center"/>
          </w:tcPr>
          <w:p w14:paraId="24A32116" w14:textId="77777777" w:rsidR="00DB03D7" w:rsidRPr="00923F48" w:rsidRDefault="00DB03D7" w:rsidP="009E5B07">
            <w:pPr>
              <w:rPr>
                <w:color w:val="000000"/>
              </w:rPr>
            </w:pPr>
            <w:r w:rsidRPr="005571F3">
              <w:rPr>
                <w:color w:val="000000"/>
              </w:rPr>
              <w:t>Is Not In Delimited List</w:t>
            </w:r>
          </w:p>
        </w:tc>
        <w:tc>
          <w:tcPr>
            <w:tcW w:w="3538" w:type="dxa"/>
            <w:vAlign w:val="center"/>
          </w:tcPr>
          <w:p w14:paraId="2138FEB8" w14:textId="77777777" w:rsidR="00DB03D7" w:rsidRPr="00923F48" w:rsidRDefault="00DB03D7" w:rsidP="009E5B07">
            <w:pPr>
              <w:rPr>
                <w:color w:val="000000"/>
              </w:rPr>
            </w:pPr>
            <w:r w:rsidRPr="005571F3">
              <w:rPr>
                <w:color w:val="000000"/>
              </w:rPr>
              <w:t>Is Not In Delimited List</w:t>
            </w:r>
          </w:p>
        </w:tc>
      </w:tr>
      <w:tr w:rsidR="00DB03D7" w:rsidRPr="005571F3" w14:paraId="7F47F1BC" w14:textId="77777777" w:rsidTr="009F2027">
        <w:tc>
          <w:tcPr>
            <w:tcW w:w="3207" w:type="dxa"/>
            <w:vAlign w:val="center"/>
          </w:tcPr>
          <w:p w14:paraId="1FBFC7D1" w14:textId="77777777" w:rsidR="00DB03D7" w:rsidRPr="00923F48" w:rsidRDefault="00DB03D7" w:rsidP="009E5B07">
            <w:pPr>
              <w:rPr>
                <w:color w:val="000000"/>
              </w:rPr>
            </w:pPr>
            <w:r w:rsidRPr="005571F3">
              <w:rPr>
                <w:color w:val="000000"/>
              </w:rPr>
              <w:t>Is Not Null/Blank</w:t>
            </w:r>
          </w:p>
        </w:tc>
        <w:tc>
          <w:tcPr>
            <w:tcW w:w="3538" w:type="dxa"/>
            <w:vAlign w:val="center"/>
          </w:tcPr>
          <w:p w14:paraId="1B615008" w14:textId="77777777" w:rsidR="00DB03D7" w:rsidRPr="00923F48" w:rsidRDefault="00DB03D7" w:rsidP="009E5B07">
            <w:pPr>
              <w:rPr>
                <w:color w:val="000000"/>
              </w:rPr>
            </w:pPr>
            <w:r w:rsidRPr="005571F3">
              <w:rPr>
                <w:color w:val="000000"/>
              </w:rPr>
              <w:t>Is Not Null/Blank</w:t>
            </w:r>
          </w:p>
        </w:tc>
      </w:tr>
      <w:tr w:rsidR="00DB03D7" w:rsidRPr="005571F3" w14:paraId="695C2EF1" w14:textId="77777777" w:rsidTr="009F2027">
        <w:tc>
          <w:tcPr>
            <w:tcW w:w="3207" w:type="dxa"/>
            <w:vAlign w:val="center"/>
          </w:tcPr>
          <w:p w14:paraId="0611A74C" w14:textId="77777777" w:rsidR="00DB03D7" w:rsidRPr="00923F48" w:rsidRDefault="00DB03D7" w:rsidP="009E5B07">
            <w:pPr>
              <w:rPr>
                <w:color w:val="000000"/>
              </w:rPr>
            </w:pPr>
            <w:r w:rsidRPr="005571F3">
              <w:rPr>
                <w:color w:val="000000"/>
              </w:rPr>
              <w:t>Is Null/Blank</w:t>
            </w:r>
          </w:p>
        </w:tc>
        <w:tc>
          <w:tcPr>
            <w:tcW w:w="3538" w:type="dxa"/>
            <w:vAlign w:val="center"/>
          </w:tcPr>
          <w:p w14:paraId="6E4BB498" w14:textId="77777777" w:rsidR="00DB03D7" w:rsidRPr="00923F48" w:rsidRDefault="00DB03D7" w:rsidP="009E5B07">
            <w:pPr>
              <w:rPr>
                <w:color w:val="000000"/>
              </w:rPr>
            </w:pPr>
            <w:r w:rsidRPr="005571F3">
              <w:rPr>
                <w:color w:val="000000"/>
              </w:rPr>
              <w:t>Is Null/Blank</w:t>
            </w:r>
          </w:p>
        </w:tc>
      </w:tr>
      <w:tr w:rsidR="00DB03D7" w:rsidRPr="005571F3" w14:paraId="387A0206" w14:textId="77777777" w:rsidTr="009F2027">
        <w:tc>
          <w:tcPr>
            <w:tcW w:w="3207" w:type="dxa"/>
            <w:vAlign w:val="center"/>
          </w:tcPr>
          <w:p w14:paraId="1081B9FB" w14:textId="77777777" w:rsidR="00DB03D7" w:rsidRPr="00923F48" w:rsidRDefault="00DB03D7" w:rsidP="009E5B07">
            <w:pPr>
              <w:rPr>
                <w:color w:val="000000"/>
              </w:rPr>
            </w:pPr>
            <w:r w:rsidRPr="005571F3">
              <w:rPr>
                <w:color w:val="000000"/>
              </w:rPr>
              <w:t>Matches Regular Expression</w:t>
            </w:r>
          </w:p>
        </w:tc>
        <w:tc>
          <w:tcPr>
            <w:tcW w:w="3538" w:type="dxa"/>
            <w:vAlign w:val="center"/>
          </w:tcPr>
          <w:p w14:paraId="5BC89146" w14:textId="77777777" w:rsidR="00DB03D7" w:rsidRPr="00923F48" w:rsidRDefault="00DB03D7" w:rsidP="009E5B07">
            <w:pPr>
              <w:rPr>
                <w:color w:val="000000"/>
              </w:rPr>
            </w:pPr>
            <w:r w:rsidRPr="005571F3">
              <w:rPr>
                <w:color w:val="000000"/>
              </w:rPr>
              <w:t>Matches Regular Expression</w:t>
            </w:r>
          </w:p>
        </w:tc>
      </w:tr>
      <w:tr w:rsidR="00DB03D7" w:rsidRPr="005571F3" w14:paraId="21D2D2DE" w14:textId="77777777" w:rsidTr="009F2027">
        <w:tc>
          <w:tcPr>
            <w:tcW w:w="3207" w:type="dxa"/>
            <w:vAlign w:val="center"/>
          </w:tcPr>
          <w:p w14:paraId="3BAC609E" w14:textId="77777777" w:rsidR="00DB03D7" w:rsidRPr="00923F48" w:rsidRDefault="00DB03D7" w:rsidP="009E5B07">
            <w:pPr>
              <w:rPr>
                <w:color w:val="000000"/>
              </w:rPr>
            </w:pPr>
            <w:r w:rsidRPr="005571F3">
              <w:rPr>
                <w:color w:val="000000"/>
              </w:rPr>
              <w:t>Starts With</w:t>
            </w:r>
          </w:p>
        </w:tc>
        <w:tc>
          <w:tcPr>
            <w:tcW w:w="3538" w:type="dxa"/>
            <w:vAlign w:val="center"/>
          </w:tcPr>
          <w:p w14:paraId="5F036F54" w14:textId="77777777" w:rsidR="00DB03D7" w:rsidRPr="00923F48" w:rsidRDefault="00DB03D7" w:rsidP="009E5B07">
            <w:pPr>
              <w:rPr>
                <w:color w:val="000000"/>
              </w:rPr>
            </w:pPr>
            <w:r w:rsidRPr="005571F3">
              <w:rPr>
                <w:color w:val="000000"/>
              </w:rPr>
              <w:t>Starts With</w:t>
            </w:r>
          </w:p>
        </w:tc>
      </w:tr>
    </w:tbl>
    <w:p w14:paraId="2FF050F6" w14:textId="6498931F" w:rsidR="00DB03D7" w:rsidRDefault="00DB03D7" w:rsidP="00DB03D7">
      <w:pPr>
        <w:spacing w:line="259" w:lineRule="auto"/>
        <w:ind w:left="360"/>
        <w:rPr>
          <w:rFonts w:ascii="Avenir LT Pro 45 Book" w:eastAsia="Verdana" w:hAnsi="Avenir LT Pro 45 Book" w:cs="Verdana"/>
          <w:color w:val="000000"/>
          <w:sz w:val="22"/>
          <w:szCs w:val="22"/>
          <w:lang w:val="en-IN" w:eastAsia="en-IN"/>
        </w:rPr>
      </w:pPr>
    </w:p>
    <w:p w14:paraId="4C50FBD5" w14:textId="77777777" w:rsidR="001F55CB" w:rsidRDefault="001F55CB" w:rsidP="00DB03D7">
      <w:pPr>
        <w:spacing w:line="259" w:lineRule="auto"/>
        <w:ind w:left="360"/>
        <w:rPr>
          <w:rFonts w:ascii="Avenir LT Pro 45 Book" w:eastAsia="Verdana" w:hAnsi="Avenir LT Pro 45 Book" w:cs="Verdana"/>
          <w:color w:val="000000"/>
          <w:sz w:val="22"/>
          <w:szCs w:val="22"/>
          <w:lang w:val="en-IN" w:eastAsia="en-IN"/>
        </w:rPr>
      </w:pPr>
    </w:p>
    <w:p w14:paraId="315EBDB1" w14:textId="77777777" w:rsidR="00DB03D7" w:rsidRPr="007540DD" w:rsidRDefault="00DB03D7" w:rsidP="007540DD">
      <w:pPr>
        <w:pStyle w:val="Heading2"/>
        <w:numPr>
          <w:ilvl w:val="1"/>
          <w:numId w:val="3"/>
        </w:numPr>
        <w:spacing w:after="120"/>
        <w:ind w:right="270"/>
        <w:jc w:val="both"/>
        <w:rPr>
          <w:rFonts w:cstheme="majorHAnsi"/>
          <w:b w:val="0"/>
          <w:bCs w:val="0"/>
          <w:color w:val="auto"/>
          <w:sz w:val="24"/>
          <w:szCs w:val="24"/>
        </w:rPr>
      </w:pPr>
      <w:bookmarkStart w:id="750" w:name="_Toc23404902"/>
      <w:bookmarkStart w:id="751" w:name="_Toc25838734"/>
      <w:r w:rsidRPr="007540DD">
        <w:rPr>
          <w:rFonts w:cstheme="majorHAnsi"/>
          <w:bCs w:val="0"/>
          <w:color w:val="auto"/>
          <w:sz w:val="24"/>
          <w:szCs w:val="24"/>
        </w:rPr>
        <w:lastRenderedPageBreak/>
        <w:t>IGX Comparison Rule Operator List</w:t>
      </w:r>
      <w:bookmarkEnd w:id="750"/>
      <w:bookmarkEnd w:id="751"/>
    </w:p>
    <w:p w14:paraId="062096C9" w14:textId="30BEEA38" w:rsidR="005F54FC" w:rsidRPr="00EA73FF" w:rsidRDefault="00343CCD" w:rsidP="005F54FC">
      <w:pPr>
        <w:ind w:left="720"/>
        <w:jc w:val="both"/>
        <w:rPr>
          <w:rFonts w:cs="Calibri"/>
        </w:rPr>
      </w:pPr>
      <w:r w:rsidRPr="00EA73FF">
        <w:rPr>
          <w:rFonts w:cs="Calibri"/>
        </w:rPr>
        <w:t xml:space="preserve">This reference list contains list of comparison operators </w:t>
      </w:r>
      <w:r w:rsidR="007B63A8" w:rsidRPr="00EA73FF">
        <w:rPr>
          <w:rFonts w:cs="Calibri"/>
        </w:rPr>
        <w:t xml:space="preserve">(between two attributes) </w:t>
      </w:r>
      <w:r w:rsidRPr="00EA73FF">
        <w:rPr>
          <w:rFonts w:cs="Calibri"/>
        </w:rPr>
        <w:t>to be used in rule</w:t>
      </w:r>
      <w:r w:rsidR="00F7019F" w:rsidRPr="00EA73FF">
        <w:rPr>
          <w:rFonts w:cs="Calibri"/>
        </w:rPr>
        <w:t>s</w:t>
      </w:r>
      <w:r w:rsidRPr="00EA73FF">
        <w:rPr>
          <w:rFonts w:cs="Calibri"/>
        </w:rPr>
        <w:t xml:space="preserve"> definition.</w:t>
      </w:r>
      <w:r w:rsidR="005F54FC" w:rsidRPr="00EA73FF">
        <w:rPr>
          <w:rFonts w:cs="Calibri"/>
        </w:rPr>
        <w:t xml:space="preserve"> </w:t>
      </w:r>
    </w:p>
    <w:p w14:paraId="272C3000" w14:textId="77777777" w:rsidR="001F55CB" w:rsidRPr="00EA73FF" w:rsidRDefault="001F55CB" w:rsidP="005F54FC">
      <w:pPr>
        <w:ind w:left="720"/>
        <w:jc w:val="both"/>
        <w:rPr>
          <w:rFonts w:cs="Calibri"/>
        </w:rPr>
      </w:pPr>
    </w:p>
    <w:p w14:paraId="5C2A387E" w14:textId="21207DC8" w:rsidR="005F54FC" w:rsidRPr="00EA73FF" w:rsidRDefault="005F54FC" w:rsidP="005F54FC">
      <w:pPr>
        <w:ind w:left="720"/>
        <w:jc w:val="both"/>
        <w:rPr>
          <w:rFonts w:cs="Calibri"/>
        </w:rPr>
      </w:pPr>
      <w:r w:rsidRPr="00EA73FF">
        <w:rPr>
          <w:rFonts w:cs="Calibri"/>
        </w:rPr>
        <w:t xml:space="preserve">Configure the below field in </w:t>
      </w:r>
      <w:r w:rsidR="00F7019F" w:rsidRPr="00EA73FF">
        <w:rPr>
          <w:rFonts w:cs="Calibri"/>
        </w:rPr>
        <w:t xml:space="preserve">Data Governance </w:t>
      </w:r>
      <w:r w:rsidRPr="00EA73FF">
        <w:rPr>
          <w:rFonts w:cs="Calibri"/>
        </w:rPr>
        <w:t xml:space="preserve">as per the template </w:t>
      </w:r>
      <w:r w:rsidR="001F55CB" w:rsidRPr="00EA73FF">
        <w:rPr>
          <w:rFonts w:cs="Calibri"/>
        </w:rPr>
        <w:t>below:</w:t>
      </w:r>
    </w:p>
    <w:p w14:paraId="2558002E" w14:textId="5AC612F0" w:rsidR="005F54FC" w:rsidRDefault="005F54FC" w:rsidP="00343CCD">
      <w:pPr>
        <w:ind w:left="720"/>
        <w:jc w:val="both"/>
        <w:rPr>
          <w:rFonts w:ascii="Calibri" w:hAnsi="Calibri" w:cs="Calibri"/>
        </w:rPr>
      </w:pPr>
    </w:p>
    <w:tbl>
      <w:tblPr>
        <w:tblW w:w="5480" w:type="dxa"/>
        <w:tblInd w:w="1548" w:type="dxa"/>
        <w:tblLook w:val="04A0" w:firstRow="1" w:lastRow="0" w:firstColumn="1" w:lastColumn="0" w:noHBand="0" w:noVBand="1"/>
      </w:tblPr>
      <w:tblGrid>
        <w:gridCol w:w="2740"/>
        <w:gridCol w:w="2740"/>
      </w:tblGrid>
      <w:tr w:rsidR="005F54FC" w:rsidRPr="005F54FC" w14:paraId="35423D02" w14:textId="77777777" w:rsidTr="005F54FC">
        <w:trPr>
          <w:trHeight w:val="288"/>
        </w:trPr>
        <w:tc>
          <w:tcPr>
            <w:tcW w:w="274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0E46F76" w14:textId="7EEA9616" w:rsidR="005F54FC" w:rsidRPr="005F54FC" w:rsidRDefault="005F54FC" w:rsidP="005F54FC">
            <w:pPr>
              <w:jc w:val="center"/>
              <w:rPr>
                <w:rFonts w:ascii="Calibri" w:eastAsia="Times New Roman" w:hAnsi="Calibri" w:cs="Calibri"/>
                <w:b/>
                <w:bCs/>
                <w:color w:val="000000"/>
                <w:sz w:val="20"/>
                <w:szCs w:val="20"/>
                <w:lang w:val="en-US"/>
              </w:rPr>
            </w:pPr>
            <w:r w:rsidRPr="005F54FC">
              <w:rPr>
                <w:rFonts w:ascii="Calibri" w:eastAsia="Times New Roman" w:hAnsi="Calibri" w:cs="Calibri"/>
                <w:b/>
                <w:bCs/>
                <w:color w:val="000000"/>
                <w:sz w:val="20"/>
                <w:szCs w:val="20"/>
                <w:lang w:val="en-US"/>
              </w:rPr>
              <w:t>Field Attribute</w:t>
            </w:r>
          </w:p>
        </w:tc>
        <w:tc>
          <w:tcPr>
            <w:tcW w:w="2740" w:type="dxa"/>
            <w:tcBorders>
              <w:top w:val="single" w:sz="4" w:space="0" w:color="auto"/>
              <w:left w:val="nil"/>
              <w:bottom w:val="single" w:sz="4" w:space="0" w:color="auto"/>
              <w:right w:val="single" w:sz="4" w:space="0" w:color="auto"/>
            </w:tcBorders>
            <w:shd w:val="clear" w:color="000000" w:fill="BFBFBF"/>
            <w:noWrap/>
            <w:vAlign w:val="center"/>
            <w:hideMark/>
          </w:tcPr>
          <w:p w14:paraId="2694CB26" w14:textId="77777777" w:rsidR="005F54FC" w:rsidRPr="005F54FC" w:rsidRDefault="005F54FC" w:rsidP="005F54FC">
            <w:pPr>
              <w:rPr>
                <w:rFonts w:ascii="Calibri" w:eastAsia="Times New Roman" w:hAnsi="Calibri" w:cs="Calibri"/>
                <w:b/>
                <w:bCs/>
                <w:color w:val="000000"/>
                <w:sz w:val="20"/>
                <w:szCs w:val="20"/>
                <w:lang w:val="en-US"/>
              </w:rPr>
            </w:pPr>
            <w:r w:rsidRPr="005F54FC">
              <w:rPr>
                <w:rFonts w:ascii="Calibri" w:eastAsia="Times New Roman" w:hAnsi="Calibri" w:cs="Calibri"/>
                <w:b/>
                <w:bCs/>
                <w:color w:val="000000"/>
                <w:sz w:val="20"/>
                <w:szCs w:val="20"/>
                <w:lang w:val="en-US"/>
              </w:rPr>
              <w:t>Field-1</w:t>
            </w:r>
          </w:p>
        </w:tc>
      </w:tr>
      <w:tr w:rsidR="005F54FC" w:rsidRPr="005F54FC" w14:paraId="148793EC"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492B4526"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Name</w:t>
            </w:r>
          </w:p>
        </w:tc>
        <w:tc>
          <w:tcPr>
            <w:tcW w:w="2740" w:type="dxa"/>
            <w:tcBorders>
              <w:top w:val="nil"/>
              <w:left w:val="nil"/>
              <w:bottom w:val="single" w:sz="4" w:space="0" w:color="auto"/>
              <w:right w:val="single" w:sz="4" w:space="0" w:color="auto"/>
            </w:tcBorders>
            <w:shd w:val="clear" w:color="auto" w:fill="auto"/>
            <w:vAlign w:val="center"/>
            <w:hideMark/>
          </w:tcPr>
          <w:p w14:paraId="1C08B154"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Description</w:t>
            </w:r>
          </w:p>
        </w:tc>
      </w:tr>
      <w:tr w:rsidR="005F54FC" w:rsidRPr="005F54FC" w14:paraId="7EEAC63E"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30428540"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API Name</w:t>
            </w:r>
          </w:p>
        </w:tc>
        <w:tc>
          <w:tcPr>
            <w:tcW w:w="2740" w:type="dxa"/>
            <w:tcBorders>
              <w:top w:val="nil"/>
              <w:left w:val="nil"/>
              <w:bottom w:val="single" w:sz="4" w:space="0" w:color="auto"/>
              <w:right w:val="single" w:sz="4" w:space="0" w:color="auto"/>
            </w:tcBorders>
            <w:shd w:val="clear" w:color="auto" w:fill="auto"/>
            <w:vAlign w:val="center"/>
            <w:hideMark/>
          </w:tcPr>
          <w:p w14:paraId="02FEAACA"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Description</w:t>
            </w:r>
          </w:p>
        </w:tc>
      </w:tr>
      <w:tr w:rsidR="005F54FC" w:rsidRPr="005F54FC" w14:paraId="7ED7B8E2"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0FC447F1"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Input Type</w:t>
            </w:r>
          </w:p>
        </w:tc>
        <w:tc>
          <w:tcPr>
            <w:tcW w:w="2740" w:type="dxa"/>
            <w:tcBorders>
              <w:top w:val="nil"/>
              <w:left w:val="nil"/>
              <w:bottom w:val="single" w:sz="4" w:space="0" w:color="auto"/>
              <w:right w:val="single" w:sz="4" w:space="0" w:color="auto"/>
            </w:tcBorders>
            <w:shd w:val="clear" w:color="auto" w:fill="auto"/>
            <w:vAlign w:val="center"/>
            <w:hideMark/>
          </w:tcPr>
          <w:p w14:paraId="7808A610"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Simple Text</w:t>
            </w:r>
          </w:p>
        </w:tc>
      </w:tr>
      <w:tr w:rsidR="005F54FC" w:rsidRPr="005F54FC" w14:paraId="3AB61CBB"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34DCA6B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Category</w:t>
            </w:r>
          </w:p>
        </w:tc>
        <w:tc>
          <w:tcPr>
            <w:tcW w:w="2740" w:type="dxa"/>
            <w:tcBorders>
              <w:top w:val="nil"/>
              <w:left w:val="nil"/>
              <w:bottom w:val="single" w:sz="4" w:space="0" w:color="auto"/>
              <w:right w:val="single" w:sz="4" w:space="0" w:color="auto"/>
            </w:tcBorders>
            <w:shd w:val="clear" w:color="auto" w:fill="auto"/>
            <w:vAlign w:val="center"/>
            <w:hideMark/>
          </w:tcPr>
          <w:p w14:paraId="0FF4BAFC"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4E207E0B"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7778FAD6"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Minimum Value</w:t>
            </w:r>
          </w:p>
        </w:tc>
        <w:tc>
          <w:tcPr>
            <w:tcW w:w="2740" w:type="dxa"/>
            <w:tcBorders>
              <w:top w:val="nil"/>
              <w:left w:val="nil"/>
              <w:bottom w:val="single" w:sz="4" w:space="0" w:color="auto"/>
              <w:right w:val="single" w:sz="4" w:space="0" w:color="auto"/>
            </w:tcBorders>
            <w:shd w:val="clear" w:color="auto" w:fill="auto"/>
            <w:vAlign w:val="center"/>
            <w:hideMark/>
          </w:tcPr>
          <w:p w14:paraId="773BD9D3"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27A49C59"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4F9058B7"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Maximum Value</w:t>
            </w:r>
          </w:p>
        </w:tc>
        <w:tc>
          <w:tcPr>
            <w:tcW w:w="2740" w:type="dxa"/>
            <w:tcBorders>
              <w:top w:val="nil"/>
              <w:left w:val="nil"/>
              <w:bottom w:val="single" w:sz="4" w:space="0" w:color="auto"/>
              <w:right w:val="single" w:sz="4" w:space="0" w:color="auto"/>
            </w:tcBorders>
            <w:shd w:val="clear" w:color="auto" w:fill="auto"/>
            <w:vAlign w:val="center"/>
            <w:hideMark/>
          </w:tcPr>
          <w:p w14:paraId="6FA853D2"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799A0A6F"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6DCE4"/>
            <w:vAlign w:val="center"/>
            <w:hideMark/>
          </w:tcPr>
          <w:p w14:paraId="710EBBF3"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Type of List</w:t>
            </w:r>
          </w:p>
        </w:tc>
        <w:tc>
          <w:tcPr>
            <w:tcW w:w="2740" w:type="dxa"/>
            <w:tcBorders>
              <w:top w:val="nil"/>
              <w:left w:val="nil"/>
              <w:bottom w:val="single" w:sz="4" w:space="0" w:color="auto"/>
              <w:right w:val="single" w:sz="4" w:space="0" w:color="auto"/>
            </w:tcBorders>
            <w:shd w:val="clear" w:color="000000" w:fill="D6DCE4"/>
            <w:vAlign w:val="center"/>
            <w:hideMark/>
          </w:tcPr>
          <w:p w14:paraId="5D4D4D44"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27F777B6"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6DCE4"/>
            <w:vAlign w:val="center"/>
            <w:hideMark/>
          </w:tcPr>
          <w:p w14:paraId="258F3146"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List Display Format</w:t>
            </w:r>
          </w:p>
        </w:tc>
        <w:tc>
          <w:tcPr>
            <w:tcW w:w="2740" w:type="dxa"/>
            <w:tcBorders>
              <w:top w:val="nil"/>
              <w:left w:val="nil"/>
              <w:bottom w:val="single" w:sz="4" w:space="0" w:color="auto"/>
              <w:right w:val="single" w:sz="4" w:space="0" w:color="auto"/>
            </w:tcBorders>
            <w:shd w:val="clear" w:color="000000" w:fill="D6DCE4"/>
            <w:vAlign w:val="center"/>
            <w:hideMark/>
          </w:tcPr>
          <w:p w14:paraId="0162021B"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146549E2"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5BB859E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In Detail Tile</w:t>
            </w:r>
          </w:p>
        </w:tc>
        <w:tc>
          <w:tcPr>
            <w:tcW w:w="2740" w:type="dxa"/>
            <w:tcBorders>
              <w:top w:val="nil"/>
              <w:left w:val="nil"/>
              <w:bottom w:val="single" w:sz="4" w:space="0" w:color="auto"/>
              <w:right w:val="single" w:sz="4" w:space="0" w:color="auto"/>
            </w:tcBorders>
            <w:shd w:val="clear" w:color="000000" w:fill="D9D9D9"/>
            <w:vAlign w:val="center"/>
            <w:hideMark/>
          </w:tcPr>
          <w:p w14:paraId="4A5E07FD"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5F54FC" w:rsidRPr="005F54FC" w14:paraId="738D682B"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0CD015D5"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Is Editable</w:t>
            </w:r>
          </w:p>
        </w:tc>
        <w:tc>
          <w:tcPr>
            <w:tcW w:w="2740" w:type="dxa"/>
            <w:tcBorders>
              <w:top w:val="nil"/>
              <w:left w:val="nil"/>
              <w:bottom w:val="single" w:sz="4" w:space="0" w:color="auto"/>
              <w:right w:val="single" w:sz="4" w:space="0" w:color="auto"/>
            </w:tcBorders>
            <w:shd w:val="clear" w:color="000000" w:fill="D9D9D9"/>
            <w:vAlign w:val="center"/>
            <w:hideMark/>
          </w:tcPr>
          <w:p w14:paraId="25E23EBC"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5F54FC" w:rsidRPr="005F54FC" w14:paraId="2334AEB3"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12E22A77"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 xml:space="preserve">Is </w:t>
            </w:r>
            <w:proofErr w:type="spellStart"/>
            <w:r w:rsidRPr="005F54FC">
              <w:rPr>
                <w:rFonts w:ascii="Calibri" w:eastAsia="Times New Roman" w:hAnsi="Calibri" w:cs="Calibri"/>
                <w:color w:val="000000"/>
                <w:sz w:val="20"/>
                <w:szCs w:val="20"/>
                <w:lang w:val="en-US"/>
              </w:rPr>
              <w:t>Listable</w:t>
            </w:r>
            <w:proofErr w:type="spellEnd"/>
          </w:p>
        </w:tc>
        <w:tc>
          <w:tcPr>
            <w:tcW w:w="2740" w:type="dxa"/>
            <w:tcBorders>
              <w:top w:val="nil"/>
              <w:left w:val="nil"/>
              <w:bottom w:val="single" w:sz="4" w:space="0" w:color="auto"/>
              <w:right w:val="single" w:sz="4" w:space="0" w:color="auto"/>
            </w:tcBorders>
            <w:shd w:val="clear" w:color="000000" w:fill="D9D9D9"/>
            <w:vAlign w:val="center"/>
            <w:hideMark/>
          </w:tcPr>
          <w:p w14:paraId="0983DFFD"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5F54FC" w:rsidRPr="005F54FC" w14:paraId="6F0A8C42"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371ECEF0"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Is Required</w:t>
            </w:r>
          </w:p>
        </w:tc>
        <w:tc>
          <w:tcPr>
            <w:tcW w:w="2740" w:type="dxa"/>
            <w:tcBorders>
              <w:top w:val="nil"/>
              <w:left w:val="nil"/>
              <w:bottom w:val="single" w:sz="4" w:space="0" w:color="auto"/>
              <w:right w:val="single" w:sz="4" w:space="0" w:color="auto"/>
            </w:tcBorders>
            <w:shd w:val="clear" w:color="000000" w:fill="D9D9D9"/>
            <w:vAlign w:val="center"/>
            <w:hideMark/>
          </w:tcPr>
          <w:p w14:paraId="33F592B9" w14:textId="556C5F71" w:rsidR="005F54FC" w:rsidRPr="005F54FC" w:rsidRDefault="005F54FC" w:rsidP="005F54FC">
            <w:pPr>
              <w:rPr>
                <w:rFonts w:ascii="Calibri" w:eastAsia="Times New Roman" w:hAnsi="Calibri" w:cs="Calibri"/>
                <w:color w:val="000000"/>
                <w:sz w:val="20"/>
                <w:szCs w:val="20"/>
                <w:lang w:val="en-US"/>
              </w:rPr>
            </w:pPr>
            <w:del w:id="752" w:author="Shiv Mangal Rahi" w:date="2019-12-05T13:48:00Z">
              <w:r w:rsidRPr="005F54FC" w:rsidDel="006C188A">
                <w:rPr>
                  <w:rFonts w:ascii="Calibri" w:eastAsia="Times New Roman" w:hAnsi="Calibri" w:cs="Calibri"/>
                  <w:color w:val="000000"/>
                  <w:sz w:val="20"/>
                  <w:szCs w:val="20"/>
                  <w:lang w:val="en-US"/>
                </w:rPr>
                <w:delText>FALSE</w:delText>
              </w:r>
            </w:del>
            <w:ins w:id="753" w:author="Shiv Mangal Rahi" w:date="2019-12-05T13:48:00Z">
              <w:r w:rsidR="006C188A">
                <w:rPr>
                  <w:rFonts w:ascii="Calibri" w:eastAsia="Times New Roman" w:hAnsi="Calibri" w:cs="Calibri"/>
                  <w:color w:val="000000"/>
                  <w:sz w:val="20"/>
                  <w:szCs w:val="20"/>
                  <w:lang w:val="en-US"/>
                </w:rPr>
                <w:t>TRUE</w:t>
              </w:r>
            </w:ins>
          </w:p>
        </w:tc>
      </w:tr>
      <w:tr w:rsidR="005F54FC" w:rsidRPr="005F54FC" w14:paraId="6A373F28"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02B3C401"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Part of Key</w:t>
            </w:r>
          </w:p>
        </w:tc>
        <w:tc>
          <w:tcPr>
            <w:tcW w:w="2740" w:type="dxa"/>
            <w:tcBorders>
              <w:top w:val="nil"/>
              <w:left w:val="nil"/>
              <w:bottom w:val="single" w:sz="4" w:space="0" w:color="auto"/>
              <w:right w:val="single" w:sz="4" w:space="0" w:color="auto"/>
            </w:tcBorders>
            <w:shd w:val="clear" w:color="000000" w:fill="D9D9D9"/>
            <w:vAlign w:val="center"/>
            <w:hideMark/>
          </w:tcPr>
          <w:p w14:paraId="45730FF0"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643CA6FD"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647ED19F"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As Top Level Filter</w:t>
            </w:r>
          </w:p>
        </w:tc>
        <w:tc>
          <w:tcPr>
            <w:tcW w:w="2740" w:type="dxa"/>
            <w:tcBorders>
              <w:top w:val="nil"/>
              <w:left w:val="nil"/>
              <w:bottom w:val="single" w:sz="4" w:space="0" w:color="auto"/>
              <w:right w:val="single" w:sz="4" w:space="0" w:color="auto"/>
            </w:tcBorders>
            <w:shd w:val="clear" w:color="000000" w:fill="D9D9D9"/>
            <w:vAlign w:val="center"/>
            <w:hideMark/>
          </w:tcPr>
          <w:p w14:paraId="703CB6C5"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4D0BA2F3"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05DF28D5"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Allow Multiple Items</w:t>
            </w:r>
          </w:p>
        </w:tc>
        <w:tc>
          <w:tcPr>
            <w:tcW w:w="2740" w:type="dxa"/>
            <w:tcBorders>
              <w:top w:val="nil"/>
              <w:left w:val="nil"/>
              <w:bottom w:val="single" w:sz="4" w:space="0" w:color="auto"/>
              <w:right w:val="single" w:sz="4" w:space="0" w:color="auto"/>
            </w:tcBorders>
            <w:shd w:val="clear" w:color="000000" w:fill="D9D9D9"/>
            <w:vAlign w:val="center"/>
            <w:hideMark/>
          </w:tcPr>
          <w:p w14:paraId="5D2E1C97"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0970E2F1"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527712CD"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if Empty</w:t>
            </w:r>
          </w:p>
        </w:tc>
        <w:tc>
          <w:tcPr>
            <w:tcW w:w="2740" w:type="dxa"/>
            <w:tcBorders>
              <w:top w:val="nil"/>
              <w:left w:val="nil"/>
              <w:bottom w:val="single" w:sz="4" w:space="0" w:color="auto"/>
              <w:right w:val="single" w:sz="4" w:space="0" w:color="auto"/>
            </w:tcBorders>
            <w:shd w:val="clear" w:color="000000" w:fill="D9D9D9"/>
            <w:vAlign w:val="center"/>
            <w:hideMark/>
          </w:tcPr>
          <w:p w14:paraId="3D192A1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FALSE</w:t>
            </w:r>
          </w:p>
        </w:tc>
      </w:tr>
      <w:tr w:rsidR="005F54FC" w:rsidRPr="005F54FC" w14:paraId="11D367E9"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4ABEF391"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Lookup Type</w:t>
            </w:r>
          </w:p>
        </w:tc>
        <w:tc>
          <w:tcPr>
            <w:tcW w:w="2740" w:type="dxa"/>
            <w:tcBorders>
              <w:top w:val="nil"/>
              <w:left w:val="nil"/>
              <w:bottom w:val="single" w:sz="4" w:space="0" w:color="auto"/>
              <w:right w:val="single" w:sz="4" w:space="0" w:color="auto"/>
            </w:tcBorders>
            <w:shd w:val="clear" w:color="auto" w:fill="auto"/>
            <w:vAlign w:val="center"/>
            <w:hideMark/>
          </w:tcPr>
          <w:p w14:paraId="1A92EE7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080079E6"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764601D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Relationship Type</w:t>
            </w:r>
          </w:p>
        </w:tc>
        <w:tc>
          <w:tcPr>
            <w:tcW w:w="2740" w:type="dxa"/>
            <w:tcBorders>
              <w:top w:val="nil"/>
              <w:left w:val="nil"/>
              <w:bottom w:val="single" w:sz="4" w:space="0" w:color="auto"/>
              <w:right w:val="single" w:sz="4" w:space="0" w:color="auto"/>
            </w:tcBorders>
            <w:shd w:val="clear" w:color="auto" w:fill="auto"/>
            <w:vAlign w:val="center"/>
            <w:hideMark/>
          </w:tcPr>
          <w:p w14:paraId="76C1E87A"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5FCA8ADF"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15511D7C"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Table Settings</w:t>
            </w:r>
          </w:p>
        </w:tc>
        <w:tc>
          <w:tcPr>
            <w:tcW w:w="2740" w:type="dxa"/>
            <w:tcBorders>
              <w:top w:val="nil"/>
              <w:left w:val="nil"/>
              <w:bottom w:val="single" w:sz="4" w:space="0" w:color="auto"/>
              <w:right w:val="single" w:sz="4" w:space="0" w:color="auto"/>
            </w:tcBorders>
            <w:shd w:val="clear" w:color="auto" w:fill="auto"/>
            <w:vAlign w:val="center"/>
            <w:hideMark/>
          </w:tcPr>
          <w:p w14:paraId="63E4E8F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bl>
    <w:p w14:paraId="2791B04E" w14:textId="1B256460" w:rsidR="005F54FC" w:rsidRDefault="005F54FC" w:rsidP="00343CCD">
      <w:pPr>
        <w:ind w:left="720"/>
        <w:jc w:val="both"/>
        <w:rPr>
          <w:rFonts w:ascii="Calibri" w:hAnsi="Calibri" w:cs="Calibri"/>
        </w:rPr>
      </w:pPr>
    </w:p>
    <w:p w14:paraId="048867A8" w14:textId="36298F5B" w:rsidR="005F54FC" w:rsidRPr="00EA73FF" w:rsidRDefault="005F54FC" w:rsidP="00343CCD">
      <w:pPr>
        <w:ind w:left="720"/>
        <w:jc w:val="both"/>
        <w:rPr>
          <w:rFonts w:cs="Calibri"/>
        </w:rPr>
      </w:pPr>
      <w:r w:rsidRPr="00EA73FF">
        <w:rPr>
          <w:rFonts w:cs="Calibri"/>
        </w:rPr>
        <w:t xml:space="preserve">Below is the </w:t>
      </w:r>
      <w:r w:rsidR="00CF34EB" w:rsidRPr="00EA73FF">
        <w:rPr>
          <w:rFonts w:cs="Calibri"/>
        </w:rPr>
        <w:t>screen shot</w:t>
      </w:r>
      <w:r w:rsidRPr="00EA73FF">
        <w:rPr>
          <w:rFonts w:cs="Calibri"/>
        </w:rPr>
        <w:t xml:space="preserve"> from </w:t>
      </w:r>
      <w:r w:rsidR="001F55CB" w:rsidRPr="00EA73FF">
        <w:rPr>
          <w:rFonts w:cs="Calibri"/>
        </w:rPr>
        <w:t xml:space="preserve">Data </w:t>
      </w:r>
      <w:proofErr w:type="gramStart"/>
      <w:r w:rsidR="001F55CB" w:rsidRPr="00EA73FF">
        <w:rPr>
          <w:rFonts w:cs="Calibri"/>
        </w:rPr>
        <w:t>Governance</w:t>
      </w:r>
      <w:proofErr w:type="gramEnd"/>
    </w:p>
    <w:p w14:paraId="736D5FEF" w14:textId="77777777" w:rsidR="001F55CB" w:rsidRDefault="001F55CB" w:rsidP="00343CCD">
      <w:pPr>
        <w:ind w:left="720"/>
        <w:jc w:val="both"/>
        <w:rPr>
          <w:rFonts w:ascii="Calibri" w:hAnsi="Calibri" w:cs="Calibri"/>
        </w:rPr>
      </w:pPr>
    </w:p>
    <w:p w14:paraId="32D13912" w14:textId="4AA797A7" w:rsidR="005F54FC" w:rsidRDefault="005F54FC" w:rsidP="00343CCD">
      <w:pPr>
        <w:ind w:left="720"/>
        <w:jc w:val="both"/>
        <w:rPr>
          <w:rFonts w:ascii="Calibri" w:hAnsi="Calibri" w:cs="Calibri"/>
        </w:rPr>
      </w:pPr>
      <w:r>
        <w:rPr>
          <w:noProof/>
          <w:lang w:val="en-US"/>
        </w:rPr>
        <w:drawing>
          <wp:inline distT="0" distB="0" distL="0" distR="0" wp14:anchorId="1A71C7DF" wp14:editId="0EF1AC60">
            <wp:extent cx="5309854" cy="1158240"/>
            <wp:effectExtent l="19050" t="19050" r="2476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5325417" cy="116163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9B37F28" w14:textId="77777777" w:rsidR="005F54FC" w:rsidRPr="00343CCD" w:rsidRDefault="005F54FC" w:rsidP="00343CCD">
      <w:pPr>
        <w:ind w:left="720"/>
        <w:jc w:val="both"/>
        <w:rPr>
          <w:rFonts w:ascii="Calibri" w:hAnsi="Calibri" w:cs="Calibri"/>
        </w:rPr>
      </w:pPr>
    </w:p>
    <w:p w14:paraId="66E164F6" w14:textId="77777777" w:rsidR="00343CCD" w:rsidRPr="00EA73FF" w:rsidRDefault="00343CCD" w:rsidP="00343CCD">
      <w:pPr>
        <w:ind w:left="720"/>
        <w:jc w:val="both"/>
        <w:rPr>
          <w:rFonts w:cs="Calibri"/>
        </w:rPr>
      </w:pPr>
      <w:r w:rsidRPr="00EA73FF">
        <w:rPr>
          <w:rFonts w:cs="Calibri"/>
        </w:rPr>
        <w:t xml:space="preserve">Following entries need to be created in the reference list with the given values. </w:t>
      </w:r>
    </w:p>
    <w:p w14:paraId="627BBDE2" w14:textId="77777777" w:rsidR="00DB03D7" w:rsidRPr="00EA73FF" w:rsidRDefault="00DB03D7" w:rsidP="00EA73FF">
      <w:pPr>
        <w:ind w:left="720"/>
        <w:jc w:val="both"/>
        <w:rPr>
          <w:rFonts w:cs="Calibri"/>
        </w:rPr>
      </w:pPr>
    </w:p>
    <w:tbl>
      <w:tblPr>
        <w:tblStyle w:val="TableGrid"/>
        <w:tblW w:w="0" w:type="auto"/>
        <w:tblInd w:w="1440" w:type="dxa"/>
        <w:tblLook w:val="04A0" w:firstRow="1" w:lastRow="0" w:firstColumn="1" w:lastColumn="0" w:noHBand="0" w:noVBand="1"/>
      </w:tblPr>
      <w:tblGrid>
        <w:gridCol w:w="3207"/>
        <w:gridCol w:w="3538"/>
      </w:tblGrid>
      <w:tr w:rsidR="00DB03D7" w:rsidRPr="00923F48" w14:paraId="2B2D38CF" w14:textId="77777777" w:rsidTr="009F2027">
        <w:tc>
          <w:tcPr>
            <w:tcW w:w="3207" w:type="dxa"/>
            <w:shd w:val="clear" w:color="auto" w:fill="D9D9D9" w:themeFill="background1" w:themeFillShade="D9"/>
          </w:tcPr>
          <w:p w14:paraId="40306C1B" w14:textId="77777777" w:rsidR="00DB03D7" w:rsidRPr="00923F48" w:rsidRDefault="00DB03D7" w:rsidP="009E5B07">
            <w:pPr>
              <w:rPr>
                <w:b/>
                <w:color w:val="000000"/>
              </w:rPr>
            </w:pPr>
            <w:r>
              <w:rPr>
                <w:b/>
                <w:color w:val="000000"/>
              </w:rPr>
              <w:t>Code</w:t>
            </w:r>
          </w:p>
        </w:tc>
        <w:tc>
          <w:tcPr>
            <w:tcW w:w="3538" w:type="dxa"/>
            <w:shd w:val="clear" w:color="auto" w:fill="D9D9D9" w:themeFill="background1" w:themeFillShade="D9"/>
          </w:tcPr>
          <w:p w14:paraId="1CB01BF5" w14:textId="77777777" w:rsidR="00DB03D7" w:rsidRPr="00923F48" w:rsidRDefault="00DB03D7" w:rsidP="009E5B07">
            <w:pPr>
              <w:rPr>
                <w:b/>
                <w:color w:val="000000"/>
              </w:rPr>
            </w:pPr>
            <w:r>
              <w:rPr>
                <w:b/>
                <w:color w:val="000000"/>
              </w:rPr>
              <w:t>Description</w:t>
            </w:r>
          </w:p>
        </w:tc>
      </w:tr>
      <w:tr w:rsidR="00DB03D7" w:rsidRPr="00923F48" w14:paraId="09A9A12F" w14:textId="77777777" w:rsidTr="009F2027">
        <w:tc>
          <w:tcPr>
            <w:tcW w:w="3207" w:type="dxa"/>
            <w:vAlign w:val="center"/>
          </w:tcPr>
          <w:p w14:paraId="00E91686" w14:textId="77777777" w:rsidR="00DB03D7" w:rsidRPr="00923F48" w:rsidRDefault="00DB03D7" w:rsidP="009E5B07">
            <w:pPr>
              <w:rPr>
                <w:color w:val="000000"/>
              </w:rPr>
            </w:pPr>
            <w:r w:rsidRPr="00923F48">
              <w:rPr>
                <w:color w:val="000000"/>
              </w:rPr>
              <w:t>Is Equal To</w:t>
            </w:r>
          </w:p>
        </w:tc>
        <w:tc>
          <w:tcPr>
            <w:tcW w:w="3538" w:type="dxa"/>
            <w:vAlign w:val="center"/>
          </w:tcPr>
          <w:p w14:paraId="0911C470" w14:textId="77777777" w:rsidR="00DB03D7" w:rsidRPr="00923F48" w:rsidRDefault="00DB03D7" w:rsidP="009E5B07">
            <w:pPr>
              <w:rPr>
                <w:color w:val="000000"/>
              </w:rPr>
            </w:pPr>
            <w:r w:rsidRPr="00923F48">
              <w:rPr>
                <w:color w:val="000000"/>
              </w:rPr>
              <w:t>Is Equal To</w:t>
            </w:r>
          </w:p>
        </w:tc>
      </w:tr>
      <w:tr w:rsidR="00DB03D7" w:rsidRPr="00923F48" w14:paraId="4E56521F" w14:textId="77777777" w:rsidTr="009F2027">
        <w:tc>
          <w:tcPr>
            <w:tcW w:w="3207" w:type="dxa"/>
            <w:vAlign w:val="center"/>
          </w:tcPr>
          <w:p w14:paraId="4B99324C" w14:textId="77777777" w:rsidR="00DB03D7" w:rsidRPr="00923F48" w:rsidRDefault="00DB03D7" w:rsidP="009E5B07">
            <w:pPr>
              <w:rPr>
                <w:color w:val="000000"/>
              </w:rPr>
            </w:pPr>
            <w:r w:rsidRPr="00923F48">
              <w:rPr>
                <w:color w:val="000000"/>
              </w:rPr>
              <w:t>Is Greater Than</w:t>
            </w:r>
          </w:p>
        </w:tc>
        <w:tc>
          <w:tcPr>
            <w:tcW w:w="3538" w:type="dxa"/>
            <w:vAlign w:val="center"/>
          </w:tcPr>
          <w:p w14:paraId="4F2B61DE" w14:textId="77777777" w:rsidR="00DB03D7" w:rsidRPr="00923F48" w:rsidRDefault="00DB03D7" w:rsidP="009E5B07">
            <w:pPr>
              <w:rPr>
                <w:color w:val="000000"/>
              </w:rPr>
            </w:pPr>
            <w:r w:rsidRPr="00923F48">
              <w:rPr>
                <w:color w:val="000000"/>
              </w:rPr>
              <w:t>Is Greater Than</w:t>
            </w:r>
          </w:p>
        </w:tc>
      </w:tr>
      <w:tr w:rsidR="00DB03D7" w14:paraId="7D1A83B1" w14:textId="77777777" w:rsidTr="009F2027">
        <w:tc>
          <w:tcPr>
            <w:tcW w:w="3207" w:type="dxa"/>
            <w:vAlign w:val="center"/>
          </w:tcPr>
          <w:p w14:paraId="60994C3F" w14:textId="77777777" w:rsidR="00DB03D7" w:rsidRPr="00923F48" w:rsidRDefault="00DB03D7" w:rsidP="009E5B07">
            <w:pPr>
              <w:rPr>
                <w:color w:val="000000"/>
              </w:rPr>
            </w:pPr>
            <w:r w:rsidRPr="00923F48">
              <w:rPr>
                <w:color w:val="000000"/>
              </w:rPr>
              <w:t>Is Greater Than or Equals To</w:t>
            </w:r>
          </w:p>
        </w:tc>
        <w:tc>
          <w:tcPr>
            <w:tcW w:w="3538" w:type="dxa"/>
            <w:vAlign w:val="center"/>
          </w:tcPr>
          <w:p w14:paraId="740EF6AF" w14:textId="77777777" w:rsidR="00DB03D7" w:rsidRDefault="00DB03D7" w:rsidP="009E5B07">
            <w:pPr>
              <w:rPr>
                <w:color w:val="000000"/>
              </w:rPr>
            </w:pPr>
            <w:r w:rsidRPr="00923F48">
              <w:rPr>
                <w:color w:val="000000"/>
              </w:rPr>
              <w:t>Is Greater Than or Equals To</w:t>
            </w:r>
          </w:p>
        </w:tc>
      </w:tr>
      <w:tr w:rsidR="00DB03D7" w:rsidRPr="00923F48" w14:paraId="75AFFDFB" w14:textId="77777777" w:rsidTr="009F2027">
        <w:tc>
          <w:tcPr>
            <w:tcW w:w="3207" w:type="dxa"/>
            <w:vAlign w:val="center"/>
          </w:tcPr>
          <w:p w14:paraId="7D3B21B2" w14:textId="77777777" w:rsidR="00DB03D7" w:rsidRPr="00923F48" w:rsidRDefault="00DB03D7" w:rsidP="009E5B07">
            <w:pPr>
              <w:rPr>
                <w:color w:val="000000"/>
              </w:rPr>
            </w:pPr>
            <w:r w:rsidRPr="00923F48">
              <w:rPr>
                <w:color w:val="000000"/>
              </w:rPr>
              <w:t>Is Less Than</w:t>
            </w:r>
          </w:p>
        </w:tc>
        <w:tc>
          <w:tcPr>
            <w:tcW w:w="3538" w:type="dxa"/>
            <w:vAlign w:val="center"/>
          </w:tcPr>
          <w:p w14:paraId="6088A85E" w14:textId="77777777" w:rsidR="00DB03D7" w:rsidRPr="00923F48" w:rsidRDefault="00DB03D7" w:rsidP="009E5B07">
            <w:pPr>
              <w:rPr>
                <w:color w:val="000000"/>
              </w:rPr>
            </w:pPr>
            <w:r w:rsidRPr="00923F48">
              <w:rPr>
                <w:color w:val="000000"/>
              </w:rPr>
              <w:t>Is Less Than</w:t>
            </w:r>
          </w:p>
        </w:tc>
      </w:tr>
      <w:tr w:rsidR="00DB03D7" w:rsidRPr="00923F48" w14:paraId="65C08B94" w14:textId="77777777" w:rsidTr="009F2027">
        <w:tc>
          <w:tcPr>
            <w:tcW w:w="3207" w:type="dxa"/>
            <w:vAlign w:val="center"/>
          </w:tcPr>
          <w:p w14:paraId="7BAF6C3C" w14:textId="77777777" w:rsidR="00DB03D7" w:rsidRPr="00923F48" w:rsidRDefault="00DB03D7" w:rsidP="009E5B07">
            <w:pPr>
              <w:rPr>
                <w:color w:val="000000"/>
              </w:rPr>
            </w:pPr>
            <w:r w:rsidRPr="00923F48">
              <w:rPr>
                <w:color w:val="000000"/>
              </w:rPr>
              <w:t>Is Less Than or Equal To</w:t>
            </w:r>
          </w:p>
        </w:tc>
        <w:tc>
          <w:tcPr>
            <w:tcW w:w="3538" w:type="dxa"/>
            <w:vAlign w:val="center"/>
          </w:tcPr>
          <w:p w14:paraId="13D822ED" w14:textId="77777777" w:rsidR="00DB03D7" w:rsidRPr="00923F48" w:rsidRDefault="00DB03D7" w:rsidP="009E5B07">
            <w:pPr>
              <w:rPr>
                <w:color w:val="000000"/>
              </w:rPr>
            </w:pPr>
            <w:r w:rsidRPr="00923F48">
              <w:rPr>
                <w:color w:val="000000"/>
              </w:rPr>
              <w:t>Is Less Than or Equal To</w:t>
            </w:r>
          </w:p>
        </w:tc>
      </w:tr>
      <w:tr w:rsidR="00DB03D7" w:rsidRPr="00923F48" w14:paraId="1CFADB41" w14:textId="77777777" w:rsidTr="009F2027">
        <w:tc>
          <w:tcPr>
            <w:tcW w:w="3207" w:type="dxa"/>
            <w:vAlign w:val="center"/>
          </w:tcPr>
          <w:p w14:paraId="26B7906C" w14:textId="77777777" w:rsidR="00DB03D7" w:rsidRPr="00923F48" w:rsidRDefault="00DB03D7" w:rsidP="009E5B07">
            <w:pPr>
              <w:rPr>
                <w:color w:val="000000"/>
              </w:rPr>
            </w:pPr>
            <w:r w:rsidRPr="00923F48">
              <w:rPr>
                <w:color w:val="000000"/>
              </w:rPr>
              <w:lastRenderedPageBreak/>
              <w:t>Is Not Equal To</w:t>
            </w:r>
          </w:p>
        </w:tc>
        <w:tc>
          <w:tcPr>
            <w:tcW w:w="3538" w:type="dxa"/>
            <w:vAlign w:val="center"/>
          </w:tcPr>
          <w:p w14:paraId="6B2C4909" w14:textId="77777777" w:rsidR="00DB03D7" w:rsidRPr="00923F48" w:rsidRDefault="00DB03D7" w:rsidP="009E5B07">
            <w:pPr>
              <w:rPr>
                <w:color w:val="000000"/>
              </w:rPr>
            </w:pPr>
            <w:r w:rsidRPr="00923F48">
              <w:rPr>
                <w:color w:val="000000"/>
              </w:rPr>
              <w:t>Is Not Equal To</w:t>
            </w:r>
          </w:p>
        </w:tc>
      </w:tr>
    </w:tbl>
    <w:p w14:paraId="5EB9FF30" w14:textId="77777777" w:rsidR="00DB03D7" w:rsidRPr="00834EA3" w:rsidRDefault="00DB03D7" w:rsidP="00537967">
      <w:pPr>
        <w:pStyle w:val="ListParagraph"/>
        <w:keepNext/>
        <w:keepLines/>
        <w:numPr>
          <w:ilvl w:val="0"/>
          <w:numId w:val="12"/>
        </w:numPr>
        <w:suppressAutoHyphens/>
        <w:autoSpaceDE w:val="0"/>
        <w:autoSpaceDN w:val="0"/>
        <w:adjustRightInd w:val="0"/>
        <w:spacing w:before="200" w:line="288" w:lineRule="auto"/>
        <w:contextualSpacing w:val="0"/>
        <w:textAlignment w:val="center"/>
        <w:outlineLvl w:val="1"/>
        <w:rPr>
          <w:rFonts w:asciiTheme="majorHAnsi" w:eastAsiaTheme="majorEastAsia" w:hAnsiTheme="majorHAnsi" w:cstheme="majorBidi"/>
          <w:b/>
          <w:bCs/>
          <w:vanish/>
          <w:color w:val="000000" w:themeColor="text1"/>
          <w:sz w:val="28"/>
          <w:szCs w:val="28"/>
          <w:lang w:val="en-IN" w:eastAsia="en-IN"/>
        </w:rPr>
      </w:pPr>
      <w:bookmarkStart w:id="754" w:name="_Toc18058274"/>
      <w:bookmarkStart w:id="755" w:name="_Toc19804840"/>
      <w:bookmarkStart w:id="756" w:name="_Toc21329176"/>
      <w:bookmarkStart w:id="757" w:name="_Toc21618223"/>
      <w:bookmarkStart w:id="758" w:name="_Toc23404903"/>
      <w:bookmarkStart w:id="759" w:name="_Toc24546404"/>
      <w:bookmarkStart w:id="760" w:name="_Toc24632829"/>
      <w:bookmarkStart w:id="761" w:name="_Toc24638359"/>
      <w:bookmarkStart w:id="762" w:name="_Toc24980313"/>
      <w:bookmarkStart w:id="763" w:name="_Toc25763284"/>
      <w:bookmarkStart w:id="764" w:name="_Toc25838735"/>
      <w:bookmarkEnd w:id="754"/>
      <w:bookmarkEnd w:id="755"/>
      <w:bookmarkEnd w:id="756"/>
      <w:bookmarkEnd w:id="757"/>
      <w:bookmarkEnd w:id="758"/>
      <w:bookmarkEnd w:id="759"/>
      <w:bookmarkEnd w:id="760"/>
      <w:bookmarkEnd w:id="761"/>
      <w:bookmarkEnd w:id="762"/>
      <w:bookmarkEnd w:id="763"/>
      <w:bookmarkEnd w:id="764"/>
    </w:p>
    <w:p w14:paraId="207FC595" w14:textId="77777777" w:rsidR="00DB03D7" w:rsidRPr="00834EA3" w:rsidRDefault="00DB03D7" w:rsidP="00537967">
      <w:pPr>
        <w:pStyle w:val="ListParagraph"/>
        <w:keepNext/>
        <w:keepLines/>
        <w:numPr>
          <w:ilvl w:val="0"/>
          <w:numId w:val="12"/>
        </w:numPr>
        <w:suppressAutoHyphens/>
        <w:autoSpaceDE w:val="0"/>
        <w:autoSpaceDN w:val="0"/>
        <w:adjustRightInd w:val="0"/>
        <w:spacing w:before="200" w:line="288" w:lineRule="auto"/>
        <w:contextualSpacing w:val="0"/>
        <w:textAlignment w:val="center"/>
        <w:outlineLvl w:val="1"/>
        <w:rPr>
          <w:rFonts w:asciiTheme="majorHAnsi" w:eastAsiaTheme="majorEastAsia" w:hAnsiTheme="majorHAnsi" w:cstheme="majorBidi"/>
          <w:b/>
          <w:bCs/>
          <w:vanish/>
          <w:color w:val="000000" w:themeColor="text1"/>
          <w:sz w:val="28"/>
          <w:szCs w:val="28"/>
          <w:lang w:val="en-IN" w:eastAsia="en-IN"/>
        </w:rPr>
      </w:pPr>
      <w:bookmarkStart w:id="765" w:name="_Toc18058275"/>
      <w:bookmarkStart w:id="766" w:name="_Toc19804841"/>
      <w:bookmarkStart w:id="767" w:name="_Toc21329177"/>
      <w:bookmarkStart w:id="768" w:name="_Toc21618224"/>
      <w:bookmarkStart w:id="769" w:name="_Toc23404904"/>
      <w:bookmarkStart w:id="770" w:name="_Toc24546405"/>
      <w:bookmarkStart w:id="771" w:name="_Toc24632830"/>
      <w:bookmarkStart w:id="772" w:name="_Toc24638360"/>
      <w:bookmarkStart w:id="773" w:name="_Toc24980314"/>
      <w:bookmarkStart w:id="774" w:name="_Toc25763285"/>
      <w:bookmarkStart w:id="775" w:name="_Toc25838736"/>
      <w:bookmarkEnd w:id="765"/>
      <w:bookmarkEnd w:id="766"/>
      <w:bookmarkEnd w:id="767"/>
      <w:bookmarkEnd w:id="768"/>
      <w:bookmarkEnd w:id="769"/>
      <w:bookmarkEnd w:id="770"/>
      <w:bookmarkEnd w:id="771"/>
      <w:bookmarkEnd w:id="772"/>
      <w:bookmarkEnd w:id="773"/>
      <w:bookmarkEnd w:id="774"/>
      <w:bookmarkEnd w:id="775"/>
    </w:p>
    <w:p w14:paraId="60CBA33E" w14:textId="77777777" w:rsidR="00DB03D7" w:rsidRPr="00834EA3" w:rsidRDefault="00DB03D7" w:rsidP="00537967">
      <w:pPr>
        <w:pStyle w:val="ListParagraph"/>
        <w:keepNext/>
        <w:keepLines/>
        <w:numPr>
          <w:ilvl w:val="0"/>
          <w:numId w:val="12"/>
        </w:numPr>
        <w:suppressAutoHyphens/>
        <w:autoSpaceDE w:val="0"/>
        <w:autoSpaceDN w:val="0"/>
        <w:adjustRightInd w:val="0"/>
        <w:spacing w:before="200" w:line="288" w:lineRule="auto"/>
        <w:contextualSpacing w:val="0"/>
        <w:textAlignment w:val="center"/>
        <w:outlineLvl w:val="1"/>
        <w:rPr>
          <w:rFonts w:asciiTheme="majorHAnsi" w:eastAsiaTheme="majorEastAsia" w:hAnsiTheme="majorHAnsi" w:cstheme="majorBidi"/>
          <w:b/>
          <w:bCs/>
          <w:vanish/>
          <w:color w:val="000000" w:themeColor="text1"/>
          <w:sz w:val="28"/>
          <w:szCs w:val="28"/>
          <w:lang w:val="en-IN" w:eastAsia="en-IN"/>
        </w:rPr>
      </w:pPr>
      <w:bookmarkStart w:id="776" w:name="_Toc18058276"/>
      <w:bookmarkStart w:id="777" w:name="_Toc19804842"/>
      <w:bookmarkStart w:id="778" w:name="_Toc21329178"/>
      <w:bookmarkStart w:id="779" w:name="_Toc21618225"/>
      <w:bookmarkStart w:id="780" w:name="_Toc23404905"/>
      <w:bookmarkStart w:id="781" w:name="_Toc24546406"/>
      <w:bookmarkStart w:id="782" w:name="_Toc24632831"/>
      <w:bookmarkStart w:id="783" w:name="_Toc24638361"/>
      <w:bookmarkStart w:id="784" w:name="_Toc24980315"/>
      <w:bookmarkStart w:id="785" w:name="_Toc25763286"/>
      <w:bookmarkStart w:id="786" w:name="_Toc25838737"/>
      <w:bookmarkEnd w:id="776"/>
      <w:bookmarkEnd w:id="777"/>
      <w:bookmarkEnd w:id="778"/>
      <w:bookmarkEnd w:id="779"/>
      <w:bookmarkEnd w:id="780"/>
      <w:bookmarkEnd w:id="781"/>
      <w:bookmarkEnd w:id="782"/>
      <w:bookmarkEnd w:id="783"/>
      <w:bookmarkEnd w:id="784"/>
      <w:bookmarkEnd w:id="785"/>
      <w:bookmarkEnd w:id="786"/>
    </w:p>
    <w:p w14:paraId="7F42719D" w14:textId="77777777" w:rsidR="00DB03D7" w:rsidRPr="00834EA3" w:rsidRDefault="00DB03D7" w:rsidP="00537967">
      <w:pPr>
        <w:pStyle w:val="ListParagraph"/>
        <w:keepNext/>
        <w:keepLines/>
        <w:numPr>
          <w:ilvl w:val="1"/>
          <w:numId w:val="12"/>
        </w:numPr>
        <w:suppressAutoHyphens/>
        <w:autoSpaceDE w:val="0"/>
        <w:autoSpaceDN w:val="0"/>
        <w:adjustRightInd w:val="0"/>
        <w:spacing w:before="200" w:line="288" w:lineRule="auto"/>
        <w:contextualSpacing w:val="0"/>
        <w:textAlignment w:val="center"/>
        <w:outlineLvl w:val="1"/>
        <w:rPr>
          <w:rFonts w:asciiTheme="majorHAnsi" w:eastAsiaTheme="majorEastAsia" w:hAnsiTheme="majorHAnsi" w:cstheme="majorBidi"/>
          <w:b/>
          <w:bCs/>
          <w:vanish/>
          <w:color w:val="000000" w:themeColor="text1"/>
          <w:sz w:val="28"/>
          <w:szCs w:val="28"/>
          <w:lang w:val="en-IN" w:eastAsia="en-IN"/>
        </w:rPr>
      </w:pPr>
      <w:bookmarkStart w:id="787" w:name="_Toc18058277"/>
      <w:bookmarkStart w:id="788" w:name="_Toc19804843"/>
      <w:bookmarkStart w:id="789" w:name="_Toc21329179"/>
      <w:bookmarkStart w:id="790" w:name="_Toc21618226"/>
      <w:bookmarkStart w:id="791" w:name="_Toc23404906"/>
      <w:bookmarkStart w:id="792" w:name="_Toc24546407"/>
      <w:bookmarkStart w:id="793" w:name="_Toc24632832"/>
      <w:bookmarkStart w:id="794" w:name="_Toc24638362"/>
      <w:bookmarkStart w:id="795" w:name="_Toc24980316"/>
      <w:bookmarkStart w:id="796" w:name="_Toc25763287"/>
      <w:bookmarkStart w:id="797" w:name="_Toc25838738"/>
      <w:bookmarkEnd w:id="787"/>
      <w:bookmarkEnd w:id="788"/>
      <w:bookmarkEnd w:id="789"/>
      <w:bookmarkEnd w:id="790"/>
      <w:bookmarkEnd w:id="791"/>
      <w:bookmarkEnd w:id="792"/>
      <w:bookmarkEnd w:id="793"/>
      <w:bookmarkEnd w:id="794"/>
      <w:bookmarkEnd w:id="795"/>
      <w:bookmarkEnd w:id="796"/>
      <w:bookmarkEnd w:id="797"/>
    </w:p>
    <w:p w14:paraId="330D8A0C" w14:textId="77777777" w:rsidR="00DB03D7" w:rsidRPr="00363996" w:rsidRDefault="00DB03D7" w:rsidP="00DB03D7">
      <w:bookmarkStart w:id="798" w:name="_Toc23404907"/>
    </w:p>
    <w:p w14:paraId="2975CB7F" w14:textId="77777777" w:rsidR="00DB03D7" w:rsidRPr="007540DD" w:rsidRDefault="00DB03D7" w:rsidP="007540DD">
      <w:pPr>
        <w:pStyle w:val="Heading2"/>
        <w:numPr>
          <w:ilvl w:val="1"/>
          <w:numId w:val="3"/>
        </w:numPr>
        <w:spacing w:after="120"/>
        <w:ind w:right="270"/>
        <w:jc w:val="both"/>
        <w:rPr>
          <w:rFonts w:cstheme="majorHAnsi"/>
          <w:b w:val="0"/>
          <w:bCs w:val="0"/>
          <w:color w:val="auto"/>
          <w:sz w:val="24"/>
          <w:szCs w:val="24"/>
        </w:rPr>
      </w:pPr>
      <w:bookmarkStart w:id="799" w:name="_Toc25838739"/>
      <w:r w:rsidRPr="007540DD">
        <w:rPr>
          <w:rFonts w:cstheme="majorHAnsi"/>
          <w:bCs w:val="0"/>
          <w:color w:val="auto"/>
          <w:sz w:val="24"/>
          <w:szCs w:val="24"/>
        </w:rPr>
        <w:t>IGX Pass Skip List</w:t>
      </w:r>
      <w:bookmarkEnd w:id="798"/>
      <w:bookmarkEnd w:id="799"/>
    </w:p>
    <w:p w14:paraId="4C052846" w14:textId="3C186E6C" w:rsidR="005F54FC" w:rsidRPr="00EA73FF" w:rsidRDefault="00B15241" w:rsidP="005F54FC">
      <w:pPr>
        <w:ind w:left="720"/>
        <w:jc w:val="both"/>
        <w:rPr>
          <w:rFonts w:cs="Calibri"/>
        </w:rPr>
      </w:pPr>
      <w:r w:rsidRPr="00EA73FF">
        <w:rPr>
          <w:rFonts w:cs="Calibri"/>
        </w:rPr>
        <w:t xml:space="preserve">This reference contains list of </w:t>
      </w:r>
      <w:r w:rsidR="00DB03D7" w:rsidRPr="00EA73FF">
        <w:rPr>
          <w:rFonts w:cs="Calibri"/>
        </w:rPr>
        <w:t>available</w:t>
      </w:r>
      <w:r w:rsidRPr="00EA73FF">
        <w:rPr>
          <w:rFonts w:cs="Calibri"/>
        </w:rPr>
        <w:t xml:space="preserve"> option</w:t>
      </w:r>
      <w:r w:rsidR="00DB03D7" w:rsidRPr="00EA73FF">
        <w:rPr>
          <w:rFonts w:cs="Calibri"/>
        </w:rPr>
        <w:t xml:space="preserve"> for treating the Null</w:t>
      </w:r>
      <w:r w:rsidRPr="00EA73FF">
        <w:rPr>
          <w:rFonts w:cs="Calibri"/>
        </w:rPr>
        <w:t>/Blank</w:t>
      </w:r>
      <w:r w:rsidR="00DB03D7" w:rsidRPr="00EA73FF">
        <w:rPr>
          <w:rFonts w:cs="Calibri"/>
        </w:rPr>
        <w:t xml:space="preserve"> Value </w:t>
      </w:r>
      <w:r w:rsidRPr="00EA73FF">
        <w:rPr>
          <w:rFonts w:cs="Calibri"/>
        </w:rPr>
        <w:t>of an attribute</w:t>
      </w:r>
      <w:r w:rsidR="00DB03D7" w:rsidRPr="00EA73FF">
        <w:rPr>
          <w:rFonts w:cs="Calibri"/>
        </w:rPr>
        <w:t>.</w:t>
      </w:r>
      <w:r w:rsidR="005F54FC" w:rsidRPr="00EA73FF">
        <w:rPr>
          <w:rFonts w:cs="Calibri"/>
        </w:rPr>
        <w:t xml:space="preserve"> Configure the below field in go</w:t>
      </w:r>
      <w:r w:rsidR="001F55CB" w:rsidRPr="00EA73FF">
        <w:rPr>
          <w:rFonts w:cs="Calibri"/>
        </w:rPr>
        <w:t>vern as per the template below:</w:t>
      </w:r>
    </w:p>
    <w:p w14:paraId="73CF056D" w14:textId="2A4707E8" w:rsidR="005F54FC" w:rsidRDefault="005F54FC" w:rsidP="00627D42">
      <w:pPr>
        <w:ind w:left="720"/>
        <w:jc w:val="both"/>
        <w:rPr>
          <w:rFonts w:ascii="Calibri" w:hAnsi="Calibri" w:cs="Calibri"/>
        </w:rPr>
      </w:pPr>
    </w:p>
    <w:tbl>
      <w:tblPr>
        <w:tblW w:w="7160" w:type="dxa"/>
        <w:tblInd w:w="1458" w:type="dxa"/>
        <w:tblLook w:val="04A0" w:firstRow="1" w:lastRow="0" w:firstColumn="1" w:lastColumn="0" w:noHBand="0" w:noVBand="1"/>
      </w:tblPr>
      <w:tblGrid>
        <w:gridCol w:w="3150"/>
        <w:gridCol w:w="4010"/>
      </w:tblGrid>
      <w:tr w:rsidR="005F54FC" w:rsidRPr="005F54FC" w14:paraId="7C794685" w14:textId="77777777" w:rsidTr="005F54FC">
        <w:trPr>
          <w:trHeight w:val="288"/>
        </w:trPr>
        <w:tc>
          <w:tcPr>
            <w:tcW w:w="315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26A66C2" w14:textId="200E9110" w:rsidR="005F54FC" w:rsidRPr="005F54FC" w:rsidRDefault="005F54FC" w:rsidP="005F54FC">
            <w:pPr>
              <w:jc w:val="center"/>
              <w:rPr>
                <w:rFonts w:ascii="Calibri" w:eastAsia="Times New Roman" w:hAnsi="Calibri" w:cs="Calibri"/>
                <w:b/>
                <w:bCs/>
                <w:color w:val="000000"/>
                <w:sz w:val="20"/>
                <w:szCs w:val="20"/>
                <w:lang w:val="en-US"/>
              </w:rPr>
            </w:pPr>
            <w:r w:rsidRPr="005F54FC">
              <w:rPr>
                <w:rFonts w:ascii="Calibri" w:eastAsia="Times New Roman" w:hAnsi="Calibri" w:cs="Calibri"/>
                <w:b/>
                <w:bCs/>
                <w:color w:val="000000"/>
                <w:sz w:val="20"/>
                <w:szCs w:val="20"/>
                <w:lang w:val="en-US"/>
              </w:rPr>
              <w:t>Field Attribute</w:t>
            </w:r>
          </w:p>
        </w:tc>
        <w:tc>
          <w:tcPr>
            <w:tcW w:w="4010" w:type="dxa"/>
            <w:tcBorders>
              <w:top w:val="single" w:sz="4" w:space="0" w:color="auto"/>
              <w:left w:val="nil"/>
              <w:bottom w:val="single" w:sz="4" w:space="0" w:color="auto"/>
              <w:right w:val="single" w:sz="4" w:space="0" w:color="auto"/>
            </w:tcBorders>
            <w:shd w:val="clear" w:color="000000" w:fill="BFBFBF"/>
            <w:noWrap/>
            <w:vAlign w:val="center"/>
            <w:hideMark/>
          </w:tcPr>
          <w:p w14:paraId="06F4E81D" w14:textId="77777777" w:rsidR="005F54FC" w:rsidRPr="005F54FC" w:rsidRDefault="005F54FC" w:rsidP="005F54FC">
            <w:pPr>
              <w:rPr>
                <w:rFonts w:ascii="Calibri" w:eastAsia="Times New Roman" w:hAnsi="Calibri" w:cs="Calibri"/>
                <w:b/>
                <w:bCs/>
                <w:color w:val="000000"/>
                <w:sz w:val="20"/>
                <w:szCs w:val="20"/>
                <w:lang w:val="en-US"/>
              </w:rPr>
            </w:pPr>
            <w:r w:rsidRPr="005F54FC">
              <w:rPr>
                <w:rFonts w:ascii="Calibri" w:eastAsia="Times New Roman" w:hAnsi="Calibri" w:cs="Calibri"/>
                <w:b/>
                <w:bCs/>
                <w:color w:val="000000"/>
                <w:sz w:val="20"/>
                <w:szCs w:val="20"/>
                <w:lang w:val="en-US"/>
              </w:rPr>
              <w:t>Field-1</w:t>
            </w:r>
          </w:p>
        </w:tc>
      </w:tr>
      <w:tr w:rsidR="005F54FC" w:rsidRPr="005F54FC" w14:paraId="1F0492E8"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5393600A"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Name</w:t>
            </w:r>
          </w:p>
        </w:tc>
        <w:tc>
          <w:tcPr>
            <w:tcW w:w="4010" w:type="dxa"/>
            <w:tcBorders>
              <w:top w:val="nil"/>
              <w:left w:val="nil"/>
              <w:bottom w:val="single" w:sz="4" w:space="0" w:color="auto"/>
              <w:right w:val="single" w:sz="4" w:space="0" w:color="auto"/>
            </w:tcBorders>
            <w:shd w:val="clear" w:color="auto" w:fill="auto"/>
            <w:vAlign w:val="center"/>
            <w:hideMark/>
          </w:tcPr>
          <w:p w14:paraId="57D8460F"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Description</w:t>
            </w:r>
          </w:p>
        </w:tc>
      </w:tr>
      <w:tr w:rsidR="005F54FC" w:rsidRPr="005F54FC" w14:paraId="74283F79"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0D847F83"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API Name</w:t>
            </w:r>
          </w:p>
        </w:tc>
        <w:tc>
          <w:tcPr>
            <w:tcW w:w="4010" w:type="dxa"/>
            <w:tcBorders>
              <w:top w:val="nil"/>
              <w:left w:val="nil"/>
              <w:bottom w:val="single" w:sz="4" w:space="0" w:color="auto"/>
              <w:right w:val="single" w:sz="4" w:space="0" w:color="auto"/>
            </w:tcBorders>
            <w:shd w:val="clear" w:color="auto" w:fill="auto"/>
            <w:vAlign w:val="center"/>
            <w:hideMark/>
          </w:tcPr>
          <w:p w14:paraId="2F1C850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Description</w:t>
            </w:r>
          </w:p>
        </w:tc>
      </w:tr>
      <w:tr w:rsidR="005F54FC" w:rsidRPr="005F54FC" w14:paraId="28387628"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4717EE4E"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Input Type</w:t>
            </w:r>
          </w:p>
        </w:tc>
        <w:tc>
          <w:tcPr>
            <w:tcW w:w="4010" w:type="dxa"/>
            <w:tcBorders>
              <w:top w:val="nil"/>
              <w:left w:val="nil"/>
              <w:bottom w:val="single" w:sz="4" w:space="0" w:color="auto"/>
              <w:right w:val="single" w:sz="4" w:space="0" w:color="auto"/>
            </w:tcBorders>
            <w:shd w:val="clear" w:color="auto" w:fill="auto"/>
            <w:vAlign w:val="center"/>
            <w:hideMark/>
          </w:tcPr>
          <w:p w14:paraId="7C1E0F2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Simple Text</w:t>
            </w:r>
          </w:p>
        </w:tc>
      </w:tr>
      <w:tr w:rsidR="005F54FC" w:rsidRPr="005F54FC" w14:paraId="6539A404"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1919A37E"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Category</w:t>
            </w:r>
          </w:p>
        </w:tc>
        <w:tc>
          <w:tcPr>
            <w:tcW w:w="4010" w:type="dxa"/>
            <w:tcBorders>
              <w:top w:val="nil"/>
              <w:left w:val="nil"/>
              <w:bottom w:val="single" w:sz="4" w:space="0" w:color="auto"/>
              <w:right w:val="single" w:sz="4" w:space="0" w:color="auto"/>
            </w:tcBorders>
            <w:shd w:val="clear" w:color="auto" w:fill="auto"/>
            <w:vAlign w:val="center"/>
            <w:hideMark/>
          </w:tcPr>
          <w:p w14:paraId="07A1CCC7"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4AFFB29B"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6F56105B"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Minimum Value</w:t>
            </w:r>
          </w:p>
        </w:tc>
        <w:tc>
          <w:tcPr>
            <w:tcW w:w="4010" w:type="dxa"/>
            <w:tcBorders>
              <w:top w:val="nil"/>
              <w:left w:val="nil"/>
              <w:bottom w:val="single" w:sz="4" w:space="0" w:color="auto"/>
              <w:right w:val="single" w:sz="4" w:space="0" w:color="auto"/>
            </w:tcBorders>
            <w:shd w:val="clear" w:color="auto" w:fill="auto"/>
            <w:vAlign w:val="center"/>
            <w:hideMark/>
          </w:tcPr>
          <w:p w14:paraId="53BE6A45"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58F7B952"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4E73C07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Maximum Value</w:t>
            </w:r>
          </w:p>
        </w:tc>
        <w:tc>
          <w:tcPr>
            <w:tcW w:w="4010" w:type="dxa"/>
            <w:tcBorders>
              <w:top w:val="nil"/>
              <w:left w:val="nil"/>
              <w:bottom w:val="single" w:sz="4" w:space="0" w:color="auto"/>
              <w:right w:val="single" w:sz="4" w:space="0" w:color="auto"/>
            </w:tcBorders>
            <w:shd w:val="clear" w:color="auto" w:fill="auto"/>
            <w:vAlign w:val="center"/>
            <w:hideMark/>
          </w:tcPr>
          <w:p w14:paraId="49ABA57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265D0049"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6DCE4"/>
            <w:vAlign w:val="center"/>
            <w:hideMark/>
          </w:tcPr>
          <w:p w14:paraId="328D58A1"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Type of List</w:t>
            </w:r>
          </w:p>
        </w:tc>
        <w:tc>
          <w:tcPr>
            <w:tcW w:w="4010" w:type="dxa"/>
            <w:tcBorders>
              <w:top w:val="nil"/>
              <w:left w:val="nil"/>
              <w:bottom w:val="single" w:sz="4" w:space="0" w:color="auto"/>
              <w:right w:val="single" w:sz="4" w:space="0" w:color="auto"/>
            </w:tcBorders>
            <w:shd w:val="clear" w:color="000000" w:fill="D6DCE4"/>
            <w:vAlign w:val="center"/>
            <w:hideMark/>
          </w:tcPr>
          <w:p w14:paraId="738DEA2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0401A7F3"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6DCE4"/>
            <w:vAlign w:val="center"/>
            <w:hideMark/>
          </w:tcPr>
          <w:p w14:paraId="58E0BED2"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List Display Format</w:t>
            </w:r>
          </w:p>
        </w:tc>
        <w:tc>
          <w:tcPr>
            <w:tcW w:w="4010" w:type="dxa"/>
            <w:tcBorders>
              <w:top w:val="nil"/>
              <w:left w:val="nil"/>
              <w:bottom w:val="single" w:sz="4" w:space="0" w:color="auto"/>
              <w:right w:val="single" w:sz="4" w:space="0" w:color="auto"/>
            </w:tcBorders>
            <w:shd w:val="clear" w:color="000000" w:fill="D6DCE4"/>
            <w:vAlign w:val="center"/>
            <w:hideMark/>
          </w:tcPr>
          <w:p w14:paraId="41055103"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13169C96"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4E94D02C"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In Detail Tile</w:t>
            </w:r>
          </w:p>
        </w:tc>
        <w:tc>
          <w:tcPr>
            <w:tcW w:w="4010" w:type="dxa"/>
            <w:tcBorders>
              <w:top w:val="nil"/>
              <w:left w:val="nil"/>
              <w:bottom w:val="single" w:sz="4" w:space="0" w:color="auto"/>
              <w:right w:val="single" w:sz="4" w:space="0" w:color="auto"/>
            </w:tcBorders>
            <w:shd w:val="clear" w:color="000000" w:fill="D9D9D9"/>
            <w:vAlign w:val="center"/>
            <w:hideMark/>
          </w:tcPr>
          <w:p w14:paraId="3E02F8FB"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5F54FC" w:rsidRPr="005F54FC" w14:paraId="54416B6B"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6581F371"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Is Editable</w:t>
            </w:r>
          </w:p>
        </w:tc>
        <w:tc>
          <w:tcPr>
            <w:tcW w:w="4010" w:type="dxa"/>
            <w:tcBorders>
              <w:top w:val="nil"/>
              <w:left w:val="nil"/>
              <w:bottom w:val="single" w:sz="4" w:space="0" w:color="auto"/>
              <w:right w:val="single" w:sz="4" w:space="0" w:color="auto"/>
            </w:tcBorders>
            <w:shd w:val="clear" w:color="000000" w:fill="D9D9D9"/>
            <w:vAlign w:val="center"/>
            <w:hideMark/>
          </w:tcPr>
          <w:p w14:paraId="456524CB"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5F54FC" w:rsidRPr="005F54FC" w14:paraId="7905BBDC"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6CC2C262"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 xml:space="preserve">Is </w:t>
            </w:r>
            <w:proofErr w:type="spellStart"/>
            <w:r w:rsidRPr="005F54FC">
              <w:rPr>
                <w:rFonts w:ascii="Calibri" w:eastAsia="Times New Roman" w:hAnsi="Calibri" w:cs="Calibri"/>
                <w:color w:val="000000"/>
                <w:sz w:val="20"/>
                <w:szCs w:val="20"/>
                <w:lang w:val="en-US"/>
              </w:rPr>
              <w:t>Listable</w:t>
            </w:r>
            <w:proofErr w:type="spellEnd"/>
          </w:p>
        </w:tc>
        <w:tc>
          <w:tcPr>
            <w:tcW w:w="4010" w:type="dxa"/>
            <w:tcBorders>
              <w:top w:val="nil"/>
              <w:left w:val="nil"/>
              <w:bottom w:val="single" w:sz="4" w:space="0" w:color="auto"/>
              <w:right w:val="single" w:sz="4" w:space="0" w:color="auto"/>
            </w:tcBorders>
            <w:shd w:val="clear" w:color="000000" w:fill="D9D9D9"/>
            <w:vAlign w:val="center"/>
            <w:hideMark/>
          </w:tcPr>
          <w:p w14:paraId="06A813A1"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5F54FC" w:rsidRPr="005F54FC" w14:paraId="02895CAE"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6C04E5D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Is Required</w:t>
            </w:r>
          </w:p>
        </w:tc>
        <w:tc>
          <w:tcPr>
            <w:tcW w:w="4010" w:type="dxa"/>
            <w:tcBorders>
              <w:top w:val="nil"/>
              <w:left w:val="nil"/>
              <w:bottom w:val="single" w:sz="4" w:space="0" w:color="auto"/>
              <w:right w:val="single" w:sz="4" w:space="0" w:color="auto"/>
            </w:tcBorders>
            <w:shd w:val="clear" w:color="000000" w:fill="D9D9D9"/>
            <w:vAlign w:val="center"/>
            <w:hideMark/>
          </w:tcPr>
          <w:p w14:paraId="12F2AAA6" w14:textId="471E3B56" w:rsidR="005F54FC" w:rsidRPr="005F54FC" w:rsidRDefault="005F54FC" w:rsidP="005F54FC">
            <w:pPr>
              <w:rPr>
                <w:rFonts w:ascii="Calibri" w:eastAsia="Times New Roman" w:hAnsi="Calibri" w:cs="Calibri"/>
                <w:color w:val="000000"/>
                <w:sz w:val="20"/>
                <w:szCs w:val="20"/>
                <w:lang w:val="en-US"/>
              </w:rPr>
            </w:pPr>
            <w:del w:id="800" w:author="Shiv Mangal Rahi" w:date="2019-12-05T13:48:00Z">
              <w:r w:rsidRPr="005F54FC" w:rsidDel="009F58B0">
                <w:rPr>
                  <w:rFonts w:ascii="Calibri" w:eastAsia="Times New Roman" w:hAnsi="Calibri" w:cs="Calibri"/>
                  <w:color w:val="000000"/>
                  <w:sz w:val="20"/>
                  <w:szCs w:val="20"/>
                  <w:lang w:val="en-US"/>
                </w:rPr>
                <w:delText>FALSE</w:delText>
              </w:r>
            </w:del>
            <w:ins w:id="801" w:author="Shiv Mangal Rahi" w:date="2019-12-05T13:48:00Z">
              <w:r w:rsidR="009F58B0">
                <w:rPr>
                  <w:rFonts w:ascii="Calibri" w:eastAsia="Times New Roman" w:hAnsi="Calibri" w:cs="Calibri"/>
                  <w:color w:val="000000"/>
                  <w:sz w:val="20"/>
                  <w:szCs w:val="20"/>
                  <w:lang w:val="en-US"/>
                </w:rPr>
                <w:t>TRUE</w:t>
              </w:r>
            </w:ins>
          </w:p>
        </w:tc>
      </w:tr>
      <w:tr w:rsidR="005F54FC" w:rsidRPr="005F54FC" w14:paraId="71251229"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6AB51F6E"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Part of Key</w:t>
            </w:r>
          </w:p>
        </w:tc>
        <w:tc>
          <w:tcPr>
            <w:tcW w:w="4010" w:type="dxa"/>
            <w:tcBorders>
              <w:top w:val="nil"/>
              <w:left w:val="nil"/>
              <w:bottom w:val="single" w:sz="4" w:space="0" w:color="auto"/>
              <w:right w:val="single" w:sz="4" w:space="0" w:color="auto"/>
            </w:tcBorders>
            <w:shd w:val="clear" w:color="000000" w:fill="D9D9D9"/>
            <w:vAlign w:val="center"/>
            <w:hideMark/>
          </w:tcPr>
          <w:p w14:paraId="41839CD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21D5E4FB"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3636AD3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As Top Level Filter</w:t>
            </w:r>
          </w:p>
        </w:tc>
        <w:tc>
          <w:tcPr>
            <w:tcW w:w="4010" w:type="dxa"/>
            <w:tcBorders>
              <w:top w:val="nil"/>
              <w:left w:val="nil"/>
              <w:bottom w:val="single" w:sz="4" w:space="0" w:color="auto"/>
              <w:right w:val="single" w:sz="4" w:space="0" w:color="auto"/>
            </w:tcBorders>
            <w:shd w:val="clear" w:color="000000" w:fill="D9D9D9"/>
            <w:vAlign w:val="center"/>
            <w:hideMark/>
          </w:tcPr>
          <w:p w14:paraId="6AA04722"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0DD5913B"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25BE2DCD"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Allow Multiple Items</w:t>
            </w:r>
          </w:p>
        </w:tc>
        <w:tc>
          <w:tcPr>
            <w:tcW w:w="4010" w:type="dxa"/>
            <w:tcBorders>
              <w:top w:val="nil"/>
              <w:left w:val="nil"/>
              <w:bottom w:val="single" w:sz="4" w:space="0" w:color="auto"/>
              <w:right w:val="single" w:sz="4" w:space="0" w:color="auto"/>
            </w:tcBorders>
            <w:shd w:val="clear" w:color="000000" w:fill="D9D9D9"/>
            <w:vAlign w:val="center"/>
            <w:hideMark/>
          </w:tcPr>
          <w:p w14:paraId="0BEFE94B"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45E9E40C"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553133A3"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if Empty</w:t>
            </w:r>
          </w:p>
        </w:tc>
        <w:tc>
          <w:tcPr>
            <w:tcW w:w="4010" w:type="dxa"/>
            <w:tcBorders>
              <w:top w:val="nil"/>
              <w:left w:val="nil"/>
              <w:bottom w:val="single" w:sz="4" w:space="0" w:color="auto"/>
              <w:right w:val="single" w:sz="4" w:space="0" w:color="auto"/>
            </w:tcBorders>
            <w:shd w:val="clear" w:color="000000" w:fill="D9D9D9"/>
            <w:vAlign w:val="center"/>
            <w:hideMark/>
          </w:tcPr>
          <w:p w14:paraId="5B96DEB0"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FALSE</w:t>
            </w:r>
          </w:p>
        </w:tc>
      </w:tr>
      <w:tr w:rsidR="005F54FC" w:rsidRPr="005F54FC" w14:paraId="6B94EE0B"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38DE7F9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Lookup Type</w:t>
            </w:r>
          </w:p>
        </w:tc>
        <w:tc>
          <w:tcPr>
            <w:tcW w:w="4010" w:type="dxa"/>
            <w:tcBorders>
              <w:top w:val="nil"/>
              <w:left w:val="nil"/>
              <w:bottom w:val="single" w:sz="4" w:space="0" w:color="auto"/>
              <w:right w:val="single" w:sz="4" w:space="0" w:color="auto"/>
            </w:tcBorders>
            <w:shd w:val="clear" w:color="auto" w:fill="auto"/>
            <w:vAlign w:val="center"/>
            <w:hideMark/>
          </w:tcPr>
          <w:p w14:paraId="4AD1BEE3"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437D5B7C"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4B7D0532"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Relationship Type</w:t>
            </w:r>
          </w:p>
        </w:tc>
        <w:tc>
          <w:tcPr>
            <w:tcW w:w="4010" w:type="dxa"/>
            <w:tcBorders>
              <w:top w:val="nil"/>
              <w:left w:val="nil"/>
              <w:bottom w:val="single" w:sz="4" w:space="0" w:color="auto"/>
              <w:right w:val="single" w:sz="4" w:space="0" w:color="auto"/>
            </w:tcBorders>
            <w:shd w:val="clear" w:color="auto" w:fill="auto"/>
            <w:vAlign w:val="center"/>
            <w:hideMark/>
          </w:tcPr>
          <w:p w14:paraId="163D29E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6BEC47F1"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3B2B725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Table Settings</w:t>
            </w:r>
          </w:p>
        </w:tc>
        <w:tc>
          <w:tcPr>
            <w:tcW w:w="4010" w:type="dxa"/>
            <w:tcBorders>
              <w:top w:val="nil"/>
              <w:left w:val="nil"/>
              <w:bottom w:val="single" w:sz="4" w:space="0" w:color="auto"/>
              <w:right w:val="single" w:sz="4" w:space="0" w:color="auto"/>
            </w:tcBorders>
            <w:shd w:val="clear" w:color="auto" w:fill="auto"/>
            <w:vAlign w:val="center"/>
            <w:hideMark/>
          </w:tcPr>
          <w:p w14:paraId="0CCE930E"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bl>
    <w:p w14:paraId="020724C7" w14:textId="77777777" w:rsidR="005F54FC" w:rsidRDefault="005F54FC" w:rsidP="00627D42">
      <w:pPr>
        <w:ind w:left="720"/>
        <w:jc w:val="both"/>
        <w:rPr>
          <w:rFonts w:ascii="Calibri" w:hAnsi="Calibri" w:cs="Calibri"/>
        </w:rPr>
      </w:pPr>
    </w:p>
    <w:p w14:paraId="4DBEC2E1" w14:textId="1BF5D017" w:rsidR="005F54FC" w:rsidRDefault="00D6413B" w:rsidP="00627D42">
      <w:pPr>
        <w:ind w:left="720"/>
        <w:jc w:val="both"/>
        <w:rPr>
          <w:rFonts w:ascii="Calibri" w:hAnsi="Calibri" w:cs="Calibri"/>
        </w:rPr>
      </w:pPr>
      <w:r>
        <w:rPr>
          <w:rFonts w:ascii="Calibri" w:hAnsi="Calibri" w:cs="Calibri"/>
        </w:rPr>
        <w:t xml:space="preserve">Below is the </w:t>
      </w:r>
      <w:r w:rsidR="00CF34EB">
        <w:rPr>
          <w:rFonts w:ascii="Calibri" w:hAnsi="Calibri" w:cs="Calibri"/>
        </w:rPr>
        <w:t xml:space="preserve">screenshot </w:t>
      </w:r>
      <w:r>
        <w:rPr>
          <w:rFonts w:ascii="Calibri" w:hAnsi="Calibri" w:cs="Calibri"/>
        </w:rPr>
        <w:t xml:space="preserve">from </w:t>
      </w:r>
      <w:r w:rsidR="00F7019F">
        <w:rPr>
          <w:rFonts w:eastAsia="Times New Roman" w:cs="Times New Roman"/>
          <w:sz w:val="22"/>
          <w:szCs w:val="20"/>
          <w:lang w:val="en-US"/>
        </w:rPr>
        <w:t xml:space="preserve">Data Governance </w:t>
      </w:r>
    </w:p>
    <w:p w14:paraId="403CC963" w14:textId="77777777" w:rsidR="001F55CB" w:rsidRDefault="001F55CB" w:rsidP="00627D42">
      <w:pPr>
        <w:ind w:left="720"/>
        <w:jc w:val="both"/>
        <w:rPr>
          <w:rFonts w:ascii="Calibri" w:hAnsi="Calibri" w:cs="Calibri"/>
        </w:rPr>
      </w:pPr>
    </w:p>
    <w:p w14:paraId="259319F5" w14:textId="418728BB" w:rsidR="00D6413B" w:rsidRDefault="00D6413B" w:rsidP="00627D42">
      <w:pPr>
        <w:ind w:left="720"/>
        <w:jc w:val="both"/>
        <w:rPr>
          <w:rFonts w:ascii="Calibri" w:hAnsi="Calibri" w:cs="Calibri"/>
        </w:rPr>
      </w:pPr>
      <w:r>
        <w:rPr>
          <w:noProof/>
          <w:lang w:val="en-US"/>
        </w:rPr>
        <w:drawing>
          <wp:inline distT="0" distB="0" distL="0" distR="0" wp14:anchorId="79326479" wp14:editId="355EB4D4">
            <wp:extent cx="4922520" cy="1120012"/>
            <wp:effectExtent l="19050" t="19050" r="1143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4974770" cy="11319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4E133C3" w14:textId="1E8B88D3" w:rsidR="005F54FC" w:rsidRDefault="005F54FC" w:rsidP="00627D42">
      <w:pPr>
        <w:ind w:left="720"/>
        <w:jc w:val="both"/>
        <w:rPr>
          <w:rFonts w:ascii="Calibri" w:hAnsi="Calibri" w:cs="Calibri"/>
        </w:rPr>
      </w:pPr>
    </w:p>
    <w:p w14:paraId="53C2D9CF" w14:textId="77777777" w:rsidR="001F55CB" w:rsidRDefault="001F55CB" w:rsidP="00D6413B">
      <w:pPr>
        <w:ind w:left="720"/>
        <w:jc w:val="both"/>
        <w:rPr>
          <w:rFonts w:ascii="Calibri" w:hAnsi="Calibri" w:cs="Calibri"/>
        </w:rPr>
      </w:pPr>
    </w:p>
    <w:p w14:paraId="023563EE" w14:textId="77777777" w:rsidR="001F55CB" w:rsidRDefault="001F55CB" w:rsidP="00D6413B">
      <w:pPr>
        <w:ind w:left="720"/>
        <w:jc w:val="both"/>
        <w:rPr>
          <w:rFonts w:ascii="Calibri" w:hAnsi="Calibri" w:cs="Calibri"/>
        </w:rPr>
      </w:pPr>
    </w:p>
    <w:p w14:paraId="012E7108" w14:textId="77777777" w:rsidR="001F55CB" w:rsidRDefault="001F55CB" w:rsidP="00D6413B">
      <w:pPr>
        <w:ind w:left="720"/>
        <w:jc w:val="both"/>
        <w:rPr>
          <w:rFonts w:ascii="Calibri" w:hAnsi="Calibri" w:cs="Calibri"/>
        </w:rPr>
      </w:pPr>
    </w:p>
    <w:p w14:paraId="53A6756B" w14:textId="77777777" w:rsidR="001F55CB" w:rsidRDefault="001F55CB" w:rsidP="00D6413B">
      <w:pPr>
        <w:ind w:left="720"/>
        <w:jc w:val="both"/>
        <w:rPr>
          <w:rFonts w:ascii="Calibri" w:hAnsi="Calibri" w:cs="Calibri"/>
        </w:rPr>
      </w:pPr>
    </w:p>
    <w:p w14:paraId="701F109C" w14:textId="77777777" w:rsidR="001F55CB" w:rsidRDefault="001F55CB" w:rsidP="00D6413B">
      <w:pPr>
        <w:ind w:left="720"/>
        <w:jc w:val="both"/>
        <w:rPr>
          <w:rFonts w:ascii="Calibri" w:hAnsi="Calibri" w:cs="Calibri"/>
        </w:rPr>
      </w:pPr>
    </w:p>
    <w:p w14:paraId="7B494F97" w14:textId="361F76D8" w:rsidR="00D6413B" w:rsidRPr="00343CCD" w:rsidRDefault="00D6413B" w:rsidP="00D6413B">
      <w:pPr>
        <w:ind w:left="720"/>
        <w:jc w:val="both"/>
        <w:rPr>
          <w:rFonts w:ascii="Calibri" w:hAnsi="Calibri" w:cs="Calibri"/>
        </w:rPr>
      </w:pPr>
      <w:r w:rsidRPr="00343CCD">
        <w:rPr>
          <w:rFonts w:ascii="Calibri" w:hAnsi="Calibri" w:cs="Calibri"/>
        </w:rPr>
        <w:t xml:space="preserve">Following entries need to be created in the reference list with the given values. </w:t>
      </w:r>
    </w:p>
    <w:p w14:paraId="1A533D08" w14:textId="77777777" w:rsidR="00D6413B" w:rsidRDefault="00D6413B" w:rsidP="00B15241">
      <w:pPr>
        <w:ind w:left="720"/>
        <w:jc w:val="both"/>
        <w:rPr>
          <w:rFonts w:ascii="Calibri" w:hAnsi="Calibri" w:cs="Calibri"/>
        </w:rPr>
      </w:pPr>
    </w:p>
    <w:p w14:paraId="44848B93" w14:textId="467F3CFB" w:rsidR="00B15241" w:rsidRDefault="00627D42" w:rsidP="00B15241">
      <w:pPr>
        <w:ind w:left="720"/>
        <w:jc w:val="both"/>
        <w:rPr>
          <w:rFonts w:ascii="Calibri" w:hAnsi="Calibri" w:cs="Calibri"/>
        </w:rPr>
      </w:pPr>
      <w:r>
        <w:rPr>
          <w:noProof/>
          <w:lang w:val="en-US"/>
        </w:rPr>
        <w:drawing>
          <wp:inline distT="0" distB="0" distL="0" distR="0" wp14:anchorId="342C3BAB" wp14:editId="2B9F254D">
            <wp:extent cx="4953000" cy="784860"/>
            <wp:effectExtent l="19050" t="19050" r="19050"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4972254" cy="787911"/>
                    </a:xfrm>
                    <a:prstGeom prst="rect">
                      <a:avLst/>
                    </a:prstGeom>
                    <a:ln w="9525" cap="flat" cmpd="sng" algn="ctr">
                      <a:solidFill>
                        <a:schemeClr val="accent1"/>
                      </a:solidFill>
                      <a:prstDash val="solid"/>
                      <a:round/>
                      <a:headEnd type="none" w="med" len="med"/>
                      <a:tailEnd type="none" w="med" len="med"/>
                      <a:extLst>
                        <a:ext uri="{C807C97D-BFC1-408E-A445-0C87EB9F89A2}">
                          <ask:lineSketchStyleProps xmlns:cx="http://schemas.microsoft.com/office/drawing/2014/chartex" xmlns:w15="http://schemas.microsoft.com/office/word/2012/wordml" xmlns:w16se="http://schemas.microsoft.com/office/word/2015/wordml/symex" xmlns:ask="http://schemas.microsoft.com/office/drawing/2018/sketchyshapes"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9F6508" w14:textId="77777777" w:rsidR="00627D42" w:rsidRPr="00343CCD" w:rsidRDefault="00627D42" w:rsidP="00B15241">
      <w:pPr>
        <w:ind w:left="720"/>
        <w:jc w:val="both"/>
        <w:rPr>
          <w:rFonts w:ascii="Calibri" w:hAnsi="Calibri" w:cs="Calibri"/>
        </w:rPr>
      </w:pPr>
    </w:p>
    <w:p w14:paraId="00B2337A" w14:textId="3227E5DD" w:rsidR="007C22B4" w:rsidRPr="007540DD" w:rsidRDefault="00835562" w:rsidP="007C22B4">
      <w:pPr>
        <w:pStyle w:val="Heading2"/>
        <w:numPr>
          <w:ilvl w:val="1"/>
          <w:numId w:val="3"/>
        </w:numPr>
        <w:spacing w:after="120"/>
        <w:ind w:right="270"/>
        <w:jc w:val="both"/>
        <w:rPr>
          <w:ins w:id="802" w:author="Naveen Seth" w:date="2019-11-28T12:40:00Z"/>
          <w:rFonts w:cstheme="majorHAnsi"/>
          <w:b w:val="0"/>
          <w:bCs w:val="0"/>
          <w:color w:val="auto"/>
          <w:sz w:val="24"/>
          <w:szCs w:val="24"/>
        </w:rPr>
      </w:pPr>
      <w:del w:id="803" w:author="Naveen Seth" w:date="2019-11-28T12:40:00Z">
        <w:r w:rsidDel="007C22B4">
          <w:rPr>
            <w:rFonts w:ascii="Calibri" w:hAnsi="Calibri" w:cs="Calibri"/>
          </w:rPr>
          <w:br w:type="page"/>
        </w:r>
      </w:del>
      <w:bookmarkStart w:id="804" w:name="_Toc25838740"/>
      <w:ins w:id="805" w:author="Naveen Seth" w:date="2019-11-28T12:40:00Z">
        <w:r w:rsidR="007C22B4">
          <w:rPr>
            <w:rFonts w:cstheme="majorHAnsi"/>
            <w:bCs w:val="0"/>
            <w:color w:val="auto"/>
            <w:sz w:val="24"/>
            <w:szCs w:val="24"/>
          </w:rPr>
          <w:lastRenderedPageBreak/>
          <w:t xml:space="preserve">IGX </w:t>
        </w:r>
      </w:ins>
      <w:ins w:id="806" w:author="Naveen Seth" w:date="2019-11-28T12:47:00Z">
        <w:r w:rsidR="007C22B4">
          <w:rPr>
            <w:rFonts w:cstheme="majorHAnsi"/>
            <w:bCs w:val="0"/>
            <w:color w:val="auto"/>
            <w:sz w:val="24"/>
            <w:szCs w:val="24"/>
          </w:rPr>
          <w:t>SR Thresholds</w:t>
        </w:r>
      </w:ins>
      <w:bookmarkEnd w:id="804"/>
    </w:p>
    <w:p w14:paraId="6983924E" w14:textId="77909A9E" w:rsidR="00835562" w:rsidRDefault="00835562">
      <w:pPr>
        <w:rPr>
          <w:ins w:id="807" w:author="Naveen Seth" w:date="2019-11-28T12:46:00Z"/>
          <w:rFonts w:ascii="Calibri" w:hAnsi="Calibri" w:cs="Calibri"/>
        </w:rPr>
      </w:pPr>
    </w:p>
    <w:p w14:paraId="5C2F90A8" w14:textId="215087EE" w:rsidR="00A97D7B" w:rsidRPr="00EA73FF" w:rsidRDefault="00A97D7B" w:rsidP="00A97D7B">
      <w:pPr>
        <w:ind w:left="720"/>
        <w:jc w:val="both"/>
        <w:rPr>
          <w:ins w:id="808" w:author="Naveen Seth" w:date="2019-11-28T12:49:00Z"/>
          <w:rFonts w:cs="Calibri"/>
        </w:rPr>
      </w:pPr>
      <w:ins w:id="809" w:author="Naveen Seth" w:date="2019-11-28T12:49:00Z">
        <w:r w:rsidRPr="00EA73FF">
          <w:rPr>
            <w:rFonts w:cs="Calibri"/>
          </w:rPr>
          <w:t xml:space="preserve">This reference list contains list of </w:t>
        </w:r>
        <w:r>
          <w:rPr>
            <w:rFonts w:cs="Calibri"/>
          </w:rPr>
          <w:t xml:space="preserve">slabs for scores to assign Font </w:t>
        </w:r>
        <w:proofErr w:type="spellStart"/>
        <w:r>
          <w:rPr>
            <w:rFonts w:cs="Calibri"/>
          </w:rPr>
          <w:t>Color</w:t>
        </w:r>
        <w:proofErr w:type="spellEnd"/>
        <w:r>
          <w:rPr>
            <w:rFonts w:cs="Calibri"/>
          </w:rPr>
          <w:t xml:space="preserve"> and Images to the scores falling in corresponding slabs</w:t>
        </w:r>
      </w:ins>
      <w:ins w:id="810" w:author="Naveen Seth" w:date="2019-11-28T12:52:00Z">
        <w:r>
          <w:rPr>
            <w:rFonts w:cs="Calibri"/>
          </w:rPr>
          <w:t xml:space="preserve"> at Output Score in Govern.</w:t>
        </w:r>
      </w:ins>
    </w:p>
    <w:p w14:paraId="36EF2168" w14:textId="77777777" w:rsidR="007C22B4" w:rsidRDefault="007C22B4">
      <w:pPr>
        <w:rPr>
          <w:ins w:id="811" w:author="Naveen Seth" w:date="2019-11-28T12:46:00Z"/>
          <w:rFonts w:ascii="Calibri" w:hAnsi="Calibri" w:cs="Calibri"/>
        </w:rPr>
      </w:pPr>
    </w:p>
    <w:p w14:paraId="2DF8CC28" w14:textId="77777777" w:rsidR="00A97D7B" w:rsidRPr="00EA73FF" w:rsidRDefault="00A97D7B" w:rsidP="00A97D7B">
      <w:pPr>
        <w:ind w:left="720"/>
        <w:jc w:val="both"/>
        <w:rPr>
          <w:ins w:id="812" w:author="Naveen Seth" w:date="2019-11-28T12:54:00Z"/>
          <w:rFonts w:cs="Calibri"/>
        </w:rPr>
      </w:pPr>
      <w:ins w:id="813" w:author="Naveen Seth" w:date="2019-11-28T12:54:00Z">
        <w:r w:rsidRPr="00EA73FF">
          <w:rPr>
            <w:rFonts w:cs="Calibri"/>
          </w:rPr>
          <w:t>Configure the below field in Data Governance as per the template below:</w:t>
        </w:r>
      </w:ins>
    </w:p>
    <w:p w14:paraId="3CBCE2B0" w14:textId="77777777" w:rsidR="00A97D7B" w:rsidRDefault="00A97D7B" w:rsidP="00A97D7B">
      <w:pPr>
        <w:ind w:left="720"/>
        <w:jc w:val="both"/>
        <w:rPr>
          <w:ins w:id="814" w:author="Naveen Seth" w:date="2019-11-28T12:54:00Z"/>
          <w:rFonts w:ascii="Calibri" w:hAnsi="Calibri" w:cs="Calibri"/>
        </w:rPr>
      </w:pPr>
    </w:p>
    <w:tbl>
      <w:tblPr>
        <w:tblW w:w="8118" w:type="dxa"/>
        <w:tblInd w:w="1548" w:type="dxa"/>
        <w:tblLook w:val="04A0" w:firstRow="1" w:lastRow="0" w:firstColumn="1" w:lastColumn="0" w:noHBand="0" w:noVBand="1"/>
        <w:tblPrChange w:id="815" w:author="Shiv Mangal Rahi" w:date="2019-12-05T15:33:00Z">
          <w:tblPr>
            <w:tblW w:w="8118" w:type="dxa"/>
            <w:tblInd w:w="1548" w:type="dxa"/>
            <w:tblLook w:val="04A0" w:firstRow="1" w:lastRow="0" w:firstColumn="1" w:lastColumn="0" w:noHBand="0" w:noVBand="1"/>
          </w:tblPr>
        </w:tblPrChange>
      </w:tblPr>
      <w:tblGrid>
        <w:gridCol w:w="2520"/>
        <w:gridCol w:w="1928"/>
        <w:gridCol w:w="1096"/>
        <w:gridCol w:w="1046"/>
        <w:gridCol w:w="1528"/>
        <w:tblGridChange w:id="816">
          <w:tblGrid>
            <w:gridCol w:w="2740"/>
            <w:gridCol w:w="2740"/>
            <w:gridCol w:w="1319"/>
            <w:gridCol w:w="1319"/>
            <w:gridCol w:w="1319"/>
          </w:tblGrid>
        </w:tblGridChange>
      </w:tblGrid>
      <w:tr w:rsidR="009576CB" w:rsidRPr="005F54FC" w14:paraId="78BB4999" w14:textId="66058CC8" w:rsidTr="009576CB">
        <w:trPr>
          <w:trHeight w:val="288"/>
          <w:ins w:id="817" w:author="Naveen Seth" w:date="2019-11-28T12:54:00Z"/>
          <w:trPrChange w:id="818" w:author="Shiv Mangal Rahi" w:date="2019-12-05T15:33:00Z">
            <w:trPr>
              <w:trHeight w:val="288"/>
            </w:trPr>
          </w:trPrChange>
        </w:trPr>
        <w:tc>
          <w:tcPr>
            <w:tcW w:w="25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Change w:id="819" w:author="Shiv Mangal Rahi" w:date="2019-12-05T15:33:00Z">
              <w:tcPr>
                <w:tcW w:w="274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tcPrChange>
          </w:tcPr>
          <w:p w14:paraId="355150B5" w14:textId="77777777" w:rsidR="009576CB" w:rsidRPr="005F54FC" w:rsidRDefault="009576CB" w:rsidP="00BC14DE">
            <w:pPr>
              <w:jc w:val="center"/>
              <w:rPr>
                <w:ins w:id="820" w:author="Naveen Seth" w:date="2019-11-28T12:54:00Z"/>
                <w:rFonts w:ascii="Calibri" w:eastAsia="Times New Roman" w:hAnsi="Calibri" w:cs="Calibri"/>
                <w:b/>
                <w:bCs/>
                <w:color w:val="000000"/>
                <w:sz w:val="20"/>
                <w:szCs w:val="20"/>
                <w:lang w:val="en-US"/>
              </w:rPr>
            </w:pPr>
            <w:ins w:id="821" w:author="Naveen Seth" w:date="2019-11-28T12:54:00Z">
              <w:r w:rsidRPr="005F54FC">
                <w:rPr>
                  <w:rFonts w:ascii="Calibri" w:eastAsia="Times New Roman" w:hAnsi="Calibri" w:cs="Calibri"/>
                  <w:b/>
                  <w:bCs/>
                  <w:color w:val="000000"/>
                  <w:sz w:val="20"/>
                  <w:szCs w:val="20"/>
                  <w:lang w:val="en-US"/>
                </w:rPr>
                <w:t>Field Attribute</w:t>
              </w:r>
            </w:ins>
          </w:p>
        </w:tc>
        <w:tc>
          <w:tcPr>
            <w:tcW w:w="1928" w:type="dxa"/>
            <w:tcBorders>
              <w:top w:val="single" w:sz="4" w:space="0" w:color="auto"/>
              <w:left w:val="nil"/>
              <w:bottom w:val="single" w:sz="4" w:space="0" w:color="auto"/>
              <w:right w:val="single" w:sz="4" w:space="0" w:color="auto"/>
            </w:tcBorders>
            <w:shd w:val="clear" w:color="000000" w:fill="BFBFBF"/>
            <w:noWrap/>
            <w:vAlign w:val="center"/>
            <w:hideMark/>
            <w:tcPrChange w:id="822" w:author="Shiv Mangal Rahi" w:date="2019-12-05T15:33:00Z">
              <w:tcPr>
                <w:tcW w:w="2740" w:type="dxa"/>
                <w:tcBorders>
                  <w:top w:val="single" w:sz="4" w:space="0" w:color="auto"/>
                  <w:left w:val="nil"/>
                  <w:bottom w:val="single" w:sz="4" w:space="0" w:color="auto"/>
                  <w:right w:val="single" w:sz="4" w:space="0" w:color="auto"/>
                </w:tcBorders>
                <w:shd w:val="clear" w:color="000000" w:fill="BFBFBF"/>
                <w:noWrap/>
                <w:vAlign w:val="center"/>
                <w:hideMark/>
              </w:tcPr>
            </w:tcPrChange>
          </w:tcPr>
          <w:p w14:paraId="0B91F045" w14:textId="77777777" w:rsidR="009576CB" w:rsidRPr="005F54FC" w:rsidRDefault="009576CB" w:rsidP="00BC14DE">
            <w:pPr>
              <w:rPr>
                <w:ins w:id="823" w:author="Naveen Seth" w:date="2019-11-28T12:54:00Z"/>
                <w:rFonts w:ascii="Calibri" w:eastAsia="Times New Roman" w:hAnsi="Calibri" w:cs="Calibri"/>
                <w:b/>
                <w:bCs/>
                <w:color w:val="000000"/>
                <w:sz w:val="20"/>
                <w:szCs w:val="20"/>
                <w:lang w:val="en-US"/>
              </w:rPr>
            </w:pPr>
            <w:ins w:id="824" w:author="Naveen Seth" w:date="2019-11-28T12:54:00Z">
              <w:r w:rsidRPr="005F54FC">
                <w:rPr>
                  <w:rFonts w:ascii="Calibri" w:eastAsia="Times New Roman" w:hAnsi="Calibri" w:cs="Calibri"/>
                  <w:b/>
                  <w:bCs/>
                  <w:color w:val="000000"/>
                  <w:sz w:val="20"/>
                  <w:szCs w:val="20"/>
                  <w:lang w:val="en-US"/>
                </w:rPr>
                <w:t>Field-1</w:t>
              </w:r>
            </w:ins>
          </w:p>
        </w:tc>
        <w:tc>
          <w:tcPr>
            <w:tcW w:w="1402" w:type="dxa"/>
            <w:tcBorders>
              <w:top w:val="single" w:sz="4" w:space="0" w:color="auto"/>
              <w:left w:val="nil"/>
              <w:bottom w:val="single" w:sz="4" w:space="0" w:color="auto"/>
              <w:right w:val="single" w:sz="4" w:space="0" w:color="auto"/>
            </w:tcBorders>
            <w:shd w:val="clear" w:color="000000" w:fill="BFBFBF"/>
            <w:tcPrChange w:id="825" w:author="Shiv Mangal Rahi" w:date="2019-12-05T15:33:00Z">
              <w:tcPr>
                <w:tcW w:w="1319" w:type="dxa"/>
                <w:tcBorders>
                  <w:top w:val="single" w:sz="4" w:space="0" w:color="auto"/>
                  <w:left w:val="nil"/>
                  <w:bottom w:val="single" w:sz="4" w:space="0" w:color="auto"/>
                  <w:right w:val="single" w:sz="4" w:space="0" w:color="auto"/>
                </w:tcBorders>
                <w:shd w:val="clear" w:color="000000" w:fill="BFBFBF"/>
              </w:tcPr>
            </w:tcPrChange>
          </w:tcPr>
          <w:p w14:paraId="6E1B4A6C" w14:textId="644D0717" w:rsidR="009576CB" w:rsidRPr="005F54FC" w:rsidRDefault="009576CB" w:rsidP="00BC14DE">
            <w:pPr>
              <w:rPr>
                <w:ins w:id="826" w:author="Shiv Mangal Rahi" w:date="2019-12-05T15:32:00Z"/>
                <w:rFonts w:ascii="Calibri" w:eastAsia="Times New Roman" w:hAnsi="Calibri" w:cs="Calibri"/>
                <w:b/>
                <w:bCs/>
                <w:color w:val="000000"/>
                <w:sz w:val="20"/>
                <w:szCs w:val="20"/>
                <w:lang w:val="en-US"/>
              </w:rPr>
            </w:pPr>
            <w:ins w:id="827" w:author="Shiv Mangal Rahi" w:date="2019-12-05T15:33:00Z">
              <w:r>
                <w:rPr>
                  <w:rFonts w:ascii="Calibri" w:eastAsia="Times New Roman" w:hAnsi="Calibri" w:cs="Calibri"/>
                  <w:b/>
                  <w:bCs/>
                  <w:color w:val="000000"/>
                  <w:sz w:val="20"/>
                  <w:szCs w:val="20"/>
                  <w:lang w:val="en-US"/>
                </w:rPr>
                <w:t>Field-2</w:t>
              </w:r>
            </w:ins>
          </w:p>
        </w:tc>
        <w:tc>
          <w:tcPr>
            <w:tcW w:w="1170" w:type="dxa"/>
            <w:tcBorders>
              <w:top w:val="single" w:sz="4" w:space="0" w:color="auto"/>
              <w:left w:val="nil"/>
              <w:bottom w:val="single" w:sz="4" w:space="0" w:color="auto"/>
              <w:right w:val="single" w:sz="4" w:space="0" w:color="auto"/>
            </w:tcBorders>
            <w:shd w:val="clear" w:color="000000" w:fill="BFBFBF"/>
            <w:tcPrChange w:id="828" w:author="Shiv Mangal Rahi" w:date="2019-12-05T15:33:00Z">
              <w:tcPr>
                <w:tcW w:w="1319" w:type="dxa"/>
                <w:tcBorders>
                  <w:top w:val="single" w:sz="4" w:space="0" w:color="auto"/>
                  <w:left w:val="nil"/>
                  <w:bottom w:val="single" w:sz="4" w:space="0" w:color="auto"/>
                  <w:right w:val="single" w:sz="4" w:space="0" w:color="auto"/>
                </w:tcBorders>
                <w:shd w:val="clear" w:color="000000" w:fill="BFBFBF"/>
              </w:tcPr>
            </w:tcPrChange>
          </w:tcPr>
          <w:p w14:paraId="36DE02A6" w14:textId="7A15D76B" w:rsidR="009576CB" w:rsidRPr="005F54FC" w:rsidRDefault="009576CB" w:rsidP="00BC14DE">
            <w:pPr>
              <w:rPr>
                <w:ins w:id="829" w:author="Shiv Mangal Rahi" w:date="2019-12-05T15:33:00Z"/>
                <w:rFonts w:ascii="Calibri" w:eastAsia="Times New Roman" w:hAnsi="Calibri" w:cs="Calibri"/>
                <w:b/>
                <w:bCs/>
                <w:color w:val="000000"/>
                <w:sz w:val="20"/>
                <w:szCs w:val="20"/>
                <w:lang w:val="en-US"/>
              </w:rPr>
            </w:pPr>
            <w:ins w:id="830" w:author="Shiv Mangal Rahi" w:date="2019-12-05T15:34:00Z">
              <w:r>
                <w:rPr>
                  <w:rFonts w:ascii="Calibri" w:eastAsia="Times New Roman" w:hAnsi="Calibri" w:cs="Calibri"/>
                  <w:b/>
                  <w:bCs/>
                  <w:color w:val="000000"/>
                  <w:sz w:val="20"/>
                  <w:szCs w:val="20"/>
                  <w:lang w:val="en-US"/>
                </w:rPr>
                <w:t>Field-3</w:t>
              </w:r>
            </w:ins>
          </w:p>
        </w:tc>
        <w:tc>
          <w:tcPr>
            <w:tcW w:w="1098" w:type="dxa"/>
            <w:tcBorders>
              <w:top w:val="single" w:sz="4" w:space="0" w:color="auto"/>
              <w:left w:val="nil"/>
              <w:bottom w:val="single" w:sz="4" w:space="0" w:color="auto"/>
              <w:right w:val="single" w:sz="4" w:space="0" w:color="auto"/>
            </w:tcBorders>
            <w:shd w:val="clear" w:color="000000" w:fill="BFBFBF"/>
            <w:tcPrChange w:id="831" w:author="Shiv Mangal Rahi" w:date="2019-12-05T15:33:00Z">
              <w:tcPr>
                <w:tcW w:w="1319" w:type="dxa"/>
                <w:tcBorders>
                  <w:top w:val="single" w:sz="4" w:space="0" w:color="auto"/>
                  <w:left w:val="nil"/>
                  <w:bottom w:val="single" w:sz="4" w:space="0" w:color="auto"/>
                  <w:right w:val="single" w:sz="4" w:space="0" w:color="auto"/>
                </w:tcBorders>
                <w:shd w:val="clear" w:color="000000" w:fill="BFBFBF"/>
              </w:tcPr>
            </w:tcPrChange>
          </w:tcPr>
          <w:p w14:paraId="7DF6BAEE" w14:textId="32F60A73" w:rsidR="009576CB" w:rsidRPr="005F54FC" w:rsidRDefault="009576CB" w:rsidP="00BC14DE">
            <w:pPr>
              <w:rPr>
                <w:ins w:id="832" w:author="Shiv Mangal Rahi" w:date="2019-12-05T15:33:00Z"/>
                <w:rFonts w:ascii="Calibri" w:eastAsia="Times New Roman" w:hAnsi="Calibri" w:cs="Calibri"/>
                <w:b/>
                <w:bCs/>
                <w:color w:val="000000"/>
                <w:sz w:val="20"/>
                <w:szCs w:val="20"/>
                <w:lang w:val="en-US"/>
              </w:rPr>
            </w:pPr>
            <w:ins w:id="833" w:author="Shiv Mangal Rahi" w:date="2019-12-05T15:34:00Z">
              <w:r>
                <w:rPr>
                  <w:rFonts w:ascii="Calibri" w:eastAsia="Times New Roman" w:hAnsi="Calibri" w:cs="Calibri"/>
                  <w:b/>
                  <w:bCs/>
                  <w:color w:val="000000"/>
                  <w:sz w:val="20"/>
                  <w:szCs w:val="20"/>
                  <w:lang w:val="en-US"/>
                </w:rPr>
                <w:t>Field-4</w:t>
              </w:r>
            </w:ins>
          </w:p>
        </w:tc>
      </w:tr>
      <w:tr w:rsidR="009576CB" w:rsidRPr="005F54FC" w14:paraId="5310D0F1" w14:textId="7D6E3A56" w:rsidTr="009576CB">
        <w:trPr>
          <w:trHeight w:val="288"/>
          <w:ins w:id="834" w:author="Naveen Seth" w:date="2019-11-28T12:54:00Z"/>
          <w:trPrChange w:id="835" w:author="Shiv Mangal Rahi" w:date="2019-12-05T15:33:00Z">
            <w:trPr>
              <w:trHeight w:val="288"/>
            </w:trPr>
          </w:trPrChange>
        </w:trPr>
        <w:tc>
          <w:tcPr>
            <w:tcW w:w="2520" w:type="dxa"/>
            <w:tcBorders>
              <w:top w:val="nil"/>
              <w:left w:val="single" w:sz="4" w:space="0" w:color="auto"/>
              <w:bottom w:val="single" w:sz="4" w:space="0" w:color="auto"/>
              <w:right w:val="single" w:sz="4" w:space="0" w:color="auto"/>
            </w:tcBorders>
            <w:shd w:val="clear" w:color="000000" w:fill="BFBFBF"/>
            <w:vAlign w:val="center"/>
            <w:hideMark/>
            <w:tcPrChange w:id="836" w:author="Shiv Mangal Rahi" w:date="2019-12-05T15:33:00Z">
              <w:tcPr>
                <w:tcW w:w="2740" w:type="dxa"/>
                <w:tcBorders>
                  <w:top w:val="nil"/>
                  <w:left w:val="single" w:sz="4" w:space="0" w:color="auto"/>
                  <w:bottom w:val="single" w:sz="4" w:space="0" w:color="auto"/>
                  <w:right w:val="single" w:sz="4" w:space="0" w:color="auto"/>
                </w:tcBorders>
                <w:shd w:val="clear" w:color="000000" w:fill="BFBFBF"/>
                <w:vAlign w:val="center"/>
                <w:hideMark/>
              </w:tcPr>
            </w:tcPrChange>
          </w:tcPr>
          <w:p w14:paraId="44037E2C" w14:textId="77777777" w:rsidR="009576CB" w:rsidRPr="005F54FC" w:rsidRDefault="009576CB" w:rsidP="00BC14DE">
            <w:pPr>
              <w:rPr>
                <w:ins w:id="837" w:author="Naveen Seth" w:date="2019-11-28T12:54:00Z"/>
                <w:rFonts w:ascii="Calibri" w:eastAsia="Times New Roman" w:hAnsi="Calibri" w:cs="Calibri"/>
                <w:color w:val="000000"/>
                <w:sz w:val="20"/>
                <w:szCs w:val="20"/>
                <w:lang w:val="en-US"/>
              </w:rPr>
            </w:pPr>
            <w:ins w:id="838" w:author="Naveen Seth" w:date="2019-11-28T12:54:00Z">
              <w:r w:rsidRPr="005F54FC">
                <w:rPr>
                  <w:rFonts w:ascii="Calibri" w:eastAsia="Times New Roman" w:hAnsi="Calibri" w:cs="Calibri"/>
                  <w:color w:val="000000"/>
                  <w:sz w:val="20"/>
                  <w:szCs w:val="20"/>
                  <w:lang w:val="en-US"/>
                </w:rPr>
                <w:t>Name</w:t>
              </w:r>
            </w:ins>
          </w:p>
        </w:tc>
        <w:tc>
          <w:tcPr>
            <w:tcW w:w="1928" w:type="dxa"/>
            <w:tcBorders>
              <w:top w:val="nil"/>
              <w:left w:val="nil"/>
              <w:bottom w:val="single" w:sz="4" w:space="0" w:color="auto"/>
              <w:right w:val="single" w:sz="4" w:space="0" w:color="auto"/>
            </w:tcBorders>
            <w:shd w:val="clear" w:color="auto" w:fill="auto"/>
            <w:vAlign w:val="center"/>
            <w:hideMark/>
            <w:tcPrChange w:id="839" w:author="Shiv Mangal Rahi" w:date="2019-12-05T15:33:00Z">
              <w:tcPr>
                <w:tcW w:w="2740" w:type="dxa"/>
                <w:tcBorders>
                  <w:top w:val="nil"/>
                  <w:left w:val="nil"/>
                  <w:bottom w:val="single" w:sz="4" w:space="0" w:color="auto"/>
                  <w:right w:val="single" w:sz="4" w:space="0" w:color="auto"/>
                </w:tcBorders>
                <w:shd w:val="clear" w:color="auto" w:fill="auto"/>
                <w:vAlign w:val="center"/>
                <w:hideMark/>
              </w:tcPr>
            </w:tcPrChange>
          </w:tcPr>
          <w:p w14:paraId="550C471C" w14:textId="1F539276" w:rsidR="009576CB" w:rsidRPr="005F54FC" w:rsidRDefault="009576CB" w:rsidP="00491A4F">
            <w:pPr>
              <w:rPr>
                <w:ins w:id="840" w:author="Naveen Seth" w:date="2019-11-28T12:54:00Z"/>
                <w:rFonts w:ascii="Calibri" w:eastAsia="Times New Roman" w:hAnsi="Calibri" w:cs="Calibri"/>
                <w:color w:val="000000"/>
                <w:sz w:val="20"/>
                <w:szCs w:val="20"/>
                <w:lang w:val="en-US"/>
              </w:rPr>
            </w:pPr>
            <w:ins w:id="841" w:author="Naveen Seth" w:date="2019-11-28T12:54:00Z">
              <w:del w:id="842" w:author="Shiv Mangal Rahi" w:date="2019-12-05T15:32:00Z">
                <w:r w:rsidRPr="005F54FC" w:rsidDel="00491A4F">
                  <w:rPr>
                    <w:rFonts w:ascii="Calibri" w:eastAsia="Times New Roman" w:hAnsi="Calibri" w:cs="Calibri"/>
                    <w:color w:val="000000"/>
                    <w:sz w:val="20"/>
                    <w:szCs w:val="20"/>
                    <w:lang w:val="en-US"/>
                  </w:rPr>
                  <w:delText>Description</w:delText>
                </w:r>
              </w:del>
            </w:ins>
            <w:proofErr w:type="spellStart"/>
            <w:ins w:id="843" w:author="Shiv Mangal Rahi" w:date="2019-12-05T15:32:00Z">
              <w:r>
                <w:rPr>
                  <w:rFonts w:ascii="Calibri" w:eastAsia="Times New Roman" w:hAnsi="Calibri" w:cs="Calibri"/>
                  <w:color w:val="000000"/>
                  <w:sz w:val="20"/>
                  <w:szCs w:val="20"/>
                  <w:lang w:val="en-US"/>
                </w:rPr>
                <w:t>MinValue</w:t>
              </w:r>
            </w:ins>
            <w:proofErr w:type="spellEnd"/>
          </w:p>
        </w:tc>
        <w:tc>
          <w:tcPr>
            <w:tcW w:w="1402" w:type="dxa"/>
            <w:tcBorders>
              <w:top w:val="nil"/>
              <w:left w:val="nil"/>
              <w:bottom w:val="single" w:sz="4" w:space="0" w:color="auto"/>
              <w:right w:val="single" w:sz="4" w:space="0" w:color="auto"/>
            </w:tcBorders>
            <w:tcPrChange w:id="844" w:author="Shiv Mangal Rahi" w:date="2019-12-05T15:33:00Z">
              <w:tcPr>
                <w:tcW w:w="1319" w:type="dxa"/>
                <w:tcBorders>
                  <w:top w:val="nil"/>
                  <w:left w:val="nil"/>
                  <w:bottom w:val="single" w:sz="4" w:space="0" w:color="auto"/>
                  <w:right w:val="single" w:sz="4" w:space="0" w:color="auto"/>
                </w:tcBorders>
              </w:tcPr>
            </w:tcPrChange>
          </w:tcPr>
          <w:p w14:paraId="15CCC960" w14:textId="79A9E9F2" w:rsidR="009576CB" w:rsidRPr="005F54FC" w:rsidDel="00491A4F" w:rsidRDefault="00F83F8E" w:rsidP="00491A4F">
            <w:pPr>
              <w:rPr>
                <w:ins w:id="845" w:author="Shiv Mangal Rahi" w:date="2019-12-05T15:32:00Z"/>
                <w:rFonts w:ascii="Calibri" w:eastAsia="Times New Roman" w:hAnsi="Calibri" w:cs="Calibri"/>
                <w:color w:val="000000"/>
                <w:sz w:val="20"/>
                <w:szCs w:val="20"/>
                <w:lang w:val="en-US"/>
              </w:rPr>
            </w:pPr>
            <w:proofErr w:type="spellStart"/>
            <w:ins w:id="846" w:author="Shiv Mangal Rahi" w:date="2019-12-05T15:34:00Z">
              <w:r>
                <w:rPr>
                  <w:rFonts w:ascii="Calibri" w:eastAsia="Times New Roman" w:hAnsi="Calibri" w:cs="Calibri"/>
                  <w:color w:val="000000"/>
                  <w:sz w:val="20"/>
                  <w:szCs w:val="20"/>
                  <w:lang w:val="en-US"/>
                </w:rPr>
                <w:t>MaxValue</w:t>
              </w:r>
            </w:ins>
            <w:proofErr w:type="spellEnd"/>
          </w:p>
        </w:tc>
        <w:tc>
          <w:tcPr>
            <w:tcW w:w="1170" w:type="dxa"/>
            <w:tcBorders>
              <w:top w:val="nil"/>
              <w:left w:val="nil"/>
              <w:bottom w:val="single" w:sz="4" w:space="0" w:color="auto"/>
              <w:right w:val="single" w:sz="4" w:space="0" w:color="auto"/>
            </w:tcBorders>
            <w:tcPrChange w:id="847" w:author="Shiv Mangal Rahi" w:date="2019-12-05T15:33:00Z">
              <w:tcPr>
                <w:tcW w:w="1319" w:type="dxa"/>
                <w:tcBorders>
                  <w:top w:val="nil"/>
                  <w:left w:val="nil"/>
                  <w:bottom w:val="single" w:sz="4" w:space="0" w:color="auto"/>
                  <w:right w:val="single" w:sz="4" w:space="0" w:color="auto"/>
                </w:tcBorders>
              </w:tcPr>
            </w:tcPrChange>
          </w:tcPr>
          <w:p w14:paraId="09C81127" w14:textId="07BEFAC2" w:rsidR="009576CB" w:rsidRPr="005F54FC" w:rsidDel="00491A4F" w:rsidRDefault="001C38A3" w:rsidP="00491A4F">
            <w:pPr>
              <w:rPr>
                <w:ins w:id="848" w:author="Shiv Mangal Rahi" w:date="2019-12-05T15:33:00Z"/>
                <w:rFonts w:ascii="Calibri" w:eastAsia="Times New Roman" w:hAnsi="Calibri" w:cs="Calibri"/>
                <w:color w:val="000000"/>
                <w:sz w:val="20"/>
                <w:szCs w:val="20"/>
                <w:lang w:val="en-US"/>
              </w:rPr>
            </w:pPr>
            <w:proofErr w:type="spellStart"/>
            <w:ins w:id="849" w:author="Shiv Mangal Rahi" w:date="2019-12-05T15:34:00Z">
              <w:r>
                <w:rPr>
                  <w:rFonts w:ascii="Calibri" w:eastAsia="Times New Roman" w:hAnsi="Calibri" w:cs="Calibri"/>
                  <w:color w:val="000000"/>
                  <w:sz w:val="20"/>
                  <w:szCs w:val="20"/>
                  <w:lang w:val="en-US"/>
                </w:rPr>
                <w:t>FontColor</w:t>
              </w:r>
            </w:ins>
            <w:proofErr w:type="spellEnd"/>
          </w:p>
        </w:tc>
        <w:tc>
          <w:tcPr>
            <w:tcW w:w="1098" w:type="dxa"/>
            <w:tcBorders>
              <w:top w:val="nil"/>
              <w:left w:val="nil"/>
              <w:bottom w:val="single" w:sz="4" w:space="0" w:color="auto"/>
              <w:right w:val="single" w:sz="4" w:space="0" w:color="auto"/>
            </w:tcBorders>
            <w:tcPrChange w:id="850" w:author="Shiv Mangal Rahi" w:date="2019-12-05T15:33:00Z">
              <w:tcPr>
                <w:tcW w:w="1319" w:type="dxa"/>
                <w:tcBorders>
                  <w:top w:val="nil"/>
                  <w:left w:val="nil"/>
                  <w:bottom w:val="single" w:sz="4" w:space="0" w:color="auto"/>
                  <w:right w:val="single" w:sz="4" w:space="0" w:color="auto"/>
                </w:tcBorders>
              </w:tcPr>
            </w:tcPrChange>
          </w:tcPr>
          <w:p w14:paraId="08C0FB71" w14:textId="184F96F3" w:rsidR="009576CB" w:rsidRPr="005F54FC" w:rsidDel="00491A4F" w:rsidRDefault="00DA3B21" w:rsidP="00491A4F">
            <w:pPr>
              <w:rPr>
                <w:ins w:id="851" w:author="Shiv Mangal Rahi" w:date="2019-12-05T15:33:00Z"/>
                <w:rFonts w:ascii="Calibri" w:eastAsia="Times New Roman" w:hAnsi="Calibri" w:cs="Calibri"/>
                <w:color w:val="000000"/>
                <w:sz w:val="20"/>
                <w:szCs w:val="20"/>
                <w:lang w:val="en-US"/>
              </w:rPr>
            </w:pPr>
            <w:proofErr w:type="spellStart"/>
            <w:ins w:id="852" w:author="Shiv Mangal Rahi" w:date="2019-12-05T15:35:00Z">
              <w:r>
                <w:rPr>
                  <w:rFonts w:ascii="Calibri" w:eastAsia="Times New Roman" w:hAnsi="Calibri" w:cs="Calibri"/>
                  <w:color w:val="000000"/>
                  <w:sz w:val="20"/>
                  <w:szCs w:val="20"/>
                  <w:lang w:val="en-US"/>
                </w:rPr>
                <w:t>ThresholdImage</w:t>
              </w:r>
            </w:ins>
            <w:proofErr w:type="spellEnd"/>
          </w:p>
        </w:tc>
      </w:tr>
      <w:tr w:rsidR="009576CB" w:rsidRPr="005F54FC" w14:paraId="6DCF663B" w14:textId="6E7ADDD0" w:rsidTr="009576CB">
        <w:trPr>
          <w:trHeight w:val="288"/>
          <w:ins w:id="853" w:author="Naveen Seth" w:date="2019-11-28T12:54:00Z"/>
          <w:trPrChange w:id="854" w:author="Shiv Mangal Rahi" w:date="2019-12-05T15:33:00Z">
            <w:trPr>
              <w:trHeight w:val="288"/>
            </w:trPr>
          </w:trPrChange>
        </w:trPr>
        <w:tc>
          <w:tcPr>
            <w:tcW w:w="2520" w:type="dxa"/>
            <w:tcBorders>
              <w:top w:val="nil"/>
              <w:left w:val="single" w:sz="4" w:space="0" w:color="auto"/>
              <w:bottom w:val="single" w:sz="4" w:space="0" w:color="auto"/>
              <w:right w:val="single" w:sz="4" w:space="0" w:color="auto"/>
            </w:tcBorders>
            <w:shd w:val="clear" w:color="000000" w:fill="BFBFBF"/>
            <w:vAlign w:val="center"/>
            <w:hideMark/>
            <w:tcPrChange w:id="855" w:author="Shiv Mangal Rahi" w:date="2019-12-05T15:33:00Z">
              <w:tcPr>
                <w:tcW w:w="2740" w:type="dxa"/>
                <w:tcBorders>
                  <w:top w:val="nil"/>
                  <w:left w:val="single" w:sz="4" w:space="0" w:color="auto"/>
                  <w:bottom w:val="single" w:sz="4" w:space="0" w:color="auto"/>
                  <w:right w:val="single" w:sz="4" w:space="0" w:color="auto"/>
                </w:tcBorders>
                <w:shd w:val="clear" w:color="000000" w:fill="BFBFBF"/>
                <w:vAlign w:val="center"/>
                <w:hideMark/>
              </w:tcPr>
            </w:tcPrChange>
          </w:tcPr>
          <w:p w14:paraId="472C8A3D" w14:textId="77777777" w:rsidR="009576CB" w:rsidRPr="005F54FC" w:rsidRDefault="009576CB" w:rsidP="00BC14DE">
            <w:pPr>
              <w:rPr>
                <w:ins w:id="856" w:author="Naveen Seth" w:date="2019-11-28T12:54:00Z"/>
                <w:rFonts w:ascii="Calibri" w:eastAsia="Times New Roman" w:hAnsi="Calibri" w:cs="Calibri"/>
                <w:color w:val="000000"/>
                <w:sz w:val="20"/>
                <w:szCs w:val="20"/>
                <w:lang w:val="en-US"/>
              </w:rPr>
            </w:pPr>
            <w:ins w:id="857" w:author="Naveen Seth" w:date="2019-11-28T12:54:00Z">
              <w:r w:rsidRPr="005F54FC">
                <w:rPr>
                  <w:rFonts w:ascii="Calibri" w:eastAsia="Times New Roman" w:hAnsi="Calibri" w:cs="Calibri"/>
                  <w:color w:val="000000"/>
                  <w:sz w:val="20"/>
                  <w:szCs w:val="20"/>
                  <w:lang w:val="en-US"/>
                </w:rPr>
                <w:t>API Name</w:t>
              </w:r>
            </w:ins>
          </w:p>
        </w:tc>
        <w:tc>
          <w:tcPr>
            <w:tcW w:w="1928" w:type="dxa"/>
            <w:tcBorders>
              <w:top w:val="nil"/>
              <w:left w:val="nil"/>
              <w:bottom w:val="single" w:sz="4" w:space="0" w:color="auto"/>
              <w:right w:val="single" w:sz="4" w:space="0" w:color="auto"/>
            </w:tcBorders>
            <w:shd w:val="clear" w:color="auto" w:fill="auto"/>
            <w:vAlign w:val="center"/>
            <w:hideMark/>
            <w:tcPrChange w:id="858" w:author="Shiv Mangal Rahi" w:date="2019-12-05T15:33:00Z">
              <w:tcPr>
                <w:tcW w:w="2740" w:type="dxa"/>
                <w:tcBorders>
                  <w:top w:val="nil"/>
                  <w:left w:val="nil"/>
                  <w:bottom w:val="single" w:sz="4" w:space="0" w:color="auto"/>
                  <w:right w:val="single" w:sz="4" w:space="0" w:color="auto"/>
                </w:tcBorders>
                <w:shd w:val="clear" w:color="auto" w:fill="auto"/>
                <w:vAlign w:val="center"/>
                <w:hideMark/>
              </w:tcPr>
            </w:tcPrChange>
          </w:tcPr>
          <w:p w14:paraId="12C01417" w14:textId="64268BF6" w:rsidR="009576CB" w:rsidRPr="005F54FC" w:rsidRDefault="009576CB" w:rsidP="00BC14DE">
            <w:pPr>
              <w:rPr>
                <w:ins w:id="859" w:author="Naveen Seth" w:date="2019-11-28T12:54:00Z"/>
                <w:rFonts w:ascii="Calibri" w:eastAsia="Times New Roman" w:hAnsi="Calibri" w:cs="Calibri"/>
                <w:color w:val="000000"/>
                <w:sz w:val="20"/>
                <w:szCs w:val="20"/>
                <w:lang w:val="en-US"/>
              </w:rPr>
            </w:pPr>
            <w:ins w:id="860" w:author="Naveen Seth" w:date="2019-11-28T12:54:00Z">
              <w:del w:id="861" w:author="Shiv Mangal Rahi" w:date="2019-12-05T15:32:00Z">
                <w:r w:rsidRPr="005F54FC" w:rsidDel="00491A4F">
                  <w:rPr>
                    <w:rFonts w:ascii="Calibri" w:eastAsia="Times New Roman" w:hAnsi="Calibri" w:cs="Calibri"/>
                    <w:color w:val="000000"/>
                    <w:sz w:val="20"/>
                    <w:szCs w:val="20"/>
                    <w:lang w:val="en-US"/>
                  </w:rPr>
                  <w:delText>Description</w:delText>
                </w:r>
              </w:del>
            </w:ins>
            <w:proofErr w:type="spellStart"/>
            <w:ins w:id="862" w:author="Shiv Mangal Rahi" w:date="2019-12-05T15:32:00Z">
              <w:r>
                <w:rPr>
                  <w:rFonts w:ascii="Calibri" w:eastAsia="Times New Roman" w:hAnsi="Calibri" w:cs="Calibri"/>
                  <w:color w:val="000000"/>
                  <w:sz w:val="20"/>
                  <w:szCs w:val="20"/>
                  <w:lang w:val="en-US"/>
                </w:rPr>
                <w:t>MinValue</w:t>
              </w:r>
            </w:ins>
            <w:proofErr w:type="spellEnd"/>
          </w:p>
        </w:tc>
        <w:tc>
          <w:tcPr>
            <w:tcW w:w="1402" w:type="dxa"/>
            <w:tcBorders>
              <w:top w:val="nil"/>
              <w:left w:val="nil"/>
              <w:bottom w:val="single" w:sz="4" w:space="0" w:color="auto"/>
              <w:right w:val="single" w:sz="4" w:space="0" w:color="auto"/>
            </w:tcBorders>
            <w:tcPrChange w:id="863" w:author="Shiv Mangal Rahi" w:date="2019-12-05T15:33:00Z">
              <w:tcPr>
                <w:tcW w:w="1319" w:type="dxa"/>
                <w:tcBorders>
                  <w:top w:val="nil"/>
                  <w:left w:val="nil"/>
                  <w:bottom w:val="single" w:sz="4" w:space="0" w:color="auto"/>
                  <w:right w:val="single" w:sz="4" w:space="0" w:color="auto"/>
                </w:tcBorders>
              </w:tcPr>
            </w:tcPrChange>
          </w:tcPr>
          <w:p w14:paraId="3FC5AD76" w14:textId="1859CE38" w:rsidR="009576CB" w:rsidRPr="005F54FC" w:rsidDel="00491A4F" w:rsidRDefault="00F83F8E" w:rsidP="00BC14DE">
            <w:pPr>
              <w:rPr>
                <w:ins w:id="864" w:author="Shiv Mangal Rahi" w:date="2019-12-05T15:32:00Z"/>
                <w:rFonts w:ascii="Calibri" w:eastAsia="Times New Roman" w:hAnsi="Calibri" w:cs="Calibri"/>
                <w:color w:val="000000"/>
                <w:sz w:val="20"/>
                <w:szCs w:val="20"/>
                <w:lang w:val="en-US"/>
              </w:rPr>
            </w:pPr>
            <w:proofErr w:type="spellStart"/>
            <w:ins w:id="865" w:author="Shiv Mangal Rahi" w:date="2019-12-05T15:34:00Z">
              <w:r>
                <w:rPr>
                  <w:rFonts w:ascii="Calibri" w:eastAsia="Times New Roman" w:hAnsi="Calibri" w:cs="Calibri"/>
                  <w:color w:val="000000"/>
                  <w:sz w:val="20"/>
                  <w:szCs w:val="20"/>
                  <w:lang w:val="en-US"/>
                </w:rPr>
                <w:t>MaxValue</w:t>
              </w:r>
            </w:ins>
            <w:proofErr w:type="spellEnd"/>
          </w:p>
        </w:tc>
        <w:tc>
          <w:tcPr>
            <w:tcW w:w="1170" w:type="dxa"/>
            <w:tcBorders>
              <w:top w:val="nil"/>
              <w:left w:val="nil"/>
              <w:bottom w:val="single" w:sz="4" w:space="0" w:color="auto"/>
              <w:right w:val="single" w:sz="4" w:space="0" w:color="auto"/>
            </w:tcBorders>
            <w:tcPrChange w:id="866" w:author="Shiv Mangal Rahi" w:date="2019-12-05T15:33:00Z">
              <w:tcPr>
                <w:tcW w:w="1319" w:type="dxa"/>
                <w:tcBorders>
                  <w:top w:val="nil"/>
                  <w:left w:val="nil"/>
                  <w:bottom w:val="single" w:sz="4" w:space="0" w:color="auto"/>
                  <w:right w:val="single" w:sz="4" w:space="0" w:color="auto"/>
                </w:tcBorders>
              </w:tcPr>
            </w:tcPrChange>
          </w:tcPr>
          <w:p w14:paraId="44F24EEC" w14:textId="47DAE965" w:rsidR="009576CB" w:rsidRPr="005F54FC" w:rsidDel="00491A4F" w:rsidRDefault="001C38A3" w:rsidP="00BC14DE">
            <w:pPr>
              <w:rPr>
                <w:ins w:id="867" w:author="Shiv Mangal Rahi" w:date="2019-12-05T15:33:00Z"/>
                <w:rFonts w:ascii="Calibri" w:eastAsia="Times New Roman" w:hAnsi="Calibri" w:cs="Calibri"/>
                <w:color w:val="000000"/>
                <w:sz w:val="20"/>
                <w:szCs w:val="20"/>
                <w:lang w:val="en-US"/>
              </w:rPr>
            </w:pPr>
            <w:proofErr w:type="spellStart"/>
            <w:ins w:id="868" w:author="Shiv Mangal Rahi" w:date="2019-12-05T15:35:00Z">
              <w:r>
                <w:rPr>
                  <w:rFonts w:ascii="Calibri" w:eastAsia="Times New Roman" w:hAnsi="Calibri" w:cs="Calibri"/>
                  <w:color w:val="000000"/>
                  <w:sz w:val="20"/>
                  <w:szCs w:val="20"/>
                  <w:lang w:val="en-US"/>
                </w:rPr>
                <w:t>FontColor</w:t>
              </w:r>
            </w:ins>
            <w:proofErr w:type="spellEnd"/>
          </w:p>
        </w:tc>
        <w:tc>
          <w:tcPr>
            <w:tcW w:w="1098" w:type="dxa"/>
            <w:tcBorders>
              <w:top w:val="nil"/>
              <w:left w:val="nil"/>
              <w:bottom w:val="single" w:sz="4" w:space="0" w:color="auto"/>
              <w:right w:val="single" w:sz="4" w:space="0" w:color="auto"/>
            </w:tcBorders>
            <w:tcPrChange w:id="869" w:author="Shiv Mangal Rahi" w:date="2019-12-05T15:33:00Z">
              <w:tcPr>
                <w:tcW w:w="1319" w:type="dxa"/>
                <w:tcBorders>
                  <w:top w:val="nil"/>
                  <w:left w:val="nil"/>
                  <w:bottom w:val="single" w:sz="4" w:space="0" w:color="auto"/>
                  <w:right w:val="single" w:sz="4" w:space="0" w:color="auto"/>
                </w:tcBorders>
              </w:tcPr>
            </w:tcPrChange>
          </w:tcPr>
          <w:p w14:paraId="7A9C6481" w14:textId="2752A4B5" w:rsidR="009576CB" w:rsidRPr="005F54FC" w:rsidDel="00491A4F" w:rsidRDefault="00DA3B21" w:rsidP="00BC14DE">
            <w:pPr>
              <w:rPr>
                <w:ins w:id="870" w:author="Shiv Mangal Rahi" w:date="2019-12-05T15:33:00Z"/>
                <w:rFonts w:ascii="Calibri" w:eastAsia="Times New Roman" w:hAnsi="Calibri" w:cs="Calibri"/>
                <w:color w:val="000000"/>
                <w:sz w:val="20"/>
                <w:szCs w:val="20"/>
                <w:lang w:val="en-US"/>
              </w:rPr>
            </w:pPr>
            <w:proofErr w:type="spellStart"/>
            <w:ins w:id="871" w:author="Shiv Mangal Rahi" w:date="2019-12-05T15:35:00Z">
              <w:r>
                <w:rPr>
                  <w:rFonts w:ascii="Calibri" w:eastAsia="Times New Roman" w:hAnsi="Calibri" w:cs="Calibri"/>
                  <w:color w:val="000000"/>
                  <w:sz w:val="20"/>
                  <w:szCs w:val="20"/>
                  <w:lang w:val="en-US"/>
                </w:rPr>
                <w:t>ThresholdImage</w:t>
              </w:r>
            </w:ins>
            <w:proofErr w:type="spellEnd"/>
          </w:p>
        </w:tc>
      </w:tr>
      <w:tr w:rsidR="009576CB" w:rsidRPr="005F54FC" w14:paraId="1E2E6AC5" w14:textId="5CC89116" w:rsidTr="009576CB">
        <w:trPr>
          <w:trHeight w:val="288"/>
          <w:ins w:id="872" w:author="Naveen Seth" w:date="2019-11-28T12:54:00Z"/>
          <w:trPrChange w:id="873" w:author="Shiv Mangal Rahi" w:date="2019-12-05T15:33:00Z">
            <w:trPr>
              <w:trHeight w:val="288"/>
            </w:trPr>
          </w:trPrChange>
        </w:trPr>
        <w:tc>
          <w:tcPr>
            <w:tcW w:w="2520" w:type="dxa"/>
            <w:tcBorders>
              <w:top w:val="nil"/>
              <w:left w:val="single" w:sz="4" w:space="0" w:color="auto"/>
              <w:bottom w:val="single" w:sz="4" w:space="0" w:color="auto"/>
              <w:right w:val="single" w:sz="4" w:space="0" w:color="auto"/>
            </w:tcBorders>
            <w:shd w:val="clear" w:color="000000" w:fill="BFBFBF"/>
            <w:vAlign w:val="center"/>
            <w:hideMark/>
            <w:tcPrChange w:id="874" w:author="Shiv Mangal Rahi" w:date="2019-12-05T15:33:00Z">
              <w:tcPr>
                <w:tcW w:w="2740" w:type="dxa"/>
                <w:tcBorders>
                  <w:top w:val="nil"/>
                  <w:left w:val="single" w:sz="4" w:space="0" w:color="auto"/>
                  <w:bottom w:val="single" w:sz="4" w:space="0" w:color="auto"/>
                  <w:right w:val="single" w:sz="4" w:space="0" w:color="auto"/>
                </w:tcBorders>
                <w:shd w:val="clear" w:color="000000" w:fill="BFBFBF"/>
                <w:vAlign w:val="center"/>
                <w:hideMark/>
              </w:tcPr>
            </w:tcPrChange>
          </w:tcPr>
          <w:p w14:paraId="4891E842" w14:textId="77777777" w:rsidR="009576CB" w:rsidRPr="005F54FC" w:rsidRDefault="009576CB" w:rsidP="00BC14DE">
            <w:pPr>
              <w:rPr>
                <w:ins w:id="875" w:author="Naveen Seth" w:date="2019-11-28T12:54:00Z"/>
                <w:rFonts w:ascii="Calibri" w:eastAsia="Times New Roman" w:hAnsi="Calibri" w:cs="Calibri"/>
                <w:color w:val="000000"/>
                <w:sz w:val="20"/>
                <w:szCs w:val="20"/>
                <w:lang w:val="en-US"/>
              </w:rPr>
            </w:pPr>
            <w:ins w:id="876" w:author="Naveen Seth" w:date="2019-11-28T12:54:00Z">
              <w:r w:rsidRPr="005F54FC">
                <w:rPr>
                  <w:rFonts w:ascii="Calibri" w:eastAsia="Times New Roman" w:hAnsi="Calibri" w:cs="Calibri"/>
                  <w:color w:val="000000"/>
                  <w:sz w:val="20"/>
                  <w:szCs w:val="20"/>
                  <w:lang w:val="en-US"/>
                </w:rPr>
                <w:t>Input Type</w:t>
              </w:r>
            </w:ins>
          </w:p>
        </w:tc>
        <w:tc>
          <w:tcPr>
            <w:tcW w:w="1928" w:type="dxa"/>
            <w:tcBorders>
              <w:top w:val="nil"/>
              <w:left w:val="nil"/>
              <w:bottom w:val="single" w:sz="4" w:space="0" w:color="auto"/>
              <w:right w:val="single" w:sz="4" w:space="0" w:color="auto"/>
            </w:tcBorders>
            <w:shd w:val="clear" w:color="auto" w:fill="auto"/>
            <w:vAlign w:val="center"/>
            <w:hideMark/>
            <w:tcPrChange w:id="877" w:author="Shiv Mangal Rahi" w:date="2019-12-05T15:33:00Z">
              <w:tcPr>
                <w:tcW w:w="2740" w:type="dxa"/>
                <w:tcBorders>
                  <w:top w:val="nil"/>
                  <w:left w:val="nil"/>
                  <w:bottom w:val="single" w:sz="4" w:space="0" w:color="auto"/>
                  <w:right w:val="single" w:sz="4" w:space="0" w:color="auto"/>
                </w:tcBorders>
                <w:shd w:val="clear" w:color="auto" w:fill="auto"/>
                <w:vAlign w:val="center"/>
                <w:hideMark/>
              </w:tcPr>
            </w:tcPrChange>
          </w:tcPr>
          <w:p w14:paraId="20880B83" w14:textId="35D44711" w:rsidR="009576CB" w:rsidRPr="005F54FC" w:rsidRDefault="009576CB" w:rsidP="00BC14DE">
            <w:pPr>
              <w:rPr>
                <w:ins w:id="878" w:author="Naveen Seth" w:date="2019-11-28T12:54:00Z"/>
                <w:rFonts w:ascii="Calibri" w:eastAsia="Times New Roman" w:hAnsi="Calibri" w:cs="Calibri"/>
                <w:color w:val="000000"/>
                <w:sz w:val="20"/>
                <w:szCs w:val="20"/>
                <w:lang w:val="en-US"/>
              </w:rPr>
            </w:pPr>
            <w:ins w:id="879" w:author="Naveen Seth" w:date="2019-11-28T12:54:00Z">
              <w:del w:id="880" w:author="Shiv Mangal Rahi" w:date="2019-12-05T15:32:00Z">
                <w:r w:rsidRPr="005F54FC" w:rsidDel="00491A4F">
                  <w:rPr>
                    <w:rFonts w:ascii="Calibri" w:eastAsia="Times New Roman" w:hAnsi="Calibri" w:cs="Calibri"/>
                    <w:color w:val="000000"/>
                    <w:sz w:val="20"/>
                    <w:szCs w:val="20"/>
                    <w:lang w:val="en-US"/>
                  </w:rPr>
                  <w:delText>Simple Text</w:delText>
                </w:r>
              </w:del>
            </w:ins>
            <w:ins w:id="881" w:author="Shiv Mangal Rahi" w:date="2019-12-05T15:32:00Z">
              <w:r>
                <w:rPr>
                  <w:rFonts w:ascii="Calibri" w:eastAsia="Times New Roman" w:hAnsi="Calibri" w:cs="Calibri"/>
                  <w:color w:val="000000"/>
                  <w:sz w:val="20"/>
                  <w:szCs w:val="20"/>
                  <w:lang w:val="en-US"/>
                </w:rPr>
                <w:t>Decimal Number</w:t>
              </w:r>
            </w:ins>
          </w:p>
        </w:tc>
        <w:tc>
          <w:tcPr>
            <w:tcW w:w="1402" w:type="dxa"/>
            <w:tcBorders>
              <w:top w:val="nil"/>
              <w:left w:val="nil"/>
              <w:bottom w:val="single" w:sz="4" w:space="0" w:color="auto"/>
              <w:right w:val="single" w:sz="4" w:space="0" w:color="auto"/>
            </w:tcBorders>
            <w:tcPrChange w:id="882" w:author="Shiv Mangal Rahi" w:date="2019-12-05T15:33:00Z">
              <w:tcPr>
                <w:tcW w:w="1319" w:type="dxa"/>
                <w:tcBorders>
                  <w:top w:val="nil"/>
                  <w:left w:val="nil"/>
                  <w:bottom w:val="single" w:sz="4" w:space="0" w:color="auto"/>
                  <w:right w:val="single" w:sz="4" w:space="0" w:color="auto"/>
                </w:tcBorders>
              </w:tcPr>
            </w:tcPrChange>
          </w:tcPr>
          <w:p w14:paraId="12157D2C" w14:textId="48490413" w:rsidR="009576CB" w:rsidRPr="005F54FC" w:rsidDel="00491A4F" w:rsidRDefault="00F83F8E" w:rsidP="00BC14DE">
            <w:pPr>
              <w:rPr>
                <w:ins w:id="883" w:author="Shiv Mangal Rahi" w:date="2019-12-05T15:32:00Z"/>
                <w:rFonts w:ascii="Calibri" w:eastAsia="Times New Roman" w:hAnsi="Calibri" w:cs="Calibri"/>
                <w:color w:val="000000"/>
                <w:sz w:val="20"/>
                <w:szCs w:val="20"/>
                <w:lang w:val="en-US"/>
              </w:rPr>
            </w:pPr>
            <w:ins w:id="884" w:author="Shiv Mangal Rahi" w:date="2019-12-05T15:34:00Z">
              <w:r>
                <w:rPr>
                  <w:rFonts w:ascii="Calibri" w:eastAsia="Times New Roman" w:hAnsi="Calibri" w:cs="Calibri"/>
                  <w:color w:val="000000"/>
                  <w:sz w:val="20"/>
                  <w:szCs w:val="20"/>
                  <w:lang w:val="en-US"/>
                </w:rPr>
                <w:t>Decimal Number</w:t>
              </w:r>
            </w:ins>
          </w:p>
        </w:tc>
        <w:tc>
          <w:tcPr>
            <w:tcW w:w="1170" w:type="dxa"/>
            <w:tcBorders>
              <w:top w:val="nil"/>
              <w:left w:val="nil"/>
              <w:bottom w:val="single" w:sz="4" w:space="0" w:color="auto"/>
              <w:right w:val="single" w:sz="4" w:space="0" w:color="auto"/>
            </w:tcBorders>
            <w:tcPrChange w:id="885" w:author="Shiv Mangal Rahi" w:date="2019-12-05T15:33:00Z">
              <w:tcPr>
                <w:tcW w:w="1319" w:type="dxa"/>
                <w:tcBorders>
                  <w:top w:val="nil"/>
                  <w:left w:val="nil"/>
                  <w:bottom w:val="single" w:sz="4" w:space="0" w:color="auto"/>
                  <w:right w:val="single" w:sz="4" w:space="0" w:color="auto"/>
                </w:tcBorders>
              </w:tcPr>
            </w:tcPrChange>
          </w:tcPr>
          <w:p w14:paraId="5A80DF44" w14:textId="3438B29D" w:rsidR="009576CB" w:rsidRPr="005F54FC" w:rsidDel="00491A4F" w:rsidRDefault="001C38A3" w:rsidP="00BC14DE">
            <w:pPr>
              <w:rPr>
                <w:ins w:id="886" w:author="Shiv Mangal Rahi" w:date="2019-12-05T15:33:00Z"/>
                <w:rFonts w:ascii="Calibri" w:eastAsia="Times New Roman" w:hAnsi="Calibri" w:cs="Calibri"/>
                <w:color w:val="000000"/>
                <w:sz w:val="20"/>
                <w:szCs w:val="20"/>
                <w:lang w:val="en-US"/>
              </w:rPr>
            </w:pPr>
            <w:ins w:id="887" w:author="Shiv Mangal Rahi" w:date="2019-12-05T15:35:00Z">
              <w:r>
                <w:rPr>
                  <w:rFonts w:ascii="Calibri" w:eastAsia="Times New Roman" w:hAnsi="Calibri" w:cs="Calibri"/>
                  <w:color w:val="000000"/>
                  <w:sz w:val="20"/>
                  <w:szCs w:val="20"/>
                  <w:lang w:val="en-US"/>
                </w:rPr>
                <w:t>Simple Text</w:t>
              </w:r>
            </w:ins>
          </w:p>
        </w:tc>
        <w:tc>
          <w:tcPr>
            <w:tcW w:w="1098" w:type="dxa"/>
            <w:tcBorders>
              <w:top w:val="nil"/>
              <w:left w:val="nil"/>
              <w:bottom w:val="single" w:sz="4" w:space="0" w:color="auto"/>
              <w:right w:val="single" w:sz="4" w:space="0" w:color="auto"/>
            </w:tcBorders>
            <w:tcPrChange w:id="888" w:author="Shiv Mangal Rahi" w:date="2019-12-05T15:33:00Z">
              <w:tcPr>
                <w:tcW w:w="1319" w:type="dxa"/>
                <w:tcBorders>
                  <w:top w:val="nil"/>
                  <w:left w:val="nil"/>
                  <w:bottom w:val="single" w:sz="4" w:space="0" w:color="auto"/>
                  <w:right w:val="single" w:sz="4" w:space="0" w:color="auto"/>
                </w:tcBorders>
              </w:tcPr>
            </w:tcPrChange>
          </w:tcPr>
          <w:p w14:paraId="1572EC4F" w14:textId="28857A1D" w:rsidR="009576CB" w:rsidRPr="005F54FC" w:rsidDel="00491A4F" w:rsidRDefault="00DA3B21" w:rsidP="00BC14DE">
            <w:pPr>
              <w:rPr>
                <w:ins w:id="889" w:author="Shiv Mangal Rahi" w:date="2019-12-05T15:33:00Z"/>
                <w:rFonts w:ascii="Calibri" w:eastAsia="Times New Roman" w:hAnsi="Calibri" w:cs="Calibri"/>
                <w:color w:val="000000"/>
                <w:sz w:val="20"/>
                <w:szCs w:val="20"/>
                <w:lang w:val="en-US"/>
              </w:rPr>
            </w:pPr>
            <w:ins w:id="890" w:author="Shiv Mangal Rahi" w:date="2019-12-05T15:35:00Z">
              <w:r>
                <w:rPr>
                  <w:rFonts w:ascii="Calibri" w:eastAsia="Times New Roman" w:hAnsi="Calibri" w:cs="Calibri"/>
                  <w:color w:val="000000"/>
                  <w:sz w:val="20"/>
                  <w:szCs w:val="20"/>
                  <w:lang w:val="en-US"/>
                </w:rPr>
                <w:t>Html/</w:t>
              </w:r>
              <w:proofErr w:type="spellStart"/>
              <w:r>
                <w:rPr>
                  <w:rFonts w:ascii="Calibri" w:eastAsia="Times New Roman" w:hAnsi="Calibri" w:cs="Calibri"/>
                  <w:color w:val="000000"/>
                  <w:sz w:val="20"/>
                  <w:szCs w:val="20"/>
                  <w:lang w:val="en-US"/>
                </w:rPr>
                <w:t>Richtext</w:t>
              </w:r>
            </w:ins>
            <w:proofErr w:type="spellEnd"/>
          </w:p>
        </w:tc>
      </w:tr>
      <w:tr w:rsidR="000757A1" w:rsidRPr="005F54FC" w14:paraId="1C18155F" w14:textId="74E05B14" w:rsidTr="00BC14DE">
        <w:trPr>
          <w:trHeight w:val="288"/>
          <w:ins w:id="891" w:author="Naveen Seth" w:date="2019-11-28T12:54:00Z"/>
          <w:trPrChange w:id="892" w:author="Shiv Mangal Rahi" w:date="2019-12-05T15:34:00Z">
            <w:trPr>
              <w:trHeight w:val="288"/>
            </w:trPr>
          </w:trPrChange>
        </w:trPr>
        <w:tc>
          <w:tcPr>
            <w:tcW w:w="2520" w:type="dxa"/>
            <w:tcBorders>
              <w:top w:val="nil"/>
              <w:left w:val="single" w:sz="4" w:space="0" w:color="auto"/>
              <w:bottom w:val="single" w:sz="4" w:space="0" w:color="auto"/>
              <w:right w:val="single" w:sz="4" w:space="0" w:color="auto"/>
            </w:tcBorders>
            <w:shd w:val="clear" w:color="000000" w:fill="BFBFBF"/>
            <w:vAlign w:val="center"/>
            <w:hideMark/>
            <w:tcPrChange w:id="893" w:author="Shiv Mangal Rahi" w:date="2019-12-05T15:34:00Z">
              <w:tcPr>
                <w:tcW w:w="2740" w:type="dxa"/>
                <w:tcBorders>
                  <w:top w:val="nil"/>
                  <w:left w:val="single" w:sz="4" w:space="0" w:color="auto"/>
                  <w:bottom w:val="single" w:sz="4" w:space="0" w:color="auto"/>
                  <w:right w:val="single" w:sz="4" w:space="0" w:color="auto"/>
                </w:tcBorders>
                <w:shd w:val="clear" w:color="000000" w:fill="BFBFBF"/>
                <w:vAlign w:val="center"/>
                <w:hideMark/>
              </w:tcPr>
            </w:tcPrChange>
          </w:tcPr>
          <w:p w14:paraId="75C2DAA9" w14:textId="77777777" w:rsidR="000757A1" w:rsidRPr="005F54FC" w:rsidRDefault="000757A1" w:rsidP="00BC14DE">
            <w:pPr>
              <w:rPr>
                <w:ins w:id="894" w:author="Naveen Seth" w:date="2019-11-28T12:54:00Z"/>
                <w:rFonts w:ascii="Calibri" w:eastAsia="Times New Roman" w:hAnsi="Calibri" w:cs="Calibri"/>
                <w:color w:val="000000"/>
                <w:sz w:val="20"/>
                <w:szCs w:val="20"/>
                <w:lang w:val="en-US"/>
              </w:rPr>
            </w:pPr>
            <w:ins w:id="895" w:author="Naveen Seth" w:date="2019-11-28T12:54:00Z">
              <w:r w:rsidRPr="005F54FC">
                <w:rPr>
                  <w:rFonts w:ascii="Calibri" w:eastAsia="Times New Roman" w:hAnsi="Calibri" w:cs="Calibri"/>
                  <w:color w:val="000000"/>
                  <w:sz w:val="20"/>
                  <w:szCs w:val="20"/>
                  <w:lang w:val="en-US"/>
                </w:rPr>
                <w:t>Category</w:t>
              </w:r>
            </w:ins>
          </w:p>
        </w:tc>
        <w:tc>
          <w:tcPr>
            <w:tcW w:w="1928" w:type="dxa"/>
            <w:tcBorders>
              <w:top w:val="nil"/>
              <w:left w:val="nil"/>
              <w:bottom w:val="single" w:sz="4" w:space="0" w:color="auto"/>
              <w:right w:val="single" w:sz="4" w:space="0" w:color="auto"/>
            </w:tcBorders>
            <w:shd w:val="clear" w:color="auto" w:fill="auto"/>
            <w:vAlign w:val="center"/>
            <w:hideMark/>
            <w:tcPrChange w:id="896" w:author="Shiv Mangal Rahi" w:date="2019-12-05T15:34:00Z">
              <w:tcPr>
                <w:tcW w:w="2740" w:type="dxa"/>
                <w:tcBorders>
                  <w:top w:val="nil"/>
                  <w:left w:val="nil"/>
                  <w:bottom w:val="single" w:sz="4" w:space="0" w:color="auto"/>
                  <w:right w:val="single" w:sz="4" w:space="0" w:color="auto"/>
                </w:tcBorders>
                <w:shd w:val="clear" w:color="auto" w:fill="auto"/>
                <w:vAlign w:val="center"/>
                <w:hideMark/>
              </w:tcPr>
            </w:tcPrChange>
          </w:tcPr>
          <w:p w14:paraId="4F4B7018" w14:textId="77777777" w:rsidR="000757A1" w:rsidRPr="005F54FC" w:rsidRDefault="000757A1" w:rsidP="00BC14DE">
            <w:pPr>
              <w:rPr>
                <w:ins w:id="897" w:author="Naveen Seth" w:date="2019-11-28T12:54:00Z"/>
                <w:rFonts w:ascii="Calibri" w:eastAsia="Times New Roman" w:hAnsi="Calibri" w:cs="Calibri"/>
                <w:color w:val="000000"/>
                <w:sz w:val="20"/>
                <w:szCs w:val="20"/>
                <w:lang w:val="en-US"/>
              </w:rPr>
            </w:pPr>
            <w:ins w:id="898" w:author="Naveen Seth" w:date="2019-11-28T12:54:00Z">
              <w:r w:rsidRPr="005F54FC">
                <w:rPr>
                  <w:rFonts w:ascii="Calibri" w:eastAsia="Times New Roman" w:hAnsi="Calibri" w:cs="Calibri"/>
                  <w:color w:val="000000"/>
                  <w:sz w:val="20"/>
                  <w:szCs w:val="20"/>
                  <w:lang w:val="en-US"/>
                </w:rPr>
                <w:t>N/A</w:t>
              </w:r>
            </w:ins>
          </w:p>
        </w:tc>
        <w:tc>
          <w:tcPr>
            <w:tcW w:w="1402" w:type="dxa"/>
            <w:tcBorders>
              <w:top w:val="nil"/>
              <w:left w:val="nil"/>
              <w:bottom w:val="single" w:sz="4" w:space="0" w:color="auto"/>
              <w:right w:val="single" w:sz="4" w:space="0" w:color="auto"/>
            </w:tcBorders>
            <w:vAlign w:val="center"/>
            <w:tcPrChange w:id="899" w:author="Shiv Mangal Rahi" w:date="2019-12-05T15:34:00Z">
              <w:tcPr>
                <w:tcW w:w="1319" w:type="dxa"/>
                <w:tcBorders>
                  <w:top w:val="nil"/>
                  <w:left w:val="nil"/>
                  <w:bottom w:val="single" w:sz="4" w:space="0" w:color="auto"/>
                  <w:right w:val="single" w:sz="4" w:space="0" w:color="auto"/>
                </w:tcBorders>
              </w:tcPr>
            </w:tcPrChange>
          </w:tcPr>
          <w:p w14:paraId="22C3D506" w14:textId="66797E11" w:rsidR="000757A1" w:rsidRPr="005F54FC" w:rsidRDefault="000757A1" w:rsidP="00BC14DE">
            <w:pPr>
              <w:rPr>
                <w:ins w:id="900" w:author="Shiv Mangal Rahi" w:date="2019-12-05T15:32:00Z"/>
                <w:rFonts w:ascii="Calibri" w:eastAsia="Times New Roman" w:hAnsi="Calibri" w:cs="Calibri"/>
                <w:color w:val="000000"/>
                <w:sz w:val="20"/>
                <w:szCs w:val="20"/>
                <w:lang w:val="en-US"/>
              </w:rPr>
            </w:pPr>
            <w:ins w:id="901" w:author="Shiv Mangal Rahi" w:date="2019-12-05T15:34:00Z">
              <w:r w:rsidRPr="005F54FC">
                <w:rPr>
                  <w:rFonts w:ascii="Calibri" w:eastAsia="Times New Roman" w:hAnsi="Calibri" w:cs="Calibri"/>
                  <w:color w:val="000000"/>
                  <w:sz w:val="20"/>
                  <w:szCs w:val="20"/>
                  <w:lang w:val="en-US"/>
                </w:rPr>
                <w:t>N/A</w:t>
              </w:r>
            </w:ins>
          </w:p>
        </w:tc>
        <w:tc>
          <w:tcPr>
            <w:tcW w:w="1170" w:type="dxa"/>
            <w:tcBorders>
              <w:top w:val="nil"/>
              <w:left w:val="nil"/>
              <w:bottom w:val="single" w:sz="4" w:space="0" w:color="auto"/>
              <w:right w:val="single" w:sz="4" w:space="0" w:color="auto"/>
            </w:tcBorders>
            <w:vAlign w:val="center"/>
            <w:tcPrChange w:id="902" w:author="Shiv Mangal Rahi" w:date="2019-12-05T15:34:00Z">
              <w:tcPr>
                <w:tcW w:w="1319" w:type="dxa"/>
                <w:tcBorders>
                  <w:top w:val="nil"/>
                  <w:left w:val="nil"/>
                  <w:bottom w:val="single" w:sz="4" w:space="0" w:color="auto"/>
                  <w:right w:val="single" w:sz="4" w:space="0" w:color="auto"/>
                </w:tcBorders>
              </w:tcPr>
            </w:tcPrChange>
          </w:tcPr>
          <w:p w14:paraId="727DE2C9" w14:textId="685CA82D" w:rsidR="000757A1" w:rsidRPr="005F54FC" w:rsidRDefault="000757A1" w:rsidP="00BC14DE">
            <w:pPr>
              <w:rPr>
                <w:ins w:id="903" w:author="Shiv Mangal Rahi" w:date="2019-12-05T15:33:00Z"/>
                <w:rFonts w:ascii="Calibri" w:eastAsia="Times New Roman" w:hAnsi="Calibri" w:cs="Calibri"/>
                <w:color w:val="000000"/>
                <w:sz w:val="20"/>
                <w:szCs w:val="20"/>
                <w:lang w:val="en-US"/>
              </w:rPr>
            </w:pPr>
            <w:ins w:id="904" w:author="Shiv Mangal Rahi" w:date="2019-12-05T15:34:00Z">
              <w:r w:rsidRPr="005F54FC">
                <w:rPr>
                  <w:rFonts w:ascii="Calibri" w:eastAsia="Times New Roman" w:hAnsi="Calibri" w:cs="Calibri"/>
                  <w:color w:val="000000"/>
                  <w:sz w:val="20"/>
                  <w:szCs w:val="20"/>
                  <w:lang w:val="en-US"/>
                </w:rPr>
                <w:t>N/A</w:t>
              </w:r>
            </w:ins>
          </w:p>
        </w:tc>
        <w:tc>
          <w:tcPr>
            <w:tcW w:w="1098" w:type="dxa"/>
            <w:tcBorders>
              <w:top w:val="nil"/>
              <w:left w:val="nil"/>
              <w:bottom w:val="single" w:sz="4" w:space="0" w:color="auto"/>
              <w:right w:val="single" w:sz="4" w:space="0" w:color="auto"/>
            </w:tcBorders>
            <w:vAlign w:val="center"/>
            <w:tcPrChange w:id="905" w:author="Shiv Mangal Rahi" w:date="2019-12-05T15:34:00Z">
              <w:tcPr>
                <w:tcW w:w="1319" w:type="dxa"/>
                <w:tcBorders>
                  <w:top w:val="nil"/>
                  <w:left w:val="nil"/>
                  <w:bottom w:val="single" w:sz="4" w:space="0" w:color="auto"/>
                  <w:right w:val="single" w:sz="4" w:space="0" w:color="auto"/>
                </w:tcBorders>
              </w:tcPr>
            </w:tcPrChange>
          </w:tcPr>
          <w:p w14:paraId="5E12F9F0" w14:textId="36569F28" w:rsidR="000757A1" w:rsidRPr="005F54FC" w:rsidRDefault="000757A1" w:rsidP="00BC14DE">
            <w:pPr>
              <w:rPr>
                <w:ins w:id="906" w:author="Shiv Mangal Rahi" w:date="2019-12-05T15:33:00Z"/>
                <w:rFonts w:ascii="Calibri" w:eastAsia="Times New Roman" w:hAnsi="Calibri" w:cs="Calibri"/>
                <w:color w:val="000000"/>
                <w:sz w:val="20"/>
                <w:szCs w:val="20"/>
                <w:lang w:val="en-US"/>
              </w:rPr>
            </w:pPr>
            <w:ins w:id="907" w:author="Shiv Mangal Rahi" w:date="2019-12-05T15:34:00Z">
              <w:r w:rsidRPr="005F54FC">
                <w:rPr>
                  <w:rFonts w:ascii="Calibri" w:eastAsia="Times New Roman" w:hAnsi="Calibri" w:cs="Calibri"/>
                  <w:color w:val="000000"/>
                  <w:sz w:val="20"/>
                  <w:szCs w:val="20"/>
                  <w:lang w:val="en-US"/>
                </w:rPr>
                <w:t>N/A</w:t>
              </w:r>
            </w:ins>
          </w:p>
        </w:tc>
      </w:tr>
      <w:tr w:rsidR="000757A1" w:rsidRPr="005F54FC" w14:paraId="290B7CB5" w14:textId="190B46C7" w:rsidTr="00BC14DE">
        <w:trPr>
          <w:trHeight w:val="288"/>
          <w:ins w:id="908" w:author="Naveen Seth" w:date="2019-11-28T12:54:00Z"/>
          <w:trPrChange w:id="909" w:author="Shiv Mangal Rahi" w:date="2019-12-05T15:34:00Z">
            <w:trPr>
              <w:trHeight w:val="288"/>
            </w:trPr>
          </w:trPrChange>
        </w:trPr>
        <w:tc>
          <w:tcPr>
            <w:tcW w:w="2520" w:type="dxa"/>
            <w:tcBorders>
              <w:top w:val="nil"/>
              <w:left w:val="single" w:sz="4" w:space="0" w:color="auto"/>
              <w:bottom w:val="single" w:sz="4" w:space="0" w:color="auto"/>
              <w:right w:val="single" w:sz="4" w:space="0" w:color="auto"/>
            </w:tcBorders>
            <w:shd w:val="clear" w:color="000000" w:fill="BFBFBF"/>
            <w:vAlign w:val="center"/>
            <w:hideMark/>
            <w:tcPrChange w:id="910" w:author="Shiv Mangal Rahi" w:date="2019-12-05T15:34:00Z">
              <w:tcPr>
                <w:tcW w:w="2740" w:type="dxa"/>
                <w:tcBorders>
                  <w:top w:val="nil"/>
                  <w:left w:val="single" w:sz="4" w:space="0" w:color="auto"/>
                  <w:bottom w:val="single" w:sz="4" w:space="0" w:color="auto"/>
                  <w:right w:val="single" w:sz="4" w:space="0" w:color="auto"/>
                </w:tcBorders>
                <w:shd w:val="clear" w:color="000000" w:fill="BFBFBF"/>
                <w:vAlign w:val="center"/>
                <w:hideMark/>
              </w:tcPr>
            </w:tcPrChange>
          </w:tcPr>
          <w:p w14:paraId="62F8B061" w14:textId="77777777" w:rsidR="000757A1" w:rsidRPr="005F54FC" w:rsidRDefault="000757A1" w:rsidP="00BC14DE">
            <w:pPr>
              <w:rPr>
                <w:ins w:id="911" w:author="Naveen Seth" w:date="2019-11-28T12:54:00Z"/>
                <w:rFonts w:ascii="Calibri" w:eastAsia="Times New Roman" w:hAnsi="Calibri" w:cs="Calibri"/>
                <w:color w:val="000000"/>
                <w:sz w:val="20"/>
                <w:szCs w:val="20"/>
                <w:lang w:val="en-US"/>
              </w:rPr>
            </w:pPr>
            <w:ins w:id="912" w:author="Naveen Seth" w:date="2019-11-28T12:54:00Z">
              <w:r w:rsidRPr="005F54FC">
                <w:rPr>
                  <w:rFonts w:ascii="Calibri" w:eastAsia="Times New Roman" w:hAnsi="Calibri" w:cs="Calibri"/>
                  <w:color w:val="000000"/>
                  <w:sz w:val="20"/>
                  <w:szCs w:val="20"/>
                  <w:lang w:val="en-US"/>
                </w:rPr>
                <w:t>Minimum Value</w:t>
              </w:r>
            </w:ins>
          </w:p>
        </w:tc>
        <w:tc>
          <w:tcPr>
            <w:tcW w:w="1928" w:type="dxa"/>
            <w:tcBorders>
              <w:top w:val="nil"/>
              <w:left w:val="nil"/>
              <w:bottom w:val="single" w:sz="4" w:space="0" w:color="auto"/>
              <w:right w:val="single" w:sz="4" w:space="0" w:color="auto"/>
            </w:tcBorders>
            <w:shd w:val="clear" w:color="auto" w:fill="auto"/>
            <w:vAlign w:val="center"/>
            <w:hideMark/>
            <w:tcPrChange w:id="913" w:author="Shiv Mangal Rahi" w:date="2019-12-05T15:34:00Z">
              <w:tcPr>
                <w:tcW w:w="2740" w:type="dxa"/>
                <w:tcBorders>
                  <w:top w:val="nil"/>
                  <w:left w:val="nil"/>
                  <w:bottom w:val="single" w:sz="4" w:space="0" w:color="auto"/>
                  <w:right w:val="single" w:sz="4" w:space="0" w:color="auto"/>
                </w:tcBorders>
                <w:shd w:val="clear" w:color="auto" w:fill="auto"/>
                <w:vAlign w:val="center"/>
                <w:hideMark/>
              </w:tcPr>
            </w:tcPrChange>
          </w:tcPr>
          <w:p w14:paraId="79937564" w14:textId="77777777" w:rsidR="000757A1" w:rsidRPr="005F54FC" w:rsidRDefault="000757A1" w:rsidP="00BC14DE">
            <w:pPr>
              <w:rPr>
                <w:ins w:id="914" w:author="Naveen Seth" w:date="2019-11-28T12:54:00Z"/>
                <w:rFonts w:ascii="Calibri" w:eastAsia="Times New Roman" w:hAnsi="Calibri" w:cs="Calibri"/>
                <w:color w:val="000000"/>
                <w:sz w:val="20"/>
                <w:szCs w:val="20"/>
                <w:lang w:val="en-US"/>
              </w:rPr>
            </w:pPr>
            <w:ins w:id="915" w:author="Naveen Seth" w:date="2019-11-28T12:54:00Z">
              <w:r w:rsidRPr="005F54FC">
                <w:rPr>
                  <w:rFonts w:ascii="Calibri" w:eastAsia="Times New Roman" w:hAnsi="Calibri" w:cs="Calibri"/>
                  <w:color w:val="000000"/>
                  <w:sz w:val="20"/>
                  <w:szCs w:val="20"/>
                  <w:lang w:val="en-US"/>
                </w:rPr>
                <w:t>N/A</w:t>
              </w:r>
            </w:ins>
          </w:p>
        </w:tc>
        <w:tc>
          <w:tcPr>
            <w:tcW w:w="1402" w:type="dxa"/>
            <w:tcBorders>
              <w:top w:val="nil"/>
              <w:left w:val="nil"/>
              <w:bottom w:val="single" w:sz="4" w:space="0" w:color="auto"/>
              <w:right w:val="single" w:sz="4" w:space="0" w:color="auto"/>
            </w:tcBorders>
            <w:vAlign w:val="center"/>
            <w:tcPrChange w:id="916" w:author="Shiv Mangal Rahi" w:date="2019-12-05T15:34:00Z">
              <w:tcPr>
                <w:tcW w:w="1319" w:type="dxa"/>
                <w:tcBorders>
                  <w:top w:val="nil"/>
                  <w:left w:val="nil"/>
                  <w:bottom w:val="single" w:sz="4" w:space="0" w:color="auto"/>
                  <w:right w:val="single" w:sz="4" w:space="0" w:color="auto"/>
                </w:tcBorders>
              </w:tcPr>
            </w:tcPrChange>
          </w:tcPr>
          <w:p w14:paraId="3F5F8A3D" w14:textId="5DE64BB5" w:rsidR="000757A1" w:rsidRPr="005F54FC" w:rsidRDefault="000757A1" w:rsidP="00BC14DE">
            <w:pPr>
              <w:rPr>
                <w:ins w:id="917" w:author="Shiv Mangal Rahi" w:date="2019-12-05T15:32:00Z"/>
                <w:rFonts w:ascii="Calibri" w:eastAsia="Times New Roman" w:hAnsi="Calibri" w:cs="Calibri"/>
                <w:color w:val="000000"/>
                <w:sz w:val="20"/>
                <w:szCs w:val="20"/>
                <w:lang w:val="en-US"/>
              </w:rPr>
            </w:pPr>
            <w:ins w:id="918" w:author="Shiv Mangal Rahi" w:date="2019-12-05T15:34:00Z">
              <w:r w:rsidRPr="005F54FC">
                <w:rPr>
                  <w:rFonts w:ascii="Calibri" w:eastAsia="Times New Roman" w:hAnsi="Calibri" w:cs="Calibri"/>
                  <w:color w:val="000000"/>
                  <w:sz w:val="20"/>
                  <w:szCs w:val="20"/>
                  <w:lang w:val="en-US"/>
                </w:rPr>
                <w:t>N/A</w:t>
              </w:r>
            </w:ins>
          </w:p>
        </w:tc>
        <w:tc>
          <w:tcPr>
            <w:tcW w:w="1170" w:type="dxa"/>
            <w:tcBorders>
              <w:top w:val="nil"/>
              <w:left w:val="nil"/>
              <w:bottom w:val="single" w:sz="4" w:space="0" w:color="auto"/>
              <w:right w:val="single" w:sz="4" w:space="0" w:color="auto"/>
            </w:tcBorders>
            <w:vAlign w:val="center"/>
            <w:tcPrChange w:id="919" w:author="Shiv Mangal Rahi" w:date="2019-12-05T15:34:00Z">
              <w:tcPr>
                <w:tcW w:w="1319" w:type="dxa"/>
                <w:tcBorders>
                  <w:top w:val="nil"/>
                  <w:left w:val="nil"/>
                  <w:bottom w:val="single" w:sz="4" w:space="0" w:color="auto"/>
                  <w:right w:val="single" w:sz="4" w:space="0" w:color="auto"/>
                </w:tcBorders>
              </w:tcPr>
            </w:tcPrChange>
          </w:tcPr>
          <w:p w14:paraId="530451B6" w14:textId="45ACC6DA" w:rsidR="000757A1" w:rsidRPr="005F54FC" w:rsidRDefault="000757A1" w:rsidP="00BC14DE">
            <w:pPr>
              <w:rPr>
                <w:ins w:id="920" w:author="Shiv Mangal Rahi" w:date="2019-12-05T15:33:00Z"/>
                <w:rFonts w:ascii="Calibri" w:eastAsia="Times New Roman" w:hAnsi="Calibri" w:cs="Calibri"/>
                <w:color w:val="000000"/>
                <w:sz w:val="20"/>
                <w:szCs w:val="20"/>
                <w:lang w:val="en-US"/>
              </w:rPr>
            </w:pPr>
            <w:ins w:id="921" w:author="Shiv Mangal Rahi" w:date="2019-12-05T15:34:00Z">
              <w:r w:rsidRPr="005F54FC">
                <w:rPr>
                  <w:rFonts w:ascii="Calibri" w:eastAsia="Times New Roman" w:hAnsi="Calibri" w:cs="Calibri"/>
                  <w:color w:val="000000"/>
                  <w:sz w:val="20"/>
                  <w:szCs w:val="20"/>
                  <w:lang w:val="en-US"/>
                </w:rPr>
                <w:t>N/A</w:t>
              </w:r>
            </w:ins>
          </w:p>
        </w:tc>
        <w:tc>
          <w:tcPr>
            <w:tcW w:w="1098" w:type="dxa"/>
            <w:tcBorders>
              <w:top w:val="nil"/>
              <w:left w:val="nil"/>
              <w:bottom w:val="single" w:sz="4" w:space="0" w:color="auto"/>
              <w:right w:val="single" w:sz="4" w:space="0" w:color="auto"/>
            </w:tcBorders>
            <w:vAlign w:val="center"/>
            <w:tcPrChange w:id="922" w:author="Shiv Mangal Rahi" w:date="2019-12-05T15:34:00Z">
              <w:tcPr>
                <w:tcW w:w="1319" w:type="dxa"/>
                <w:tcBorders>
                  <w:top w:val="nil"/>
                  <w:left w:val="nil"/>
                  <w:bottom w:val="single" w:sz="4" w:space="0" w:color="auto"/>
                  <w:right w:val="single" w:sz="4" w:space="0" w:color="auto"/>
                </w:tcBorders>
              </w:tcPr>
            </w:tcPrChange>
          </w:tcPr>
          <w:p w14:paraId="60A70AEB" w14:textId="34249A66" w:rsidR="000757A1" w:rsidRPr="005F54FC" w:rsidRDefault="000757A1" w:rsidP="00BC14DE">
            <w:pPr>
              <w:rPr>
                <w:ins w:id="923" w:author="Shiv Mangal Rahi" w:date="2019-12-05T15:33:00Z"/>
                <w:rFonts w:ascii="Calibri" w:eastAsia="Times New Roman" w:hAnsi="Calibri" w:cs="Calibri"/>
                <w:color w:val="000000"/>
                <w:sz w:val="20"/>
                <w:szCs w:val="20"/>
                <w:lang w:val="en-US"/>
              </w:rPr>
            </w:pPr>
            <w:ins w:id="924" w:author="Shiv Mangal Rahi" w:date="2019-12-05T15:34:00Z">
              <w:r w:rsidRPr="005F54FC">
                <w:rPr>
                  <w:rFonts w:ascii="Calibri" w:eastAsia="Times New Roman" w:hAnsi="Calibri" w:cs="Calibri"/>
                  <w:color w:val="000000"/>
                  <w:sz w:val="20"/>
                  <w:szCs w:val="20"/>
                  <w:lang w:val="en-US"/>
                </w:rPr>
                <w:t>N/A</w:t>
              </w:r>
            </w:ins>
          </w:p>
        </w:tc>
      </w:tr>
      <w:tr w:rsidR="000757A1" w:rsidRPr="005F54FC" w14:paraId="50497D06" w14:textId="035AD648" w:rsidTr="00BC14DE">
        <w:trPr>
          <w:trHeight w:val="288"/>
          <w:ins w:id="925" w:author="Naveen Seth" w:date="2019-11-28T12:54:00Z"/>
          <w:trPrChange w:id="926" w:author="Shiv Mangal Rahi" w:date="2019-12-05T15:34:00Z">
            <w:trPr>
              <w:trHeight w:val="288"/>
            </w:trPr>
          </w:trPrChange>
        </w:trPr>
        <w:tc>
          <w:tcPr>
            <w:tcW w:w="2520" w:type="dxa"/>
            <w:tcBorders>
              <w:top w:val="nil"/>
              <w:left w:val="single" w:sz="4" w:space="0" w:color="auto"/>
              <w:bottom w:val="single" w:sz="4" w:space="0" w:color="auto"/>
              <w:right w:val="single" w:sz="4" w:space="0" w:color="auto"/>
            </w:tcBorders>
            <w:shd w:val="clear" w:color="000000" w:fill="BFBFBF"/>
            <w:vAlign w:val="center"/>
            <w:hideMark/>
            <w:tcPrChange w:id="927" w:author="Shiv Mangal Rahi" w:date="2019-12-05T15:34:00Z">
              <w:tcPr>
                <w:tcW w:w="2740" w:type="dxa"/>
                <w:tcBorders>
                  <w:top w:val="nil"/>
                  <w:left w:val="single" w:sz="4" w:space="0" w:color="auto"/>
                  <w:bottom w:val="single" w:sz="4" w:space="0" w:color="auto"/>
                  <w:right w:val="single" w:sz="4" w:space="0" w:color="auto"/>
                </w:tcBorders>
                <w:shd w:val="clear" w:color="000000" w:fill="BFBFBF"/>
                <w:vAlign w:val="center"/>
                <w:hideMark/>
              </w:tcPr>
            </w:tcPrChange>
          </w:tcPr>
          <w:p w14:paraId="38BBFD80" w14:textId="77777777" w:rsidR="000757A1" w:rsidRPr="005F54FC" w:rsidRDefault="000757A1" w:rsidP="00BC14DE">
            <w:pPr>
              <w:rPr>
                <w:ins w:id="928" w:author="Naveen Seth" w:date="2019-11-28T12:54:00Z"/>
                <w:rFonts w:ascii="Calibri" w:eastAsia="Times New Roman" w:hAnsi="Calibri" w:cs="Calibri"/>
                <w:color w:val="000000"/>
                <w:sz w:val="20"/>
                <w:szCs w:val="20"/>
                <w:lang w:val="en-US"/>
              </w:rPr>
            </w:pPr>
            <w:ins w:id="929" w:author="Naveen Seth" w:date="2019-11-28T12:54:00Z">
              <w:r w:rsidRPr="005F54FC">
                <w:rPr>
                  <w:rFonts w:ascii="Calibri" w:eastAsia="Times New Roman" w:hAnsi="Calibri" w:cs="Calibri"/>
                  <w:color w:val="000000"/>
                  <w:sz w:val="20"/>
                  <w:szCs w:val="20"/>
                  <w:lang w:val="en-US"/>
                </w:rPr>
                <w:t>Maximum Value</w:t>
              </w:r>
            </w:ins>
          </w:p>
        </w:tc>
        <w:tc>
          <w:tcPr>
            <w:tcW w:w="1928" w:type="dxa"/>
            <w:tcBorders>
              <w:top w:val="nil"/>
              <w:left w:val="nil"/>
              <w:bottom w:val="single" w:sz="4" w:space="0" w:color="auto"/>
              <w:right w:val="single" w:sz="4" w:space="0" w:color="auto"/>
            </w:tcBorders>
            <w:shd w:val="clear" w:color="auto" w:fill="auto"/>
            <w:vAlign w:val="center"/>
            <w:hideMark/>
            <w:tcPrChange w:id="930" w:author="Shiv Mangal Rahi" w:date="2019-12-05T15:34:00Z">
              <w:tcPr>
                <w:tcW w:w="2740" w:type="dxa"/>
                <w:tcBorders>
                  <w:top w:val="nil"/>
                  <w:left w:val="nil"/>
                  <w:bottom w:val="single" w:sz="4" w:space="0" w:color="auto"/>
                  <w:right w:val="single" w:sz="4" w:space="0" w:color="auto"/>
                </w:tcBorders>
                <w:shd w:val="clear" w:color="auto" w:fill="auto"/>
                <w:vAlign w:val="center"/>
                <w:hideMark/>
              </w:tcPr>
            </w:tcPrChange>
          </w:tcPr>
          <w:p w14:paraId="1EF8F7DC" w14:textId="77777777" w:rsidR="000757A1" w:rsidRPr="005F54FC" w:rsidRDefault="000757A1" w:rsidP="00BC14DE">
            <w:pPr>
              <w:rPr>
                <w:ins w:id="931" w:author="Naveen Seth" w:date="2019-11-28T12:54:00Z"/>
                <w:rFonts w:ascii="Calibri" w:eastAsia="Times New Roman" w:hAnsi="Calibri" w:cs="Calibri"/>
                <w:color w:val="000000"/>
                <w:sz w:val="20"/>
                <w:szCs w:val="20"/>
                <w:lang w:val="en-US"/>
              </w:rPr>
            </w:pPr>
            <w:ins w:id="932" w:author="Naveen Seth" w:date="2019-11-28T12:54:00Z">
              <w:r w:rsidRPr="005F54FC">
                <w:rPr>
                  <w:rFonts w:ascii="Calibri" w:eastAsia="Times New Roman" w:hAnsi="Calibri" w:cs="Calibri"/>
                  <w:color w:val="000000"/>
                  <w:sz w:val="20"/>
                  <w:szCs w:val="20"/>
                  <w:lang w:val="en-US"/>
                </w:rPr>
                <w:t>N/A</w:t>
              </w:r>
            </w:ins>
          </w:p>
        </w:tc>
        <w:tc>
          <w:tcPr>
            <w:tcW w:w="1402" w:type="dxa"/>
            <w:tcBorders>
              <w:top w:val="nil"/>
              <w:left w:val="nil"/>
              <w:bottom w:val="single" w:sz="4" w:space="0" w:color="auto"/>
              <w:right w:val="single" w:sz="4" w:space="0" w:color="auto"/>
            </w:tcBorders>
            <w:vAlign w:val="center"/>
            <w:tcPrChange w:id="933" w:author="Shiv Mangal Rahi" w:date="2019-12-05T15:34:00Z">
              <w:tcPr>
                <w:tcW w:w="1319" w:type="dxa"/>
                <w:tcBorders>
                  <w:top w:val="nil"/>
                  <w:left w:val="nil"/>
                  <w:bottom w:val="single" w:sz="4" w:space="0" w:color="auto"/>
                  <w:right w:val="single" w:sz="4" w:space="0" w:color="auto"/>
                </w:tcBorders>
              </w:tcPr>
            </w:tcPrChange>
          </w:tcPr>
          <w:p w14:paraId="74700B04" w14:textId="66F3506B" w:rsidR="000757A1" w:rsidRPr="005F54FC" w:rsidRDefault="000757A1" w:rsidP="00BC14DE">
            <w:pPr>
              <w:rPr>
                <w:ins w:id="934" w:author="Shiv Mangal Rahi" w:date="2019-12-05T15:32:00Z"/>
                <w:rFonts w:ascii="Calibri" w:eastAsia="Times New Roman" w:hAnsi="Calibri" w:cs="Calibri"/>
                <w:color w:val="000000"/>
                <w:sz w:val="20"/>
                <w:szCs w:val="20"/>
                <w:lang w:val="en-US"/>
              </w:rPr>
            </w:pPr>
            <w:ins w:id="935" w:author="Shiv Mangal Rahi" w:date="2019-12-05T15:34:00Z">
              <w:r w:rsidRPr="005F54FC">
                <w:rPr>
                  <w:rFonts w:ascii="Calibri" w:eastAsia="Times New Roman" w:hAnsi="Calibri" w:cs="Calibri"/>
                  <w:color w:val="000000"/>
                  <w:sz w:val="20"/>
                  <w:szCs w:val="20"/>
                  <w:lang w:val="en-US"/>
                </w:rPr>
                <w:t>N/A</w:t>
              </w:r>
            </w:ins>
          </w:p>
        </w:tc>
        <w:tc>
          <w:tcPr>
            <w:tcW w:w="1170" w:type="dxa"/>
            <w:tcBorders>
              <w:top w:val="nil"/>
              <w:left w:val="nil"/>
              <w:bottom w:val="single" w:sz="4" w:space="0" w:color="auto"/>
              <w:right w:val="single" w:sz="4" w:space="0" w:color="auto"/>
            </w:tcBorders>
            <w:vAlign w:val="center"/>
            <w:tcPrChange w:id="936" w:author="Shiv Mangal Rahi" w:date="2019-12-05T15:34:00Z">
              <w:tcPr>
                <w:tcW w:w="1319" w:type="dxa"/>
                <w:tcBorders>
                  <w:top w:val="nil"/>
                  <w:left w:val="nil"/>
                  <w:bottom w:val="single" w:sz="4" w:space="0" w:color="auto"/>
                  <w:right w:val="single" w:sz="4" w:space="0" w:color="auto"/>
                </w:tcBorders>
              </w:tcPr>
            </w:tcPrChange>
          </w:tcPr>
          <w:p w14:paraId="3CC5AB33" w14:textId="10556061" w:rsidR="000757A1" w:rsidRPr="005F54FC" w:rsidRDefault="000757A1">
            <w:pPr>
              <w:jc w:val="both"/>
              <w:rPr>
                <w:ins w:id="937" w:author="Shiv Mangal Rahi" w:date="2019-12-05T15:33:00Z"/>
                <w:rFonts w:ascii="Calibri" w:eastAsia="Times New Roman" w:hAnsi="Calibri" w:cs="Calibri"/>
                <w:color w:val="000000"/>
                <w:sz w:val="20"/>
                <w:szCs w:val="20"/>
                <w:lang w:val="en-US"/>
              </w:rPr>
              <w:pPrChange w:id="938" w:author="Shiv Mangal Rahi" w:date="2019-12-05T15:33:00Z">
                <w:pPr/>
              </w:pPrChange>
            </w:pPr>
            <w:ins w:id="939" w:author="Shiv Mangal Rahi" w:date="2019-12-05T15:34:00Z">
              <w:r w:rsidRPr="005F54FC">
                <w:rPr>
                  <w:rFonts w:ascii="Calibri" w:eastAsia="Times New Roman" w:hAnsi="Calibri" w:cs="Calibri"/>
                  <w:color w:val="000000"/>
                  <w:sz w:val="20"/>
                  <w:szCs w:val="20"/>
                  <w:lang w:val="en-US"/>
                </w:rPr>
                <w:t>N/A</w:t>
              </w:r>
            </w:ins>
          </w:p>
        </w:tc>
        <w:tc>
          <w:tcPr>
            <w:tcW w:w="1098" w:type="dxa"/>
            <w:tcBorders>
              <w:top w:val="nil"/>
              <w:left w:val="nil"/>
              <w:bottom w:val="single" w:sz="4" w:space="0" w:color="auto"/>
              <w:right w:val="single" w:sz="4" w:space="0" w:color="auto"/>
            </w:tcBorders>
            <w:vAlign w:val="center"/>
            <w:tcPrChange w:id="940" w:author="Shiv Mangal Rahi" w:date="2019-12-05T15:34:00Z">
              <w:tcPr>
                <w:tcW w:w="1319" w:type="dxa"/>
                <w:tcBorders>
                  <w:top w:val="nil"/>
                  <w:left w:val="nil"/>
                  <w:bottom w:val="single" w:sz="4" w:space="0" w:color="auto"/>
                  <w:right w:val="single" w:sz="4" w:space="0" w:color="auto"/>
                </w:tcBorders>
              </w:tcPr>
            </w:tcPrChange>
          </w:tcPr>
          <w:p w14:paraId="4EDB33C4" w14:textId="7B43FEDD" w:rsidR="000757A1" w:rsidRPr="005F54FC" w:rsidRDefault="000757A1" w:rsidP="00BC14DE">
            <w:pPr>
              <w:rPr>
                <w:ins w:id="941" w:author="Shiv Mangal Rahi" w:date="2019-12-05T15:33:00Z"/>
                <w:rFonts w:ascii="Calibri" w:eastAsia="Times New Roman" w:hAnsi="Calibri" w:cs="Calibri"/>
                <w:color w:val="000000"/>
                <w:sz w:val="20"/>
                <w:szCs w:val="20"/>
                <w:lang w:val="en-US"/>
              </w:rPr>
            </w:pPr>
            <w:ins w:id="942" w:author="Shiv Mangal Rahi" w:date="2019-12-05T15:34:00Z">
              <w:r w:rsidRPr="005F54FC">
                <w:rPr>
                  <w:rFonts w:ascii="Calibri" w:eastAsia="Times New Roman" w:hAnsi="Calibri" w:cs="Calibri"/>
                  <w:color w:val="000000"/>
                  <w:sz w:val="20"/>
                  <w:szCs w:val="20"/>
                  <w:lang w:val="en-US"/>
                </w:rPr>
                <w:t>N/A</w:t>
              </w:r>
            </w:ins>
          </w:p>
        </w:tc>
      </w:tr>
      <w:tr w:rsidR="000757A1" w:rsidRPr="005F54FC" w14:paraId="51B488D4" w14:textId="4A5DB51A" w:rsidTr="00BC14DE">
        <w:trPr>
          <w:trHeight w:val="288"/>
          <w:ins w:id="943" w:author="Naveen Seth" w:date="2019-11-28T12:54:00Z"/>
          <w:trPrChange w:id="944" w:author="Shiv Mangal Rahi" w:date="2019-12-05T15:34:00Z">
            <w:trPr>
              <w:trHeight w:val="288"/>
            </w:trPr>
          </w:trPrChange>
        </w:trPr>
        <w:tc>
          <w:tcPr>
            <w:tcW w:w="2520" w:type="dxa"/>
            <w:tcBorders>
              <w:top w:val="nil"/>
              <w:left w:val="single" w:sz="4" w:space="0" w:color="auto"/>
              <w:bottom w:val="single" w:sz="4" w:space="0" w:color="auto"/>
              <w:right w:val="single" w:sz="4" w:space="0" w:color="auto"/>
            </w:tcBorders>
            <w:shd w:val="clear" w:color="000000" w:fill="D6DCE4"/>
            <w:vAlign w:val="center"/>
            <w:hideMark/>
            <w:tcPrChange w:id="945" w:author="Shiv Mangal Rahi" w:date="2019-12-05T15:34:00Z">
              <w:tcPr>
                <w:tcW w:w="2740" w:type="dxa"/>
                <w:tcBorders>
                  <w:top w:val="nil"/>
                  <w:left w:val="single" w:sz="4" w:space="0" w:color="auto"/>
                  <w:bottom w:val="single" w:sz="4" w:space="0" w:color="auto"/>
                  <w:right w:val="single" w:sz="4" w:space="0" w:color="auto"/>
                </w:tcBorders>
                <w:shd w:val="clear" w:color="000000" w:fill="D6DCE4"/>
                <w:vAlign w:val="center"/>
                <w:hideMark/>
              </w:tcPr>
            </w:tcPrChange>
          </w:tcPr>
          <w:p w14:paraId="2E4E41AC" w14:textId="77777777" w:rsidR="000757A1" w:rsidRPr="005F54FC" w:rsidRDefault="000757A1" w:rsidP="00BC14DE">
            <w:pPr>
              <w:rPr>
                <w:ins w:id="946" w:author="Naveen Seth" w:date="2019-11-28T12:54:00Z"/>
                <w:rFonts w:ascii="Calibri" w:eastAsia="Times New Roman" w:hAnsi="Calibri" w:cs="Calibri"/>
                <w:color w:val="000000"/>
                <w:sz w:val="20"/>
                <w:szCs w:val="20"/>
                <w:lang w:val="en-US"/>
              </w:rPr>
            </w:pPr>
            <w:ins w:id="947" w:author="Naveen Seth" w:date="2019-11-28T12:54:00Z">
              <w:r w:rsidRPr="005F54FC">
                <w:rPr>
                  <w:rFonts w:ascii="Calibri" w:eastAsia="Times New Roman" w:hAnsi="Calibri" w:cs="Calibri"/>
                  <w:color w:val="000000"/>
                  <w:sz w:val="20"/>
                  <w:szCs w:val="20"/>
                  <w:lang w:val="en-US"/>
                </w:rPr>
                <w:t>Type of List</w:t>
              </w:r>
            </w:ins>
          </w:p>
        </w:tc>
        <w:tc>
          <w:tcPr>
            <w:tcW w:w="1928" w:type="dxa"/>
            <w:tcBorders>
              <w:top w:val="nil"/>
              <w:left w:val="nil"/>
              <w:bottom w:val="single" w:sz="4" w:space="0" w:color="auto"/>
              <w:right w:val="single" w:sz="4" w:space="0" w:color="auto"/>
            </w:tcBorders>
            <w:shd w:val="clear" w:color="000000" w:fill="D6DCE4"/>
            <w:vAlign w:val="center"/>
            <w:hideMark/>
            <w:tcPrChange w:id="948" w:author="Shiv Mangal Rahi" w:date="2019-12-05T15:34:00Z">
              <w:tcPr>
                <w:tcW w:w="2740" w:type="dxa"/>
                <w:tcBorders>
                  <w:top w:val="nil"/>
                  <w:left w:val="nil"/>
                  <w:bottom w:val="single" w:sz="4" w:space="0" w:color="auto"/>
                  <w:right w:val="single" w:sz="4" w:space="0" w:color="auto"/>
                </w:tcBorders>
                <w:shd w:val="clear" w:color="000000" w:fill="D6DCE4"/>
                <w:vAlign w:val="center"/>
                <w:hideMark/>
              </w:tcPr>
            </w:tcPrChange>
          </w:tcPr>
          <w:p w14:paraId="0B3A2BF2" w14:textId="77777777" w:rsidR="000757A1" w:rsidRPr="005F54FC" w:rsidRDefault="000757A1" w:rsidP="00BC14DE">
            <w:pPr>
              <w:rPr>
                <w:ins w:id="949" w:author="Naveen Seth" w:date="2019-11-28T12:54:00Z"/>
                <w:rFonts w:ascii="Calibri" w:eastAsia="Times New Roman" w:hAnsi="Calibri" w:cs="Calibri"/>
                <w:color w:val="000000"/>
                <w:sz w:val="20"/>
                <w:szCs w:val="20"/>
                <w:lang w:val="en-US"/>
              </w:rPr>
            </w:pPr>
            <w:ins w:id="950" w:author="Naveen Seth" w:date="2019-11-28T12:54:00Z">
              <w:r w:rsidRPr="005F54FC">
                <w:rPr>
                  <w:rFonts w:ascii="Calibri" w:eastAsia="Times New Roman" w:hAnsi="Calibri" w:cs="Calibri"/>
                  <w:color w:val="000000"/>
                  <w:sz w:val="20"/>
                  <w:szCs w:val="20"/>
                  <w:lang w:val="en-US"/>
                </w:rPr>
                <w:t>N/A</w:t>
              </w:r>
            </w:ins>
          </w:p>
        </w:tc>
        <w:tc>
          <w:tcPr>
            <w:tcW w:w="1402" w:type="dxa"/>
            <w:tcBorders>
              <w:top w:val="nil"/>
              <w:left w:val="nil"/>
              <w:bottom w:val="single" w:sz="4" w:space="0" w:color="auto"/>
              <w:right w:val="single" w:sz="4" w:space="0" w:color="auto"/>
            </w:tcBorders>
            <w:shd w:val="clear" w:color="000000" w:fill="D6DCE4"/>
            <w:vAlign w:val="center"/>
            <w:tcPrChange w:id="951" w:author="Shiv Mangal Rahi" w:date="2019-12-05T15:34:00Z">
              <w:tcPr>
                <w:tcW w:w="1319" w:type="dxa"/>
                <w:tcBorders>
                  <w:top w:val="nil"/>
                  <w:left w:val="nil"/>
                  <w:bottom w:val="single" w:sz="4" w:space="0" w:color="auto"/>
                  <w:right w:val="single" w:sz="4" w:space="0" w:color="auto"/>
                </w:tcBorders>
                <w:shd w:val="clear" w:color="000000" w:fill="D6DCE4"/>
              </w:tcPr>
            </w:tcPrChange>
          </w:tcPr>
          <w:p w14:paraId="4D2373EF" w14:textId="1F6107C4" w:rsidR="000757A1" w:rsidRPr="005F54FC" w:rsidRDefault="000757A1" w:rsidP="00BC14DE">
            <w:pPr>
              <w:rPr>
                <w:ins w:id="952" w:author="Shiv Mangal Rahi" w:date="2019-12-05T15:32:00Z"/>
                <w:rFonts w:ascii="Calibri" w:eastAsia="Times New Roman" w:hAnsi="Calibri" w:cs="Calibri"/>
                <w:color w:val="000000"/>
                <w:sz w:val="20"/>
                <w:szCs w:val="20"/>
                <w:lang w:val="en-US"/>
              </w:rPr>
            </w:pPr>
            <w:ins w:id="953" w:author="Shiv Mangal Rahi" w:date="2019-12-05T15:34:00Z">
              <w:r w:rsidRPr="005F54FC">
                <w:rPr>
                  <w:rFonts w:ascii="Calibri" w:eastAsia="Times New Roman" w:hAnsi="Calibri" w:cs="Calibri"/>
                  <w:color w:val="000000"/>
                  <w:sz w:val="20"/>
                  <w:szCs w:val="20"/>
                  <w:lang w:val="en-US"/>
                </w:rPr>
                <w:t>N/A</w:t>
              </w:r>
            </w:ins>
          </w:p>
        </w:tc>
        <w:tc>
          <w:tcPr>
            <w:tcW w:w="1170" w:type="dxa"/>
            <w:tcBorders>
              <w:top w:val="nil"/>
              <w:left w:val="nil"/>
              <w:bottom w:val="single" w:sz="4" w:space="0" w:color="auto"/>
              <w:right w:val="single" w:sz="4" w:space="0" w:color="auto"/>
            </w:tcBorders>
            <w:shd w:val="clear" w:color="000000" w:fill="D6DCE4"/>
            <w:vAlign w:val="center"/>
            <w:tcPrChange w:id="954" w:author="Shiv Mangal Rahi" w:date="2019-12-05T15:34:00Z">
              <w:tcPr>
                <w:tcW w:w="1319" w:type="dxa"/>
                <w:tcBorders>
                  <w:top w:val="nil"/>
                  <w:left w:val="nil"/>
                  <w:bottom w:val="single" w:sz="4" w:space="0" w:color="auto"/>
                  <w:right w:val="single" w:sz="4" w:space="0" w:color="auto"/>
                </w:tcBorders>
                <w:shd w:val="clear" w:color="000000" w:fill="D6DCE4"/>
              </w:tcPr>
            </w:tcPrChange>
          </w:tcPr>
          <w:p w14:paraId="36B31C55" w14:textId="365F3225" w:rsidR="000757A1" w:rsidRPr="005F54FC" w:rsidRDefault="000757A1" w:rsidP="00BC14DE">
            <w:pPr>
              <w:rPr>
                <w:ins w:id="955" w:author="Shiv Mangal Rahi" w:date="2019-12-05T15:33:00Z"/>
                <w:rFonts w:ascii="Calibri" w:eastAsia="Times New Roman" w:hAnsi="Calibri" w:cs="Calibri"/>
                <w:color w:val="000000"/>
                <w:sz w:val="20"/>
                <w:szCs w:val="20"/>
                <w:lang w:val="en-US"/>
              </w:rPr>
            </w:pPr>
            <w:ins w:id="956" w:author="Shiv Mangal Rahi" w:date="2019-12-05T15:34:00Z">
              <w:r w:rsidRPr="005F54FC">
                <w:rPr>
                  <w:rFonts w:ascii="Calibri" w:eastAsia="Times New Roman" w:hAnsi="Calibri" w:cs="Calibri"/>
                  <w:color w:val="000000"/>
                  <w:sz w:val="20"/>
                  <w:szCs w:val="20"/>
                  <w:lang w:val="en-US"/>
                </w:rPr>
                <w:t>N/A</w:t>
              </w:r>
            </w:ins>
          </w:p>
        </w:tc>
        <w:tc>
          <w:tcPr>
            <w:tcW w:w="1098" w:type="dxa"/>
            <w:tcBorders>
              <w:top w:val="nil"/>
              <w:left w:val="nil"/>
              <w:bottom w:val="single" w:sz="4" w:space="0" w:color="auto"/>
              <w:right w:val="single" w:sz="4" w:space="0" w:color="auto"/>
            </w:tcBorders>
            <w:shd w:val="clear" w:color="000000" w:fill="D6DCE4"/>
            <w:vAlign w:val="center"/>
            <w:tcPrChange w:id="957" w:author="Shiv Mangal Rahi" w:date="2019-12-05T15:34:00Z">
              <w:tcPr>
                <w:tcW w:w="1319" w:type="dxa"/>
                <w:tcBorders>
                  <w:top w:val="nil"/>
                  <w:left w:val="nil"/>
                  <w:bottom w:val="single" w:sz="4" w:space="0" w:color="auto"/>
                  <w:right w:val="single" w:sz="4" w:space="0" w:color="auto"/>
                </w:tcBorders>
                <w:shd w:val="clear" w:color="000000" w:fill="D6DCE4"/>
              </w:tcPr>
            </w:tcPrChange>
          </w:tcPr>
          <w:p w14:paraId="07F98A8E" w14:textId="7A954CE2" w:rsidR="000757A1" w:rsidRPr="005F54FC" w:rsidRDefault="000757A1" w:rsidP="00BC14DE">
            <w:pPr>
              <w:rPr>
                <w:ins w:id="958" w:author="Shiv Mangal Rahi" w:date="2019-12-05T15:33:00Z"/>
                <w:rFonts w:ascii="Calibri" w:eastAsia="Times New Roman" w:hAnsi="Calibri" w:cs="Calibri"/>
                <w:color w:val="000000"/>
                <w:sz w:val="20"/>
                <w:szCs w:val="20"/>
                <w:lang w:val="en-US"/>
              </w:rPr>
            </w:pPr>
            <w:ins w:id="959" w:author="Shiv Mangal Rahi" w:date="2019-12-05T15:34:00Z">
              <w:r w:rsidRPr="005F54FC">
                <w:rPr>
                  <w:rFonts w:ascii="Calibri" w:eastAsia="Times New Roman" w:hAnsi="Calibri" w:cs="Calibri"/>
                  <w:color w:val="000000"/>
                  <w:sz w:val="20"/>
                  <w:szCs w:val="20"/>
                  <w:lang w:val="en-US"/>
                </w:rPr>
                <w:t>N/A</w:t>
              </w:r>
            </w:ins>
          </w:p>
        </w:tc>
      </w:tr>
      <w:tr w:rsidR="000757A1" w:rsidRPr="005F54FC" w14:paraId="53A996DA" w14:textId="0B45107A" w:rsidTr="00BC14DE">
        <w:trPr>
          <w:trHeight w:val="288"/>
          <w:ins w:id="960" w:author="Naveen Seth" w:date="2019-11-28T12:54:00Z"/>
          <w:trPrChange w:id="961" w:author="Shiv Mangal Rahi" w:date="2019-12-05T15:34:00Z">
            <w:trPr>
              <w:trHeight w:val="288"/>
            </w:trPr>
          </w:trPrChange>
        </w:trPr>
        <w:tc>
          <w:tcPr>
            <w:tcW w:w="2520" w:type="dxa"/>
            <w:tcBorders>
              <w:top w:val="nil"/>
              <w:left w:val="single" w:sz="4" w:space="0" w:color="auto"/>
              <w:bottom w:val="single" w:sz="4" w:space="0" w:color="auto"/>
              <w:right w:val="single" w:sz="4" w:space="0" w:color="auto"/>
            </w:tcBorders>
            <w:shd w:val="clear" w:color="000000" w:fill="D6DCE4"/>
            <w:vAlign w:val="center"/>
            <w:hideMark/>
            <w:tcPrChange w:id="962" w:author="Shiv Mangal Rahi" w:date="2019-12-05T15:34:00Z">
              <w:tcPr>
                <w:tcW w:w="2740" w:type="dxa"/>
                <w:tcBorders>
                  <w:top w:val="nil"/>
                  <w:left w:val="single" w:sz="4" w:space="0" w:color="auto"/>
                  <w:bottom w:val="single" w:sz="4" w:space="0" w:color="auto"/>
                  <w:right w:val="single" w:sz="4" w:space="0" w:color="auto"/>
                </w:tcBorders>
                <w:shd w:val="clear" w:color="000000" w:fill="D6DCE4"/>
                <w:vAlign w:val="center"/>
                <w:hideMark/>
              </w:tcPr>
            </w:tcPrChange>
          </w:tcPr>
          <w:p w14:paraId="15F20369" w14:textId="77777777" w:rsidR="000757A1" w:rsidRPr="005F54FC" w:rsidRDefault="000757A1" w:rsidP="00BC14DE">
            <w:pPr>
              <w:rPr>
                <w:ins w:id="963" w:author="Naveen Seth" w:date="2019-11-28T12:54:00Z"/>
                <w:rFonts w:ascii="Calibri" w:eastAsia="Times New Roman" w:hAnsi="Calibri" w:cs="Calibri"/>
                <w:color w:val="000000"/>
                <w:sz w:val="20"/>
                <w:szCs w:val="20"/>
                <w:lang w:val="en-US"/>
              </w:rPr>
            </w:pPr>
            <w:ins w:id="964" w:author="Naveen Seth" w:date="2019-11-28T12:54:00Z">
              <w:r w:rsidRPr="005F54FC">
                <w:rPr>
                  <w:rFonts w:ascii="Calibri" w:eastAsia="Times New Roman" w:hAnsi="Calibri" w:cs="Calibri"/>
                  <w:color w:val="000000"/>
                  <w:sz w:val="20"/>
                  <w:szCs w:val="20"/>
                  <w:lang w:val="en-US"/>
                </w:rPr>
                <w:t>List Display Format</w:t>
              </w:r>
            </w:ins>
          </w:p>
        </w:tc>
        <w:tc>
          <w:tcPr>
            <w:tcW w:w="1928" w:type="dxa"/>
            <w:tcBorders>
              <w:top w:val="nil"/>
              <w:left w:val="nil"/>
              <w:bottom w:val="single" w:sz="4" w:space="0" w:color="auto"/>
              <w:right w:val="single" w:sz="4" w:space="0" w:color="auto"/>
            </w:tcBorders>
            <w:shd w:val="clear" w:color="000000" w:fill="D6DCE4"/>
            <w:vAlign w:val="center"/>
            <w:hideMark/>
            <w:tcPrChange w:id="965" w:author="Shiv Mangal Rahi" w:date="2019-12-05T15:34:00Z">
              <w:tcPr>
                <w:tcW w:w="2740" w:type="dxa"/>
                <w:tcBorders>
                  <w:top w:val="nil"/>
                  <w:left w:val="nil"/>
                  <w:bottom w:val="single" w:sz="4" w:space="0" w:color="auto"/>
                  <w:right w:val="single" w:sz="4" w:space="0" w:color="auto"/>
                </w:tcBorders>
                <w:shd w:val="clear" w:color="000000" w:fill="D6DCE4"/>
                <w:vAlign w:val="center"/>
                <w:hideMark/>
              </w:tcPr>
            </w:tcPrChange>
          </w:tcPr>
          <w:p w14:paraId="0079972F" w14:textId="77777777" w:rsidR="000757A1" w:rsidRPr="005F54FC" w:rsidRDefault="000757A1" w:rsidP="00BC14DE">
            <w:pPr>
              <w:rPr>
                <w:ins w:id="966" w:author="Naveen Seth" w:date="2019-11-28T12:54:00Z"/>
                <w:rFonts w:ascii="Calibri" w:eastAsia="Times New Roman" w:hAnsi="Calibri" w:cs="Calibri"/>
                <w:color w:val="000000"/>
                <w:sz w:val="20"/>
                <w:szCs w:val="20"/>
                <w:lang w:val="en-US"/>
              </w:rPr>
            </w:pPr>
            <w:ins w:id="967" w:author="Naveen Seth" w:date="2019-11-28T12:54:00Z">
              <w:r w:rsidRPr="005F54FC">
                <w:rPr>
                  <w:rFonts w:ascii="Calibri" w:eastAsia="Times New Roman" w:hAnsi="Calibri" w:cs="Calibri"/>
                  <w:color w:val="000000"/>
                  <w:sz w:val="20"/>
                  <w:szCs w:val="20"/>
                  <w:lang w:val="en-US"/>
                </w:rPr>
                <w:t>N/A</w:t>
              </w:r>
            </w:ins>
          </w:p>
        </w:tc>
        <w:tc>
          <w:tcPr>
            <w:tcW w:w="1402" w:type="dxa"/>
            <w:tcBorders>
              <w:top w:val="nil"/>
              <w:left w:val="nil"/>
              <w:bottom w:val="single" w:sz="4" w:space="0" w:color="auto"/>
              <w:right w:val="single" w:sz="4" w:space="0" w:color="auto"/>
            </w:tcBorders>
            <w:shd w:val="clear" w:color="000000" w:fill="D6DCE4"/>
            <w:vAlign w:val="center"/>
            <w:tcPrChange w:id="968" w:author="Shiv Mangal Rahi" w:date="2019-12-05T15:34:00Z">
              <w:tcPr>
                <w:tcW w:w="1319" w:type="dxa"/>
                <w:tcBorders>
                  <w:top w:val="nil"/>
                  <w:left w:val="nil"/>
                  <w:bottom w:val="single" w:sz="4" w:space="0" w:color="auto"/>
                  <w:right w:val="single" w:sz="4" w:space="0" w:color="auto"/>
                </w:tcBorders>
                <w:shd w:val="clear" w:color="000000" w:fill="D6DCE4"/>
              </w:tcPr>
            </w:tcPrChange>
          </w:tcPr>
          <w:p w14:paraId="3DAFC53C" w14:textId="6873BD72" w:rsidR="000757A1" w:rsidRPr="005F54FC" w:rsidRDefault="000757A1" w:rsidP="00BC14DE">
            <w:pPr>
              <w:rPr>
                <w:ins w:id="969" w:author="Shiv Mangal Rahi" w:date="2019-12-05T15:32:00Z"/>
                <w:rFonts w:ascii="Calibri" w:eastAsia="Times New Roman" w:hAnsi="Calibri" w:cs="Calibri"/>
                <w:color w:val="000000"/>
                <w:sz w:val="20"/>
                <w:szCs w:val="20"/>
                <w:lang w:val="en-US"/>
              </w:rPr>
            </w:pPr>
            <w:ins w:id="970" w:author="Shiv Mangal Rahi" w:date="2019-12-05T15:34:00Z">
              <w:r w:rsidRPr="005F54FC">
                <w:rPr>
                  <w:rFonts w:ascii="Calibri" w:eastAsia="Times New Roman" w:hAnsi="Calibri" w:cs="Calibri"/>
                  <w:color w:val="000000"/>
                  <w:sz w:val="20"/>
                  <w:szCs w:val="20"/>
                  <w:lang w:val="en-US"/>
                </w:rPr>
                <w:t>N/A</w:t>
              </w:r>
            </w:ins>
          </w:p>
        </w:tc>
        <w:tc>
          <w:tcPr>
            <w:tcW w:w="1170" w:type="dxa"/>
            <w:tcBorders>
              <w:top w:val="nil"/>
              <w:left w:val="nil"/>
              <w:bottom w:val="single" w:sz="4" w:space="0" w:color="auto"/>
              <w:right w:val="single" w:sz="4" w:space="0" w:color="auto"/>
            </w:tcBorders>
            <w:shd w:val="clear" w:color="000000" w:fill="D6DCE4"/>
            <w:vAlign w:val="center"/>
            <w:tcPrChange w:id="971" w:author="Shiv Mangal Rahi" w:date="2019-12-05T15:34:00Z">
              <w:tcPr>
                <w:tcW w:w="1319" w:type="dxa"/>
                <w:tcBorders>
                  <w:top w:val="nil"/>
                  <w:left w:val="nil"/>
                  <w:bottom w:val="single" w:sz="4" w:space="0" w:color="auto"/>
                  <w:right w:val="single" w:sz="4" w:space="0" w:color="auto"/>
                </w:tcBorders>
                <w:shd w:val="clear" w:color="000000" w:fill="D6DCE4"/>
              </w:tcPr>
            </w:tcPrChange>
          </w:tcPr>
          <w:p w14:paraId="4F6CDC64" w14:textId="7D138529" w:rsidR="000757A1" w:rsidRPr="005F54FC" w:rsidRDefault="000757A1" w:rsidP="00BC14DE">
            <w:pPr>
              <w:rPr>
                <w:ins w:id="972" w:author="Shiv Mangal Rahi" w:date="2019-12-05T15:33:00Z"/>
                <w:rFonts w:ascii="Calibri" w:eastAsia="Times New Roman" w:hAnsi="Calibri" w:cs="Calibri"/>
                <w:color w:val="000000"/>
                <w:sz w:val="20"/>
                <w:szCs w:val="20"/>
                <w:lang w:val="en-US"/>
              </w:rPr>
            </w:pPr>
            <w:ins w:id="973" w:author="Shiv Mangal Rahi" w:date="2019-12-05T15:34:00Z">
              <w:r w:rsidRPr="005F54FC">
                <w:rPr>
                  <w:rFonts w:ascii="Calibri" w:eastAsia="Times New Roman" w:hAnsi="Calibri" w:cs="Calibri"/>
                  <w:color w:val="000000"/>
                  <w:sz w:val="20"/>
                  <w:szCs w:val="20"/>
                  <w:lang w:val="en-US"/>
                </w:rPr>
                <w:t>N/A</w:t>
              </w:r>
            </w:ins>
          </w:p>
        </w:tc>
        <w:tc>
          <w:tcPr>
            <w:tcW w:w="1098" w:type="dxa"/>
            <w:tcBorders>
              <w:top w:val="nil"/>
              <w:left w:val="nil"/>
              <w:bottom w:val="single" w:sz="4" w:space="0" w:color="auto"/>
              <w:right w:val="single" w:sz="4" w:space="0" w:color="auto"/>
            </w:tcBorders>
            <w:shd w:val="clear" w:color="000000" w:fill="D6DCE4"/>
            <w:vAlign w:val="center"/>
            <w:tcPrChange w:id="974" w:author="Shiv Mangal Rahi" w:date="2019-12-05T15:34:00Z">
              <w:tcPr>
                <w:tcW w:w="1319" w:type="dxa"/>
                <w:tcBorders>
                  <w:top w:val="nil"/>
                  <w:left w:val="nil"/>
                  <w:bottom w:val="single" w:sz="4" w:space="0" w:color="auto"/>
                  <w:right w:val="single" w:sz="4" w:space="0" w:color="auto"/>
                </w:tcBorders>
                <w:shd w:val="clear" w:color="000000" w:fill="D6DCE4"/>
              </w:tcPr>
            </w:tcPrChange>
          </w:tcPr>
          <w:p w14:paraId="7395D635" w14:textId="4CB369D2" w:rsidR="000757A1" w:rsidRPr="005F54FC" w:rsidRDefault="000757A1" w:rsidP="00BC14DE">
            <w:pPr>
              <w:rPr>
                <w:ins w:id="975" w:author="Shiv Mangal Rahi" w:date="2019-12-05T15:33:00Z"/>
                <w:rFonts w:ascii="Calibri" w:eastAsia="Times New Roman" w:hAnsi="Calibri" w:cs="Calibri"/>
                <w:color w:val="000000"/>
                <w:sz w:val="20"/>
                <w:szCs w:val="20"/>
                <w:lang w:val="en-US"/>
              </w:rPr>
            </w:pPr>
            <w:ins w:id="976" w:author="Shiv Mangal Rahi" w:date="2019-12-05T15:34:00Z">
              <w:r w:rsidRPr="005F54FC">
                <w:rPr>
                  <w:rFonts w:ascii="Calibri" w:eastAsia="Times New Roman" w:hAnsi="Calibri" w:cs="Calibri"/>
                  <w:color w:val="000000"/>
                  <w:sz w:val="20"/>
                  <w:szCs w:val="20"/>
                  <w:lang w:val="en-US"/>
                </w:rPr>
                <w:t>N/A</w:t>
              </w:r>
            </w:ins>
          </w:p>
        </w:tc>
      </w:tr>
      <w:tr w:rsidR="000757A1" w:rsidRPr="005F54FC" w14:paraId="2EA6E845" w14:textId="5647B0CE" w:rsidTr="00BC14DE">
        <w:trPr>
          <w:trHeight w:val="288"/>
          <w:ins w:id="977" w:author="Naveen Seth" w:date="2019-11-28T12:54:00Z"/>
          <w:trPrChange w:id="978" w:author="Shiv Mangal Rahi" w:date="2019-12-05T15:34:00Z">
            <w:trPr>
              <w:trHeight w:val="288"/>
            </w:trPr>
          </w:trPrChange>
        </w:trPr>
        <w:tc>
          <w:tcPr>
            <w:tcW w:w="2520" w:type="dxa"/>
            <w:tcBorders>
              <w:top w:val="nil"/>
              <w:left w:val="single" w:sz="4" w:space="0" w:color="auto"/>
              <w:bottom w:val="single" w:sz="4" w:space="0" w:color="auto"/>
              <w:right w:val="single" w:sz="4" w:space="0" w:color="auto"/>
            </w:tcBorders>
            <w:shd w:val="clear" w:color="000000" w:fill="D9D9D9"/>
            <w:vAlign w:val="center"/>
            <w:hideMark/>
            <w:tcPrChange w:id="979" w:author="Shiv Mangal Rahi" w:date="2019-12-05T15:34:00Z">
              <w:tcPr>
                <w:tcW w:w="2740" w:type="dxa"/>
                <w:tcBorders>
                  <w:top w:val="nil"/>
                  <w:left w:val="single" w:sz="4" w:space="0" w:color="auto"/>
                  <w:bottom w:val="single" w:sz="4" w:space="0" w:color="auto"/>
                  <w:right w:val="single" w:sz="4" w:space="0" w:color="auto"/>
                </w:tcBorders>
                <w:shd w:val="clear" w:color="000000" w:fill="D9D9D9"/>
                <w:vAlign w:val="center"/>
                <w:hideMark/>
              </w:tcPr>
            </w:tcPrChange>
          </w:tcPr>
          <w:p w14:paraId="2C0D0C8E" w14:textId="77777777" w:rsidR="000757A1" w:rsidRPr="005F54FC" w:rsidRDefault="000757A1" w:rsidP="00BC14DE">
            <w:pPr>
              <w:rPr>
                <w:ins w:id="980" w:author="Naveen Seth" w:date="2019-11-28T12:54:00Z"/>
                <w:rFonts w:ascii="Calibri" w:eastAsia="Times New Roman" w:hAnsi="Calibri" w:cs="Calibri"/>
                <w:color w:val="000000"/>
                <w:sz w:val="20"/>
                <w:szCs w:val="20"/>
                <w:lang w:val="en-US"/>
              </w:rPr>
            </w:pPr>
            <w:ins w:id="981" w:author="Naveen Seth" w:date="2019-11-28T12:54:00Z">
              <w:r w:rsidRPr="005F54FC">
                <w:rPr>
                  <w:rFonts w:ascii="Calibri" w:eastAsia="Times New Roman" w:hAnsi="Calibri" w:cs="Calibri"/>
                  <w:color w:val="000000"/>
                  <w:sz w:val="20"/>
                  <w:szCs w:val="20"/>
                  <w:lang w:val="en-US"/>
                </w:rPr>
                <w:t>Show In Detail Tile</w:t>
              </w:r>
            </w:ins>
          </w:p>
        </w:tc>
        <w:tc>
          <w:tcPr>
            <w:tcW w:w="1928" w:type="dxa"/>
            <w:tcBorders>
              <w:top w:val="nil"/>
              <w:left w:val="nil"/>
              <w:bottom w:val="single" w:sz="4" w:space="0" w:color="auto"/>
              <w:right w:val="single" w:sz="4" w:space="0" w:color="auto"/>
            </w:tcBorders>
            <w:shd w:val="clear" w:color="000000" w:fill="D9D9D9"/>
            <w:vAlign w:val="center"/>
            <w:hideMark/>
            <w:tcPrChange w:id="982" w:author="Shiv Mangal Rahi" w:date="2019-12-05T15:34:00Z">
              <w:tcPr>
                <w:tcW w:w="2740" w:type="dxa"/>
                <w:tcBorders>
                  <w:top w:val="nil"/>
                  <w:left w:val="nil"/>
                  <w:bottom w:val="single" w:sz="4" w:space="0" w:color="auto"/>
                  <w:right w:val="single" w:sz="4" w:space="0" w:color="auto"/>
                </w:tcBorders>
                <w:shd w:val="clear" w:color="000000" w:fill="D9D9D9"/>
                <w:vAlign w:val="center"/>
                <w:hideMark/>
              </w:tcPr>
            </w:tcPrChange>
          </w:tcPr>
          <w:p w14:paraId="0BA75CFC" w14:textId="77777777" w:rsidR="000757A1" w:rsidRPr="005F54FC" w:rsidRDefault="000757A1" w:rsidP="00BC14DE">
            <w:pPr>
              <w:rPr>
                <w:ins w:id="983" w:author="Naveen Seth" w:date="2019-11-28T12:54:00Z"/>
                <w:rFonts w:ascii="Calibri" w:eastAsia="Times New Roman" w:hAnsi="Calibri" w:cs="Calibri"/>
                <w:color w:val="000000"/>
                <w:sz w:val="20"/>
                <w:szCs w:val="20"/>
                <w:lang w:val="en-US"/>
              </w:rPr>
            </w:pPr>
            <w:ins w:id="984" w:author="Naveen Seth" w:date="2019-11-28T12:54:00Z">
              <w:r w:rsidRPr="005F54FC">
                <w:rPr>
                  <w:rFonts w:ascii="Calibri" w:eastAsia="Times New Roman" w:hAnsi="Calibri" w:cs="Calibri"/>
                  <w:color w:val="000000"/>
                  <w:sz w:val="20"/>
                  <w:szCs w:val="20"/>
                  <w:lang w:val="en-US"/>
                </w:rPr>
                <w:t>TRUE</w:t>
              </w:r>
            </w:ins>
          </w:p>
        </w:tc>
        <w:tc>
          <w:tcPr>
            <w:tcW w:w="1402" w:type="dxa"/>
            <w:tcBorders>
              <w:top w:val="nil"/>
              <w:left w:val="nil"/>
              <w:bottom w:val="single" w:sz="4" w:space="0" w:color="auto"/>
              <w:right w:val="single" w:sz="4" w:space="0" w:color="auto"/>
            </w:tcBorders>
            <w:shd w:val="clear" w:color="000000" w:fill="D9D9D9"/>
            <w:vAlign w:val="center"/>
            <w:tcPrChange w:id="985"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5C463FD8" w14:textId="3B37B70D" w:rsidR="000757A1" w:rsidRPr="005F54FC" w:rsidRDefault="000757A1" w:rsidP="00BC14DE">
            <w:pPr>
              <w:rPr>
                <w:ins w:id="986" w:author="Shiv Mangal Rahi" w:date="2019-12-05T15:32:00Z"/>
                <w:rFonts w:ascii="Calibri" w:eastAsia="Times New Roman" w:hAnsi="Calibri" w:cs="Calibri"/>
                <w:color w:val="000000"/>
                <w:sz w:val="20"/>
                <w:szCs w:val="20"/>
                <w:lang w:val="en-US"/>
              </w:rPr>
            </w:pPr>
            <w:ins w:id="987" w:author="Shiv Mangal Rahi" w:date="2019-12-05T15:34:00Z">
              <w:r w:rsidRPr="005F54FC">
                <w:rPr>
                  <w:rFonts w:ascii="Calibri" w:eastAsia="Times New Roman" w:hAnsi="Calibri" w:cs="Calibri"/>
                  <w:color w:val="000000"/>
                  <w:sz w:val="20"/>
                  <w:szCs w:val="20"/>
                  <w:lang w:val="en-US"/>
                </w:rPr>
                <w:t>TRUE</w:t>
              </w:r>
            </w:ins>
          </w:p>
        </w:tc>
        <w:tc>
          <w:tcPr>
            <w:tcW w:w="1170" w:type="dxa"/>
            <w:tcBorders>
              <w:top w:val="nil"/>
              <w:left w:val="nil"/>
              <w:bottom w:val="single" w:sz="4" w:space="0" w:color="auto"/>
              <w:right w:val="single" w:sz="4" w:space="0" w:color="auto"/>
            </w:tcBorders>
            <w:shd w:val="clear" w:color="000000" w:fill="D9D9D9"/>
            <w:vAlign w:val="center"/>
            <w:tcPrChange w:id="988"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73B66A5A" w14:textId="70E88049" w:rsidR="000757A1" w:rsidRPr="005F54FC" w:rsidRDefault="000757A1" w:rsidP="00BC14DE">
            <w:pPr>
              <w:rPr>
                <w:ins w:id="989" w:author="Shiv Mangal Rahi" w:date="2019-12-05T15:33:00Z"/>
                <w:rFonts w:ascii="Calibri" w:eastAsia="Times New Roman" w:hAnsi="Calibri" w:cs="Calibri"/>
                <w:color w:val="000000"/>
                <w:sz w:val="20"/>
                <w:szCs w:val="20"/>
                <w:lang w:val="en-US"/>
              </w:rPr>
            </w:pPr>
            <w:ins w:id="990" w:author="Shiv Mangal Rahi" w:date="2019-12-05T15:34:00Z">
              <w:r w:rsidRPr="005F54FC">
                <w:rPr>
                  <w:rFonts w:ascii="Calibri" w:eastAsia="Times New Roman" w:hAnsi="Calibri" w:cs="Calibri"/>
                  <w:color w:val="000000"/>
                  <w:sz w:val="20"/>
                  <w:szCs w:val="20"/>
                  <w:lang w:val="en-US"/>
                </w:rPr>
                <w:t>TRUE</w:t>
              </w:r>
            </w:ins>
          </w:p>
        </w:tc>
        <w:tc>
          <w:tcPr>
            <w:tcW w:w="1098" w:type="dxa"/>
            <w:tcBorders>
              <w:top w:val="nil"/>
              <w:left w:val="nil"/>
              <w:bottom w:val="single" w:sz="4" w:space="0" w:color="auto"/>
              <w:right w:val="single" w:sz="4" w:space="0" w:color="auto"/>
            </w:tcBorders>
            <w:shd w:val="clear" w:color="000000" w:fill="D9D9D9"/>
            <w:vAlign w:val="center"/>
            <w:tcPrChange w:id="991"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1756AAED" w14:textId="19EF7089" w:rsidR="000757A1" w:rsidRPr="005F54FC" w:rsidRDefault="000757A1" w:rsidP="00BC14DE">
            <w:pPr>
              <w:rPr>
                <w:ins w:id="992" w:author="Shiv Mangal Rahi" w:date="2019-12-05T15:33:00Z"/>
                <w:rFonts w:ascii="Calibri" w:eastAsia="Times New Roman" w:hAnsi="Calibri" w:cs="Calibri"/>
                <w:color w:val="000000"/>
                <w:sz w:val="20"/>
                <w:szCs w:val="20"/>
                <w:lang w:val="en-US"/>
              </w:rPr>
            </w:pPr>
            <w:ins w:id="993" w:author="Shiv Mangal Rahi" w:date="2019-12-05T15:34:00Z">
              <w:r w:rsidRPr="005F54FC">
                <w:rPr>
                  <w:rFonts w:ascii="Calibri" w:eastAsia="Times New Roman" w:hAnsi="Calibri" w:cs="Calibri"/>
                  <w:color w:val="000000"/>
                  <w:sz w:val="20"/>
                  <w:szCs w:val="20"/>
                  <w:lang w:val="en-US"/>
                </w:rPr>
                <w:t>TRUE</w:t>
              </w:r>
            </w:ins>
          </w:p>
        </w:tc>
      </w:tr>
      <w:tr w:rsidR="000757A1" w:rsidRPr="005F54FC" w14:paraId="6D9C48E9" w14:textId="72E802A3" w:rsidTr="00BC14DE">
        <w:trPr>
          <w:trHeight w:val="288"/>
          <w:ins w:id="994" w:author="Naveen Seth" w:date="2019-11-28T12:54:00Z"/>
          <w:trPrChange w:id="995" w:author="Shiv Mangal Rahi" w:date="2019-12-05T15:34:00Z">
            <w:trPr>
              <w:trHeight w:val="288"/>
            </w:trPr>
          </w:trPrChange>
        </w:trPr>
        <w:tc>
          <w:tcPr>
            <w:tcW w:w="2520" w:type="dxa"/>
            <w:tcBorders>
              <w:top w:val="nil"/>
              <w:left w:val="single" w:sz="4" w:space="0" w:color="auto"/>
              <w:bottom w:val="single" w:sz="4" w:space="0" w:color="auto"/>
              <w:right w:val="single" w:sz="4" w:space="0" w:color="auto"/>
            </w:tcBorders>
            <w:shd w:val="clear" w:color="000000" w:fill="D9D9D9"/>
            <w:vAlign w:val="center"/>
            <w:hideMark/>
            <w:tcPrChange w:id="996" w:author="Shiv Mangal Rahi" w:date="2019-12-05T15:34:00Z">
              <w:tcPr>
                <w:tcW w:w="2740" w:type="dxa"/>
                <w:tcBorders>
                  <w:top w:val="nil"/>
                  <w:left w:val="single" w:sz="4" w:space="0" w:color="auto"/>
                  <w:bottom w:val="single" w:sz="4" w:space="0" w:color="auto"/>
                  <w:right w:val="single" w:sz="4" w:space="0" w:color="auto"/>
                </w:tcBorders>
                <w:shd w:val="clear" w:color="000000" w:fill="D9D9D9"/>
                <w:vAlign w:val="center"/>
                <w:hideMark/>
              </w:tcPr>
            </w:tcPrChange>
          </w:tcPr>
          <w:p w14:paraId="542965CC" w14:textId="77777777" w:rsidR="000757A1" w:rsidRPr="005F54FC" w:rsidRDefault="000757A1" w:rsidP="00BC14DE">
            <w:pPr>
              <w:rPr>
                <w:ins w:id="997" w:author="Naveen Seth" w:date="2019-11-28T12:54:00Z"/>
                <w:rFonts w:ascii="Calibri" w:eastAsia="Times New Roman" w:hAnsi="Calibri" w:cs="Calibri"/>
                <w:color w:val="000000"/>
                <w:sz w:val="20"/>
                <w:szCs w:val="20"/>
                <w:lang w:val="en-US"/>
              </w:rPr>
            </w:pPr>
            <w:ins w:id="998" w:author="Naveen Seth" w:date="2019-11-28T12:54:00Z">
              <w:r w:rsidRPr="005F54FC">
                <w:rPr>
                  <w:rFonts w:ascii="Calibri" w:eastAsia="Times New Roman" w:hAnsi="Calibri" w:cs="Calibri"/>
                  <w:color w:val="000000"/>
                  <w:sz w:val="20"/>
                  <w:szCs w:val="20"/>
                  <w:lang w:val="en-US"/>
                </w:rPr>
                <w:t>Is Editable</w:t>
              </w:r>
            </w:ins>
          </w:p>
        </w:tc>
        <w:tc>
          <w:tcPr>
            <w:tcW w:w="1928" w:type="dxa"/>
            <w:tcBorders>
              <w:top w:val="nil"/>
              <w:left w:val="nil"/>
              <w:bottom w:val="single" w:sz="4" w:space="0" w:color="auto"/>
              <w:right w:val="single" w:sz="4" w:space="0" w:color="auto"/>
            </w:tcBorders>
            <w:shd w:val="clear" w:color="000000" w:fill="D9D9D9"/>
            <w:vAlign w:val="center"/>
            <w:hideMark/>
            <w:tcPrChange w:id="999" w:author="Shiv Mangal Rahi" w:date="2019-12-05T15:34:00Z">
              <w:tcPr>
                <w:tcW w:w="2740" w:type="dxa"/>
                <w:tcBorders>
                  <w:top w:val="nil"/>
                  <w:left w:val="nil"/>
                  <w:bottom w:val="single" w:sz="4" w:space="0" w:color="auto"/>
                  <w:right w:val="single" w:sz="4" w:space="0" w:color="auto"/>
                </w:tcBorders>
                <w:shd w:val="clear" w:color="000000" w:fill="D9D9D9"/>
                <w:vAlign w:val="center"/>
                <w:hideMark/>
              </w:tcPr>
            </w:tcPrChange>
          </w:tcPr>
          <w:p w14:paraId="53332EEE" w14:textId="77777777" w:rsidR="000757A1" w:rsidRPr="005F54FC" w:rsidRDefault="000757A1" w:rsidP="00BC14DE">
            <w:pPr>
              <w:rPr>
                <w:ins w:id="1000" w:author="Naveen Seth" w:date="2019-11-28T12:54:00Z"/>
                <w:rFonts w:ascii="Calibri" w:eastAsia="Times New Roman" w:hAnsi="Calibri" w:cs="Calibri"/>
                <w:color w:val="000000"/>
                <w:sz w:val="20"/>
                <w:szCs w:val="20"/>
                <w:lang w:val="en-US"/>
              </w:rPr>
            </w:pPr>
            <w:ins w:id="1001" w:author="Naveen Seth" w:date="2019-11-28T12:54:00Z">
              <w:r w:rsidRPr="005F54FC">
                <w:rPr>
                  <w:rFonts w:ascii="Calibri" w:eastAsia="Times New Roman" w:hAnsi="Calibri" w:cs="Calibri"/>
                  <w:color w:val="000000"/>
                  <w:sz w:val="20"/>
                  <w:szCs w:val="20"/>
                  <w:lang w:val="en-US"/>
                </w:rPr>
                <w:t>TRUE</w:t>
              </w:r>
            </w:ins>
          </w:p>
        </w:tc>
        <w:tc>
          <w:tcPr>
            <w:tcW w:w="1402" w:type="dxa"/>
            <w:tcBorders>
              <w:top w:val="nil"/>
              <w:left w:val="nil"/>
              <w:bottom w:val="single" w:sz="4" w:space="0" w:color="auto"/>
              <w:right w:val="single" w:sz="4" w:space="0" w:color="auto"/>
            </w:tcBorders>
            <w:shd w:val="clear" w:color="000000" w:fill="D9D9D9"/>
            <w:vAlign w:val="center"/>
            <w:tcPrChange w:id="1002"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05A527A7" w14:textId="63763221" w:rsidR="000757A1" w:rsidRPr="005F54FC" w:rsidRDefault="000757A1" w:rsidP="00BC14DE">
            <w:pPr>
              <w:rPr>
                <w:ins w:id="1003" w:author="Shiv Mangal Rahi" w:date="2019-12-05T15:32:00Z"/>
                <w:rFonts w:ascii="Calibri" w:eastAsia="Times New Roman" w:hAnsi="Calibri" w:cs="Calibri"/>
                <w:color w:val="000000"/>
                <w:sz w:val="20"/>
                <w:szCs w:val="20"/>
                <w:lang w:val="en-US"/>
              </w:rPr>
            </w:pPr>
            <w:ins w:id="1004" w:author="Shiv Mangal Rahi" w:date="2019-12-05T15:34:00Z">
              <w:r w:rsidRPr="005F54FC">
                <w:rPr>
                  <w:rFonts w:ascii="Calibri" w:eastAsia="Times New Roman" w:hAnsi="Calibri" w:cs="Calibri"/>
                  <w:color w:val="000000"/>
                  <w:sz w:val="20"/>
                  <w:szCs w:val="20"/>
                  <w:lang w:val="en-US"/>
                </w:rPr>
                <w:t>TRUE</w:t>
              </w:r>
            </w:ins>
          </w:p>
        </w:tc>
        <w:tc>
          <w:tcPr>
            <w:tcW w:w="1170" w:type="dxa"/>
            <w:tcBorders>
              <w:top w:val="nil"/>
              <w:left w:val="nil"/>
              <w:bottom w:val="single" w:sz="4" w:space="0" w:color="auto"/>
              <w:right w:val="single" w:sz="4" w:space="0" w:color="auto"/>
            </w:tcBorders>
            <w:shd w:val="clear" w:color="000000" w:fill="D9D9D9"/>
            <w:vAlign w:val="center"/>
            <w:tcPrChange w:id="1005"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7DC2F9F5" w14:textId="228E5D3E" w:rsidR="000757A1" w:rsidRPr="005F54FC" w:rsidRDefault="000757A1" w:rsidP="00BC14DE">
            <w:pPr>
              <w:rPr>
                <w:ins w:id="1006" w:author="Shiv Mangal Rahi" w:date="2019-12-05T15:33:00Z"/>
                <w:rFonts w:ascii="Calibri" w:eastAsia="Times New Roman" w:hAnsi="Calibri" w:cs="Calibri"/>
                <w:color w:val="000000"/>
                <w:sz w:val="20"/>
                <w:szCs w:val="20"/>
                <w:lang w:val="en-US"/>
              </w:rPr>
            </w:pPr>
            <w:ins w:id="1007" w:author="Shiv Mangal Rahi" w:date="2019-12-05T15:34:00Z">
              <w:r w:rsidRPr="005F54FC">
                <w:rPr>
                  <w:rFonts w:ascii="Calibri" w:eastAsia="Times New Roman" w:hAnsi="Calibri" w:cs="Calibri"/>
                  <w:color w:val="000000"/>
                  <w:sz w:val="20"/>
                  <w:szCs w:val="20"/>
                  <w:lang w:val="en-US"/>
                </w:rPr>
                <w:t>TRUE</w:t>
              </w:r>
            </w:ins>
          </w:p>
        </w:tc>
        <w:tc>
          <w:tcPr>
            <w:tcW w:w="1098" w:type="dxa"/>
            <w:tcBorders>
              <w:top w:val="nil"/>
              <w:left w:val="nil"/>
              <w:bottom w:val="single" w:sz="4" w:space="0" w:color="auto"/>
              <w:right w:val="single" w:sz="4" w:space="0" w:color="auto"/>
            </w:tcBorders>
            <w:shd w:val="clear" w:color="000000" w:fill="D9D9D9"/>
            <w:vAlign w:val="center"/>
            <w:tcPrChange w:id="1008"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49BA1E6D" w14:textId="11BD0A0B" w:rsidR="000757A1" w:rsidRPr="005F54FC" w:rsidRDefault="000757A1" w:rsidP="00BC14DE">
            <w:pPr>
              <w:rPr>
                <w:ins w:id="1009" w:author="Shiv Mangal Rahi" w:date="2019-12-05T15:33:00Z"/>
                <w:rFonts w:ascii="Calibri" w:eastAsia="Times New Roman" w:hAnsi="Calibri" w:cs="Calibri"/>
                <w:color w:val="000000"/>
                <w:sz w:val="20"/>
                <w:szCs w:val="20"/>
                <w:lang w:val="en-US"/>
              </w:rPr>
            </w:pPr>
            <w:ins w:id="1010" w:author="Shiv Mangal Rahi" w:date="2019-12-05T15:34:00Z">
              <w:r w:rsidRPr="005F54FC">
                <w:rPr>
                  <w:rFonts w:ascii="Calibri" w:eastAsia="Times New Roman" w:hAnsi="Calibri" w:cs="Calibri"/>
                  <w:color w:val="000000"/>
                  <w:sz w:val="20"/>
                  <w:szCs w:val="20"/>
                  <w:lang w:val="en-US"/>
                </w:rPr>
                <w:t>TRUE</w:t>
              </w:r>
            </w:ins>
          </w:p>
        </w:tc>
      </w:tr>
      <w:tr w:rsidR="000757A1" w:rsidRPr="005F54FC" w14:paraId="34617E84" w14:textId="042E1524" w:rsidTr="00BC14DE">
        <w:trPr>
          <w:trHeight w:val="288"/>
          <w:ins w:id="1011" w:author="Naveen Seth" w:date="2019-11-28T12:54:00Z"/>
          <w:trPrChange w:id="1012" w:author="Shiv Mangal Rahi" w:date="2019-12-05T15:34:00Z">
            <w:trPr>
              <w:trHeight w:val="288"/>
            </w:trPr>
          </w:trPrChange>
        </w:trPr>
        <w:tc>
          <w:tcPr>
            <w:tcW w:w="2520" w:type="dxa"/>
            <w:tcBorders>
              <w:top w:val="nil"/>
              <w:left w:val="single" w:sz="4" w:space="0" w:color="auto"/>
              <w:bottom w:val="single" w:sz="4" w:space="0" w:color="auto"/>
              <w:right w:val="single" w:sz="4" w:space="0" w:color="auto"/>
            </w:tcBorders>
            <w:shd w:val="clear" w:color="000000" w:fill="D9D9D9"/>
            <w:vAlign w:val="center"/>
            <w:hideMark/>
            <w:tcPrChange w:id="1013" w:author="Shiv Mangal Rahi" w:date="2019-12-05T15:34:00Z">
              <w:tcPr>
                <w:tcW w:w="2740" w:type="dxa"/>
                <w:tcBorders>
                  <w:top w:val="nil"/>
                  <w:left w:val="single" w:sz="4" w:space="0" w:color="auto"/>
                  <w:bottom w:val="single" w:sz="4" w:space="0" w:color="auto"/>
                  <w:right w:val="single" w:sz="4" w:space="0" w:color="auto"/>
                </w:tcBorders>
                <w:shd w:val="clear" w:color="000000" w:fill="D9D9D9"/>
                <w:vAlign w:val="center"/>
                <w:hideMark/>
              </w:tcPr>
            </w:tcPrChange>
          </w:tcPr>
          <w:p w14:paraId="1FA5F46E" w14:textId="77777777" w:rsidR="000757A1" w:rsidRPr="005F54FC" w:rsidRDefault="000757A1" w:rsidP="00BC14DE">
            <w:pPr>
              <w:rPr>
                <w:ins w:id="1014" w:author="Naveen Seth" w:date="2019-11-28T12:54:00Z"/>
                <w:rFonts w:ascii="Calibri" w:eastAsia="Times New Roman" w:hAnsi="Calibri" w:cs="Calibri"/>
                <w:color w:val="000000"/>
                <w:sz w:val="20"/>
                <w:szCs w:val="20"/>
                <w:lang w:val="en-US"/>
              </w:rPr>
            </w:pPr>
            <w:ins w:id="1015" w:author="Naveen Seth" w:date="2019-11-28T12:54:00Z">
              <w:r w:rsidRPr="005F54FC">
                <w:rPr>
                  <w:rFonts w:ascii="Calibri" w:eastAsia="Times New Roman" w:hAnsi="Calibri" w:cs="Calibri"/>
                  <w:color w:val="000000"/>
                  <w:sz w:val="20"/>
                  <w:szCs w:val="20"/>
                  <w:lang w:val="en-US"/>
                </w:rPr>
                <w:t xml:space="preserve">Is </w:t>
              </w:r>
              <w:proofErr w:type="spellStart"/>
              <w:r w:rsidRPr="005F54FC">
                <w:rPr>
                  <w:rFonts w:ascii="Calibri" w:eastAsia="Times New Roman" w:hAnsi="Calibri" w:cs="Calibri"/>
                  <w:color w:val="000000"/>
                  <w:sz w:val="20"/>
                  <w:szCs w:val="20"/>
                  <w:lang w:val="en-US"/>
                </w:rPr>
                <w:t>Listable</w:t>
              </w:r>
              <w:proofErr w:type="spellEnd"/>
            </w:ins>
          </w:p>
        </w:tc>
        <w:tc>
          <w:tcPr>
            <w:tcW w:w="1928" w:type="dxa"/>
            <w:tcBorders>
              <w:top w:val="nil"/>
              <w:left w:val="nil"/>
              <w:bottom w:val="single" w:sz="4" w:space="0" w:color="auto"/>
              <w:right w:val="single" w:sz="4" w:space="0" w:color="auto"/>
            </w:tcBorders>
            <w:shd w:val="clear" w:color="000000" w:fill="D9D9D9"/>
            <w:vAlign w:val="center"/>
            <w:hideMark/>
            <w:tcPrChange w:id="1016" w:author="Shiv Mangal Rahi" w:date="2019-12-05T15:34:00Z">
              <w:tcPr>
                <w:tcW w:w="2740" w:type="dxa"/>
                <w:tcBorders>
                  <w:top w:val="nil"/>
                  <w:left w:val="nil"/>
                  <w:bottom w:val="single" w:sz="4" w:space="0" w:color="auto"/>
                  <w:right w:val="single" w:sz="4" w:space="0" w:color="auto"/>
                </w:tcBorders>
                <w:shd w:val="clear" w:color="000000" w:fill="D9D9D9"/>
                <w:vAlign w:val="center"/>
                <w:hideMark/>
              </w:tcPr>
            </w:tcPrChange>
          </w:tcPr>
          <w:p w14:paraId="3C9ED516" w14:textId="77777777" w:rsidR="000757A1" w:rsidRPr="005F54FC" w:rsidRDefault="000757A1" w:rsidP="00BC14DE">
            <w:pPr>
              <w:rPr>
                <w:ins w:id="1017" w:author="Naveen Seth" w:date="2019-11-28T12:54:00Z"/>
                <w:rFonts w:ascii="Calibri" w:eastAsia="Times New Roman" w:hAnsi="Calibri" w:cs="Calibri"/>
                <w:color w:val="000000"/>
                <w:sz w:val="20"/>
                <w:szCs w:val="20"/>
                <w:lang w:val="en-US"/>
              </w:rPr>
            </w:pPr>
            <w:ins w:id="1018" w:author="Naveen Seth" w:date="2019-11-28T12:54:00Z">
              <w:r w:rsidRPr="005F54FC">
                <w:rPr>
                  <w:rFonts w:ascii="Calibri" w:eastAsia="Times New Roman" w:hAnsi="Calibri" w:cs="Calibri"/>
                  <w:color w:val="000000"/>
                  <w:sz w:val="20"/>
                  <w:szCs w:val="20"/>
                  <w:lang w:val="en-US"/>
                </w:rPr>
                <w:t>TRUE</w:t>
              </w:r>
            </w:ins>
          </w:p>
        </w:tc>
        <w:tc>
          <w:tcPr>
            <w:tcW w:w="1402" w:type="dxa"/>
            <w:tcBorders>
              <w:top w:val="nil"/>
              <w:left w:val="nil"/>
              <w:bottom w:val="single" w:sz="4" w:space="0" w:color="auto"/>
              <w:right w:val="single" w:sz="4" w:space="0" w:color="auto"/>
            </w:tcBorders>
            <w:shd w:val="clear" w:color="000000" w:fill="D9D9D9"/>
            <w:vAlign w:val="center"/>
            <w:tcPrChange w:id="1019"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08DC16F8" w14:textId="486E15F9" w:rsidR="000757A1" w:rsidRPr="005F54FC" w:rsidRDefault="000757A1" w:rsidP="00BC14DE">
            <w:pPr>
              <w:rPr>
                <w:ins w:id="1020" w:author="Shiv Mangal Rahi" w:date="2019-12-05T15:32:00Z"/>
                <w:rFonts w:ascii="Calibri" w:eastAsia="Times New Roman" w:hAnsi="Calibri" w:cs="Calibri"/>
                <w:color w:val="000000"/>
                <w:sz w:val="20"/>
                <w:szCs w:val="20"/>
                <w:lang w:val="en-US"/>
              </w:rPr>
            </w:pPr>
            <w:ins w:id="1021" w:author="Shiv Mangal Rahi" w:date="2019-12-05T15:34:00Z">
              <w:r w:rsidRPr="005F54FC">
                <w:rPr>
                  <w:rFonts w:ascii="Calibri" w:eastAsia="Times New Roman" w:hAnsi="Calibri" w:cs="Calibri"/>
                  <w:color w:val="000000"/>
                  <w:sz w:val="20"/>
                  <w:szCs w:val="20"/>
                  <w:lang w:val="en-US"/>
                </w:rPr>
                <w:t>TRUE</w:t>
              </w:r>
            </w:ins>
          </w:p>
        </w:tc>
        <w:tc>
          <w:tcPr>
            <w:tcW w:w="1170" w:type="dxa"/>
            <w:tcBorders>
              <w:top w:val="nil"/>
              <w:left w:val="nil"/>
              <w:bottom w:val="single" w:sz="4" w:space="0" w:color="auto"/>
              <w:right w:val="single" w:sz="4" w:space="0" w:color="auto"/>
            </w:tcBorders>
            <w:shd w:val="clear" w:color="000000" w:fill="D9D9D9"/>
            <w:vAlign w:val="center"/>
            <w:tcPrChange w:id="1022"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53ABE569" w14:textId="4A9BDC94" w:rsidR="000757A1" w:rsidRPr="005F54FC" w:rsidRDefault="000757A1" w:rsidP="00BC14DE">
            <w:pPr>
              <w:rPr>
                <w:ins w:id="1023" w:author="Shiv Mangal Rahi" w:date="2019-12-05T15:33:00Z"/>
                <w:rFonts w:ascii="Calibri" w:eastAsia="Times New Roman" w:hAnsi="Calibri" w:cs="Calibri"/>
                <w:color w:val="000000"/>
                <w:sz w:val="20"/>
                <w:szCs w:val="20"/>
                <w:lang w:val="en-US"/>
              </w:rPr>
            </w:pPr>
            <w:ins w:id="1024" w:author="Shiv Mangal Rahi" w:date="2019-12-05T15:34:00Z">
              <w:r w:rsidRPr="005F54FC">
                <w:rPr>
                  <w:rFonts w:ascii="Calibri" w:eastAsia="Times New Roman" w:hAnsi="Calibri" w:cs="Calibri"/>
                  <w:color w:val="000000"/>
                  <w:sz w:val="20"/>
                  <w:szCs w:val="20"/>
                  <w:lang w:val="en-US"/>
                </w:rPr>
                <w:t>TRUE</w:t>
              </w:r>
            </w:ins>
          </w:p>
        </w:tc>
        <w:tc>
          <w:tcPr>
            <w:tcW w:w="1098" w:type="dxa"/>
            <w:tcBorders>
              <w:top w:val="nil"/>
              <w:left w:val="nil"/>
              <w:bottom w:val="single" w:sz="4" w:space="0" w:color="auto"/>
              <w:right w:val="single" w:sz="4" w:space="0" w:color="auto"/>
            </w:tcBorders>
            <w:shd w:val="clear" w:color="000000" w:fill="D9D9D9"/>
            <w:vAlign w:val="center"/>
            <w:tcPrChange w:id="1025"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76EDBBE0" w14:textId="1C370C68" w:rsidR="000757A1" w:rsidRPr="005F54FC" w:rsidRDefault="000757A1" w:rsidP="00BC14DE">
            <w:pPr>
              <w:rPr>
                <w:ins w:id="1026" w:author="Shiv Mangal Rahi" w:date="2019-12-05T15:33:00Z"/>
                <w:rFonts w:ascii="Calibri" w:eastAsia="Times New Roman" w:hAnsi="Calibri" w:cs="Calibri"/>
                <w:color w:val="000000"/>
                <w:sz w:val="20"/>
                <w:szCs w:val="20"/>
                <w:lang w:val="en-US"/>
              </w:rPr>
            </w:pPr>
            <w:ins w:id="1027" w:author="Shiv Mangal Rahi" w:date="2019-12-05T15:34:00Z">
              <w:r w:rsidRPr="005F54FC">
                <w:rPr>
                  <w:rFonts w:ascii="Calibri" w:eastAsia="Times New Roman" w:hAnsi="Calibri" w:cs="Calibri"/>
                  <w:color w:val="000000"/>
                  <w:sz w:val="20"/>
                  <w:szCs w:val="20"/>
                  <w:lang w:val="en-US"/>
                </w:rPr>
                <w:t>TRUE</w:t>
              </w:r>
            </w:ins>
          </w:p>
        </w:tc>
      </w:tr>
      <w:tr w:rsidR="000757A1" w:rsidRPr="005F54FC" w14:paraId="3CE37F41" w14:textId="194D6A40" w:rsidTr="00BC14DE">
        <w:trPr>
          <w:trHeight w:val="288"/>
          <w:ins w:id="1028" w:author="Naveen Seth" w:date="2019-11-28T12:54:00Z"/>
          <w:trPrChange w:id="1029" w:author="Shiv Mangal Rahi" w:date="2019-12-05T15:34:00Z">
            <w:trPr>
              <w:trHeight w:val="288"/>
            </w:trPr>
          </w:trPrChange>
        </w:trPr>
        <w:tc>
          <w:tcPr>
            <w:tcW w:w="2520" w:type="dxa"/>
            <w:tcBorders>
              <w:top w:val="nil"/>
              <w:left w:val="single" w:sz="4" w:space="0" w:color="auto"/>
              <w:bottom w:val="single" w:sz="4" w:space="0" w:color="auto"/>
              <w:right w:val="single" w:sz="4" w:space="0" w:color="auto"/>
            </w:tcBorders>
            <w:shd w:val="clear" w:color="000000" w:fill="D9D9D9"/>
            <w:vAlign w:val="center"/>
            <w:hideMark/>
            <w:tcPrChange w:id="1030" w:author="Shiv Mangal Rahi" w:date="2019-12-05T15:34:00Z">
              <w:tcPr>
                <w:tcW w:w="2740" w:type="dxa"/>
                <w:tcBorders>
                  <w:top w:val="nil"/>
                  <w:left w:val="single" w:sz="4" w:space="0" w:color="auto"/>
                  <w:bottom w:val="single" w:sz="4" w:space="0" w:color="auto"/>
                  <w:right w:val="single" w:sz="4" w:space="0" w:color="auto"/>
                </w:tcBorders>
                <w:shd w:val="clear" w:color="000000" w:fill="D9D9D9"/>
                <w:vAlign w:val="center"/>
                <w:hideMark/>
              </w:tcPr>
            </w:tcPrChange>
          </w:tcPr>
          <w:p w14:paraId="1B3F5969" w14:textId="77777777" w:rsidR="000757A1" w:rsidRPr="005F54FC" w:rsidRDefault="000757A1" w:rsidP="00BC14DE">
            <w:pPr>
              <w:rPr>
                <w:ins w:id="1031" w:author="Naveen Seth" w:date="2019-11-28T12:54:00Z"/>
                <w:rFonts w:ascii="Calibri" w:eastAsia="Times New Roman" w:hAnsi="Calibri" w:cs="Calibri"/>
                <w:color w:val="000000"/>
                <w:sz w:val="20"/>
                <w:szCs w:val="20"/>
                <w:lang w:val="en-US"/>
              </w:rPr>
            </w:pPr>
            <w:ins w:id="1032" w:author="Naveen Seth" w:date="2019-11-28T12:54:00Z">
              <w:r w:rsidRPr="005F54FC">
                <w:rPr>
                  <w:rFonts w:ascii="Calibri" w:eastAsia="Times New Roman" w:hAnsi="Calibri" w:cs="Calibri"/>
                  <w:color w:val="000000"/>
                  <w:sz w:val="20"/>
                  <w:szCs w:val="20"/>
                  <w:lang w:val="en-US"/>
                </w:rPr>
                <w:t>Is Required</w:t>
              </w:r>
            </w:ins>
          </w:p>
        </w:tc>
        <w:tc>
          <w:tcPr>
            <w:tcW w:w="1928" w:type="dxa"/>
            <w:tcBorders>
              <w:top w:val="nil"/>
              <w:left w:val="nil"/>
              <w:bottom w:val="single" w:sz="4" w:space="0" w:color="auto"/>
              <w:right w:val="single" w:sz="4" w:space="0" w:color="auto"/>
            </w:tcBorders>
            <w:shd w:val="clear" w:color="000000" w:fill="D9D9D9"/>
            <w:vAlign w:val="center"/>
            <w:hideMark/>
            <w:tcPrChange w:id="1033" w:author="Shiv Mangal Rahi" w:date="2019-12-05T15:34:00Z">
              <w:tcPr>
                <w:tcW w:w="2740" w:type="dxa"/>
                <w:tcBorders>
                  <w:top w:val="nil"/>
                  <w:left w:val="nil"/>
                  <w:bottom w:val="single" w:sz="4" w:space="0" w:color="auto"/>
                  <w:right w:val="single" w:sz="4" w:space="0" w:color="auto"/>
                </w:tcBorders>
                <w:shd w:val="clear" w:color="000000" w:fill="D9D9D9"/>
                <w:vAlign w:val="center"/>
                <w:hideMark/>
              </w:tcPr>
            </w:tcPrChange>
          </w:tcPr>
          <w:p w14:paraId="6855C13F" w14:textId="08E5C5DF" w:rsidR="000757A1" w:rsidRPr="005F54FC" w:rsidRDefault="000757A1" w:rsidP="00BC14DE">
            <w:pPr>
              <w:rPr>
                <w:ins w:id="1034" w:author="Naveen Seth" w:date="2019-11-28T12:54:00Z"/>
                <w:rFonts w:ascii="Calibri" w:eastAsia="Times New Roman" w:hAnsi="Calibri" w:cs="Calibri"/>
                <w:color w:val="000000"/>
                <w:sz w:val="20"/>
                <w:szCs w:val="20"/>
                <w:lang w:val="en-US"/>
              </w:rPr>
            </w:pPr>
            <w:ins w:id="1035" w:author="Naveen Seth" w:date="2019-11-28T12:54:00Z">
              <w:del w:id="1036" w:author="Shiv Mangal Rahi" w:date="2019-12-05T13:49:00Z">
                <w:r w:rsidRPr="005F54FC" w:rsidDel="00483A6B">
                  <w:rPr>
                    <w:rFonts w:ascii="Calibri" w:eastAsia="Times New Roman" w:hAnsi="Calibri" w:cs="Calibri"/>
                    <w:color w:val="000000"/>
                    <w:sz w:val="20"/>
                    <w:szCs w:val="20"/>
                    <w:lang w:val="en-US"/>
                  </w:rPr>
                  <w:delText>FALSE</w:delText>
                </w:r>
              </w:del>
            </w:ins>
            <w:ins w:id="1037" w:author="Shiv Mangal Rahi" w:date="2019-12-05T13:49:00Z">
              <w:r>
                <w:rPr>
                  <w:rFonts w:ascii="Calibri" w:eastAsia="Times New Roman" w:hAnsi="Calibri" w:cs="Calibri"/>
                  <w:color w:val="000000"/>
                  <w:sz w:val="20"/>
                  <w:szCs w:val="20"/>
                  <w:lang w:val="en-US"/>
                </w:rPr>
                <w:t>TRUE</w:t>
              </w:r>
            </w:ins>
          </w:p>
        </w:tc>
        <w:tc>
          <w:tcPr>
            <w:tcW w:w="1402" w:type="dxa"/>
            <w:tcBorders>
              <w:top w:val="nil"/>
              <w:left w:val="nil"/>
              <w:bottom w:val="single" w:sz="4" w:space="0" w:color="auto"/>
              <w:right w:val="single" w:sz="4" w:space="0" w:color="auto"/>
            </w:tcBorders>
            <w:shd w:val="clear" w:color="000000" w:fill="D9D9D9"/>
            <w:vAlign w:val="center"/>
            <w:tcPrChange w:id="1038"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3CB7B19E" w14:textId="424DC035" w:rsidR="000757A1" w:rsidRPr="005F54FC" w:rsidDel="00483A6B" w:rsidRDefault="000757A1" w:rsidP="00BC14DE">
            <w:pPr>
              <w:rPr>
                <w:ins w:id="1039" w:author="Shiv Mangal Rahi" w:date="2019-12-05T15:32:00Z"/>
                <w:rFonts w:ascii="Calibri" w:eastAsia="Times New Roman" w:hAnsi="Calibri" w:cs="Calibri"/>
                <w:color w:val="000000"/>
                <w:sz w:val="20"/>
                <w:szCs w:val="20"/>
                <w:lang w:val="en-US"/>
              </w:rPr>
            </w:pPr>
            <w:ins w:id="1040" w:author="Shiv Mangal Rahi" w:date="2019-12-05T15:34:00Z">
              <w:r>
                <w:rPr>
                  <w:rFonts w:ascii="Calibri" w:eastAsia="Times New Roman" w:hAnsi="Calibri" w:cs="Calibri"/>
                  <w:color w:val="000000"/>
                  <w:sz w:val="20"/>
                  <w:szCs w:val="20"/>
                  <w:lang w:val="en-US"/>
                </w:rPr>
                <w:t>TRUE</w:t>
              </w:r>
            </w:ins>
          </w:p>
        </w:tc>
        <w:tc>
          <w:tcPr>
            <w:tcW w:w="1170" w:type="dxa"/>
            <w:tcBorders>
              <w:top w:val="nil"/>
              <w:left w:val="nil"/>
              <w:bottom w:val="single" w:sz="4" w:space="0" w:color="auto"/>
              <w:right w:val="single" w:sz="4" w:space="0" w:color="auto"/>
            </w:tcBorders>
            <w:shd w:val="clear" w:color="000000" w:fill="D9D9D9"/>
            <w:vAlign w:val="center"/>
            <w:tcPrChange w:id="1041"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2B43FA7C" w14:textId="5869F76D" w:rsidR="000757A1" w:rsidRPr="005F54FC" w:rsidDel="00483A6B" w:rsidRDefault="000757A1" w:rsidP="00BC14DE">
            <w:pPr>
              <w:rPr>
                <w:ins w:id="1042" w:author="Shiv Mangal Rahi" w:date="2019-12-05T15:33:00Z"/>
                <w:rFonts w:ascii="Calibri" w:eastAsia="Times New Roman" w:hAnsi="Calibri" w:cs="Calibri"/>
                <w:color w:val="000000"/>
                <w:sz w:val="20"/>
                <w:szCs w:val="20"/>
                <w:lang w:val="en-US"/>
              </w:rPr>
            </w:pPr>
            <w:ins w:id="1043" w:author="Shiv Mangal Rahi" w:date="2019-12-05T15:34:00Z">
              <w:r>
                <w:rPr>
                  <w:rFonts w:ascii="Calibri" w:eastAsia="Times New Roman" w:hAnsi="Calibri" w:cs="Calibri"/>
                  <w:color w:val="000000"/>
                  <w:sz w:val="20"/>
                  <w:szCs w:val="20"/>
                  <w:lang w:val="en-US"/>
                </w:rPr>
                <w:t>TRUE</w:t>
              </w:r>
            </w:ins>
          </w:p>
        </w:tc>
        <w:tc>
          <w:tcPr>
            <w:tcW w:w="1098" w:type="dxa"/>
            <w:tcBorders>
              <w:top w:val="nil"/>
              <w:left w:val="nil"/>
              <w:bottom w:val="single" w:sz="4" w:space="0" w:color="auto"/>
              <w:right w:val="single" w:sz="4" w:space="0" w:color="auto"/>
            </w:tcBorders>
            <w:shd w:val="clear" w:color="000000" w:fill="D9D9D9"/>
            <w:vAlign w:val="center"/>
            <w:tcPrChange w:id="1044"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49F1E60D" w14:textId="06E3C568" w:rsidR="000757A1" w:rsidRPr="005F54FC" w:rsidDel="00483A6B" w:rsidRDefault="000757A1" w:rsidP="00BC14DE">
            <w:pPr>
              <w:rPr>
                <w:ins w:id="1045" w:author="Shiv Mangal Rahi" w:date="2019-12-05T15:33:00Z"/>
                <w:rFonts w:ascii="Calibri" w:eastAsia="Times New Roman" w:hAnsi="Calibri" w:cs="Calibri"/>
                <w:color w:val="000000"/>
                <w:sz w:val="20"/>
                <w:szCs w:val="20"/>
                <w:lang w:val="en-US"/>
              </w:rPr>
            </w:pPr>
            <w:ins w:id="1046" w:author="Shiv Mangal Rahi" w:date="2019-12-05T15:34:00Z">
              <w:r>
                <w:rPr>
                  <w:rFonts w:ascii="Calibri" w:eastAsia="Times New Roman" w:hAnsi="Calibri" w:cs="Calibri"/>
                  <w:color w:val="000000"/>
                  <w:sz w:val="20"/>
                  <w:szCs w:val="20"/>
                  <w:lang w:val="en-US"/>
                </w:rPr>
                <w:t>TRUE</w:t>
              </w:r>
            </w:ins>
          </w:p>
        </w:tc>
      </w:tr>
      <w:tr w:rsidR="000757A1" w:rsidRPr="005F54FC" w14:paraId="718FF1F9" w14:textId="60136187" w:rsidTr="00BC14DE">
        <w:trPr>
          <w:trHeight w:val="288"/>
          <w:ins w:id="1047" w:author="Naveen Seth" w:date="2019-11-28T12:54:00Z"/>
          <w:trPrChange w:id="1048" w:author="Shiv Mangal Rahi" w:date="2019-12-05T15:34:00Z">
            <w:trPr>
              <w:trHeight w:val="288"/>
            </w:trPr>
          </w:trPrChange>
        </w:trPr>
        <w:tc>
          <w:tcPr>
            <w:tcW w:w="2520" w:type="dxa"/>
            <w:tcBorders>
              <w:top w:val="nil"/>
              <w:left w:val="single" w:sz="4" w:space="0" w:color="auto"/>
              <w:bottom w:val="single" w:sz="4" w:space="0" w:color="auto"/>
              <w:right w:val="single" w:sz="4" w:space="0" w:color="auto"/>
            </w:tcBorders>
            <w:shd w:val="clear" w:color="000000" w:fill="D9D9D9"/>
            <w:vAlign w:val="center"/>
            <w:hideMark/>
            <w:tcPrChange w:id="1049" w:author="Shiv Mangal Rahi" w:date="2019-12-05T15:34:00Z">
              <w:tcPr>
                <w:tcW w:w="2740" w:type="dxa"/>
                <w:tcBorders>
                  <w:top w:val="nil"/>
                  <w:left w:val="single" w:sz="4" w:space="0" w:color="auto"/>
                  <w:bottom w:val="single" w:sz="4" w:space="0" w:color="auto"/>
                  <w:right w:val="single" w:sz="4" w:space="0" w:color="auto"/>
                </w:tcBorders>
                <w:shd w:val="clear" w:color="000000" w:fill="D9D9D9"/>
                <w:vAlign w:val="center"/>
                <w:hideMark/>
              </w:tcPr>
            </w:tcPrChange>
          </w:tcPr>
          <w:p w14:paraId="7E95B3A1" w14:textId="77777777" w:rsidR="000757A1" w:rsidRPr="005F54FC" w:rsidRDefault="000757A1" w:rsidP="00BC14DE">
            <w:pPr>
              <w:rPr>
                <w:ins w:id="1050" w:author="Naveen Seth" w:date="2019-11-28T12:54:00Z"/>
                <w:rFonts w:ascii="Calibri" w:eastAsia="Times New Roman" w:hAnsi="Calibri" w:cs="Calibri"/>
                <w:color w:val="000000"/>
                <w:sz w:val="20"/>
                <w:szCs w:val="20"/>
                <w:lang w:val="en-US"/>
              </w:rPr>
            </w:pPr>
            <w:ins w:id="1051" w:author="Naveen Seth" w:date="2019-11-28T12:54:00Z">
              <w:r w:rsidRPr="005F54FC">
                <w:rPr>
                  <w:rFonts w:ascii="Calibri" w:eastAsia="Times New Roman" w:hAnsi="Calibri" w:cs="Calibri"/>
                  <w:color w:val="000000"/>
                  <w:sz w:val="20"/>
                  <w:szCs w:val="20"/>
                  <w:lang w:val="en-US"/>
                </w:rPr>
                <w:t>Part of Key</w:t>
              </w:r>
            </w:ins>
          </w:p>
        </w:tc>
        <w:tc>
          <w:tcPr>
            <w:tcW w:w="1928" w:type="dxa"/>
            <w:tcBorders>
              <w:top w:val="nil"/>
              <w:left w:val="nil"/>
              <w:bottom w:val="single" w:sz="4" w:space="0" w:color="auto"/>
              <w:right w:val="single" w:sz="4" w:space="0" w:color="auto"/>
            </w:tcBorders>
            <w:shd w:val="clear" w:color="000000" w:fill="D9D9D9"/>
            <w:vAlign w:val="center"/>
            <w:hideMark/>
            <w:tcPrChange w:id="1052" w:author="Shiv Mangal Rahi" w:date="2019-12-05T15:34:00Z">
              <w:tcPr>
                <w:tcW w:w="2740" w:type="dxa"/>
                <w:tcBorders>
                  <w:top w:val="nil"/>
                  <w:left w:val="nil"/>
                  <w:bottom w:val="single" w:sz="4" w:space="0" w:color="auto"/>
                  <w:right w:val="single" w:sz="4" w:space="0" w:color="auto"/>
                </w:tcBorders>
                <w:shd w:val="clear" w:color="000000" w:fill="D9D9D9"/>
                <w:vAlign w:val="center"/>
                <w:hideMark/>
              </w:tcPr>
            </w:tcPrChange>
          </w:tcPr>
          <w:p w14:paraId="50193195" w14:textId="77777777" w:rsidR="000757A1" w:rsidRPr="005F54FC" w:rsidRDefault="000757A1" w:rsidP="00BC14DE">
            <w:pPr>
              <w:rPr>
                <w:ins w:id="1053" w:author="Naveen Seth" w:date="2019-11-28T12:54:00Z"/>
                <w:rFonts w:ascii="Calibri" w:eastAsia="Times New Roman" w:hAnsi="Calibri" w:cs="Calibri"/>
                <w:color w:val="000000"/>
                <w:sz w:val="20"/>
                <w:szCs w:val="20"/>
                <w:lang w:val="en-US"/>
              </w:rPr>
            </w:pPr>
            <w:ins w:id="1054" w:author="Naveen Seth" w:date="2019-11-28T12:54:00Z">
              <w:r w:rsidRPr="005F54FC">
                <w:rPr>
                  <w:rFonts w:ascii="Calibri" w:eastAsia="Times New Roman" w:hAnsi="Calibri" w:cs="Calibri"/>
                  <w:color w:val="000000"/>
                  <w:sz w:val="20"/>
                  <w:szCs w:val="20"/>
                  <w:lang w:val="en-US"/>
                </w:rPr>
                <w:t>N/A</w:t>
              </w:r>
            </w:ins>
          </w:p>
        </w:tc>
        <w:tc>
          <w:tcPr>
            <w:tcW w:w="1402" w:type="dxa"/>
            <w:tcBorders>
              <w:top w:val="nil"/>
              <w:left w:val="nil"/>
              <w:bottom w:val="single" w:sz="4" w:space="0" w:color="auto"/>
              <w:right w:val="single" w:sz="4" w:space="0" w:color="auto"/>
            </w:tcBorders>
            <w:shd w:val="clear" w:color="000000" w:fill="D9D9D9"/>
            <w:vAlign w:val="center"/>
            <w:tcPrChange w:id="1055"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3D76EC62" w14:textId="3BD3876C" w:rsidR="000757A1" w:rsidRPr="005F54FC" w:rsidRDefault="000757A1" w:rsidP="00BC14DE">
            <w:pPr>
              <w:rPr>
                <w:ins w:id="1056" w:author="Shiv Mangal Rahi" w:date="2019-12-05T15:32:00Z"/>
                <w:rFonts w:ascii="Calibri" w:eastAsia="Times New Roman" w:hAnsi="Calibri" w:cs="Calibri"/>
                <w:color w:val="000000"/>
                <w:sz w:val="20"/>
                <w:szCs w:val="20"/>
                <w:lang w:val="en-US"/>
              </w:rPr>
            </w:pPr>
            <w:ins w:id="1057" w:author="Shiv Mangal Rahi" w:date="2019-12-05T15:34:00Z">
              <w:r w:rsidRPr="005F54FC">
                <w:rPr>
                  <w:rFonts w:ascii="Calibri" w:eastAsia="Times New Roman" w:hAnsi="Calibri" w:cs="Calibri"/>
                  <w:color w:val="000000"/>
                  <w:sz w:val="20"/>
                  <w:szCs w:val="20"/>
                  <w:lang w:val="en-US"/>
                </w:rPr>
                <w:t>N/A</w:t>
              </w:r>
            </w:ins>
          </w:p>
        </w:tc>
        <w:tc>
          <w:tcPr>
            <w:tcW w:w="1170" w:type="dxa"/>
            <w:tcBorders>
              <w:top w:val="nil"/>
              <w:left w:val="nil"/>
              <w:bottom w:val="single" w:sz="4" w:space="0" w:color="auto"/>
              <w:right w:val="single" w:sz="4" w:space="0" w:color="auto"/>
            </w:tcBorders>
            <w:shd w:val="clear" w:color="000000" w:fill="D9D9D9"/>
            <w:vAlign w:val="center"/>
            <w:tcPrChange w:id="1058"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48FCAE65" w14:textId="7445EC62" w:rsidR="000757A1" w:rsidRPr="005F54FC" w:rsidRDefault="000757A1" w:rsidP="00BC14DE">
            <w:pPr>
              <w:rPr>
                <w:ins w:id="1059" w:author="Shiv Mangal Rahi" w:date="2019-12-05T15:33:00Z"/>
                <w:rFonts w:ascii="Calibri" w:eastAsia="Times New Roman" w:hAnsi="Calibri" w:cs="Calibri"/>
                <w:color w:val="000000"/>
                <w:sz w:val="20"/>
                <w:szCs w:val="20"/>
                <w:lang w:val="en-US"/>
              </w:rPr>
            </w:pPr>
            <w:ins w:id="1060" w:author="Shiv Mangal Rahi" w:date="2019-12-05T15:34:00Z">
              <w:r w:rsidRPr="005F54FC">
                <w:rPr>
                  <w:rFonts w:ascii="Calibri" w:eastAsia="Times New Roman" w:hAnsi="Calibri" w:cs="Calibri"/>
                  <w:color w:val="000000"/>
                  <w:sz w:val="20"/>
                  <w:szCs w:val="20"/>
                  <w:lang w:val="en-US"/>
                </w:rPr>
                <w:t>N/A</w:t>
              </w:r>
            </w:ins>
          </w:p>
        </w:tc>
        <w:tc>
          <w:tcPr>
            <w:tcW w:w="1098" w:type="dxa"/>
            <w:tcBorders>
              <w:top w:val="nil"/>
              <w:left w:val="nil"/>
              <w:bottom w:val="single" w:sz="4" w:space="0" w:color="auto"/>
              <w:right w:val="single" w:sz="4" w:space="0" w:color="auto"/>
            </w:tcBorders>
            <w:shd w:val="clear" w:color="000000" w:fill="D9D9D9"/>
            <w:vAlign w:val="center"/>
            <w:tcPrChange w:id="1061"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62916BF5" w14:textId="6B18CF2A" w:rsidR="000757A1" w:rsidRPr="005F54FC" w:rsidRDefault="000757A1" w:rsidP="00BC14DE">
            <w:pPr>
              <w:rPr>
                <w:ins w:id="1062" w:author="Shiv Mangal Rahi" w:date="2019-12-05T15:33:00Z"/>
                <w:rFonts w:ascii="Calibri" w:eastAsia="Times New Roman" w:hAnsi="Calibri" w:cs="Calibri"/>
                <w:color w:val="000000"/>
                <w:sz w:val="20"/>
                <w:szCs w:val="20"/>
                <w:lang w:val="en-US"/>
              </w:rPr>
            </w:pPr>
            <w:ins w:id="1063" w:author="Shiv Mangal Rahi" w:date="2019-12-05T15:34:00Z">
              <w:r w:rsidRPr="005F54FC">
                <w:rPr>
                  <w:rFonts w:ascii="Calibri" w:eastAsia="Times New Roman" w:hAnsi="Calibri" w:cs="Calibri"/>
                  <w:color w:val="000000"/>
                  <w:sz w:val="20"/>
                  <w:szCs w:val="20"/>
                  <w:lang w:val="en-US"/>
                </w:rPr>
                <w:t>N/A</w:t>
              </w:r>
            </w:ins>
          </w:p>
        </w:tc>
      </w:tr>
      <w:tr w:rsidR="000757A1" w:rsidRPr="005F54FC" w14:paraId="78B709DA" w14:textId="7FE76FC4" w:rsidTr="00BC14DE">
        <w:trPr>
          <w:trHeight w:val="288"/>
          <w:ins w:id="1064" w:author="Naveen Seth" w:date="2019-11-28T12:54:00Z"/>
          <w:trPrChange w:id="1065" w:author="Shiv Mangal Rahi" w:date="2019-12-05T15:34:00Z">
            <w:trPr>
              <w:trHeight w:val="288"/>
            </w:trPr>
          </w:trPrChange>
        </w:trPr>
        <w:tc>
          <w:tcPr>
            <w:tcW w:w="2520" w:type="dxa"/>
            <w:tcBorders>
              <w:top w:val="nil"/>
              <w:left w:val="single" w:sz="4" w:space="0" w:color="auto"/>
              <w:bottom w:val="single" w:sz="4" w:space="0" w:color="auto"/>
              <w:right w:val="single" w:sz="4" w:space="0" w:color="auto"/>
            </w:tcBorders>
            <w:shd w:val="clear" w:color="000000" w:fill="D9D9D9"/>
            <w:vAlign w:val="center"/>
            <w:hideMark/>
            <w:tcPrChange w:id="1066" w:author="Shiv Mangal Rahi" w:date="2019-12-05T15:34:00Z">
              <w:tcPr>
                <w:tcW w:w="2740" w:type="dxa"/>
                <w:tcBorders>
                  <w:top w:val="nil"/>
                  <w:left w:val="single" w:sz="4" w:space="0" w:color="auto"/>
                  <w:bottom w:val="single" w:sz="4" w:space="0" w:color="auto"/>
                  <w:right w:val="single" w:sz="4" w:space="0" w:color="auto"/>
                </w:tcBorders>
                <w:shd w:val="clear" w:color="000000" w:fill="D9D9D9"/>
                <w:vAlign w:val="center"/>
                <w:hideMark/>
              </w:tcPr>
            </w:tcPrChange>
          </w:tcPr>
          <w:p w14:paraId="3A42DD49" w14:textId="77777777" w:rsidR="000757A1" w:rsidRPr="005F54FC" w:rsidRDefault="000757A1" w:rsidP="00BC14DE">
            <w:pPr>
              <w:rPr>
                <w:ins w:id="1067" w:author="Naveen Seth" w:date="2019-11-28T12:54:00Z"/>
                <w:rFonts w:ascii="Calibri" w:eastAsia="Times New Roman" w:hAnsi="Calibri" w:cs="Calibri"/>
                <w:color w:val="000000"/>
                <w:sz w:val="20"/>
                <w:szCs w:val="20"/>
                <w:lang w:val="en-US"/>
              </w:rPr>
            </w:pPr>
            <w:ins w:id="1068" w:author="Naveen Seth" w:date="2019-11-28T12:54:00Z">
              <w:r w:rsidRPr="005F54FC">
                <w:rPr>
                  <w:rFonts w:ascii="Calibri" w:eastAsia="Times New Roman" w:hAnsi="Calibri" w:cs="Calibri"/>
                  <w:color w:val="000000"/>
                  <w:sz w:val="20"/>
                  <w:szCs w:val="20"/>
                  <w:lang w:val="en-US"/>
                </w:rPr>
                <w:t>Show As Top Level Filter</w:t>
              </w:r>
            </w:ins>
          </w:p>
        </w:tc>
        <w:tc>
          <w:tcPr>
            <w:tcW w:w="1928" w:type="dxa"/>
            <w:tcBorders>
              <w:top w:val="nil"/>
              <w:left w:val="nil"/>
              <w:bottom w:val="single" w:sz="4" w:space="0" w:color="auto"/>
              <w:right w:val="single" w:sz="4" w:space="0" w:color="auto"/>
            </w:tcBorders>
            <w:shd w:val="clear" w:color="000000" w:fill="D9D9D9"/>
            <w:vAlign w:val="center"/>
            <w:hideMark/>
            <w:tcPrChange w:id="1069" w:author="Shiv Mangal Rahi" w:date="2019-12-05T15:34:00Z">
              <w:tcPr>
                <w:tcW w:w="2740" w:type="dxa"/>
                <w:tcBorders>
                  <w:top w:val="nil"/>
                  <w:left w:val="nil"/>
                  <w:bottom w:val="single" w:sz="4" w:space="0" w:color="auto"/>
                  <w:right w:val="single" w:sz="4" w:space="0" w:color="auto"/>
                </w:tcBorders>
                <w:shd w:val="clear" w:color="000000" w:fill="D9D9D9"/>
                <w:vAlign w:val="center"/>
                <w:hideMark/>
              </w:tcPr>
            </w:tcPrChange>
          </w:tcPr>
          <w:p w14:paraId="32300EDD" w14:textId="77777777" w:rsidR="000757A1" w:rsidRPr="005F54FC" w:rsidRDefault="000757A1" w:rsidP="00BC14DE">
            <w:pPr>
              <w:rPr>
                <w:ins w:id="1070" w:author="Naveen Seth" w:date="2019-11-28T12:54:00Z"/>
                <w:rFonts w:ascii="Calibri" w:eastAsia="Times New Roman" w:hAnsi="Calibri" w:cs="Calibri"/>
                <w:color w:val="000000"/>
                <w:sz w:val="20"/>
                <w:szCs w:val="20"/>
                <w:lang w:val="en-US"/>
              </w:rPr>
            </w:pPr>
            <w:ins w:id="1071" w:author="Naveen Seth" w:date="2019-11-28T12:54:00Z">
              <w:r w:rsidRPr="005F54FC">
                <w:rPr>
                  <w:rFonts w:ascii="Calibri" w:eastAsia="Times New Roman" w:hAnsi="Calibri" w:cs="Calibri"/>
                  <w:color w:val="000000"/>
                  <w:sz w:val="20"/>
                  <w:szCs w:val="20"/>
                  <w:lang w:val="en-US"/>
                </w:rPr>
                <w:t>N/A</w:t>
              </w:r>
            </w:ins>
          </w:p>
        </w:tc>
        <w:tc>
          <w:tcPr>
            <w:tcW w:w="1402" w:type="dxa"/>
            <w:tcBorders>
              <w:top w:val="nil"/>
              <w:left w:val="nil"/>
              <w:bottom w:val="single" w:sz="4" w:space="0" w:color="auto"/>
              <w:right w:val="single" w:sz="4" w:space="0" w:color="auto"/>
            </w:tcBorders>
            <w:shd w:val="clear" w:color="000000" w:fill="D9D9D9"/>
            <w:vAlign w:val="center"/>
            <w:tcPrChange w:id="1072"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2C075D9F" w14:textId="3CFF0FBA" w:rsidR="000757A1" w:rsidRPr="005F54FC" w:rsidRDefault="000757A1" w:rsidP="00BC14DE">
            <w:pPr>
              <w:rPr>
                <w:ins w:id="1073" w:author="Shiv Mangal Rahi" w:date="2019-12-05T15:32:00Z"/>
                <w:rFonts w:ascii="Calibri" w:eastAsia="Times New Roman" w:hAnsi="Calibri" w:cs="Calibri"/>
                <w:color w:val="000000"/>
                <w:sz w:val="20"/>
                <w:szCs w:val="20"/>
                <w:lang w:val="en-US"/>
              </w:rPr>
            </w:pPr>
            <w:ins w:id="1074" w:author="Shiv Mangal Rahi" w:date="2019-12-05T15:34:00Z">
              <w:r w:rsidRPr="005F54FC">
                <w:rPr>
                  <w:rFonts w:ascii="Calibri" w:eastAsia="Times New Roman" w:hAnsi="Calibri" w:cs="Calibri"/>
                  <w:color w:val="000000"/>
                  <w:sz w:val="20"/>
                  <w:szCs w:val="20"/>
                  <w:lang w:val="en-US"/>
                </w:rPr>
                <w:t>N/A</w:t>
              </w:r>
            </w:ins>
          </w:p>
        </w:tc>
        <w:tc>
          <w:tcPr>
            <w:tcW w:w="1170" w:type="dxa"/>
            <w:tcBorders>
              <w:top w:val="nil"/>
              <w:left w:val="nil"/>
              <w:bottom w:val="single" w:sz="4" w:space="0" w:color="auto"/>
              <w:right w:val="single" w:sz="4" w:space="0" w:color="auto"/>
            </w:tcBorders>
            <w:shd w:val="clear" w:color="000000" w:fill="D9D9D9"/>
            <w:vAlign w:val="center"/>
            <w:tcPrChange w:id="1075"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46ED8FD5" w14:textId="398A58FF" w:rsidR="000757A1" w:rsidRPr="005F54FC" w:rsidRDefault="000757A1" w:rsidP="00BC14DE">
            <w:pPr>
              <w:rPr>
                <w:ins w:id="1076" w:author="Shiv Mangal Rahi" w:date="2019-12-05T15:33:00Z"/>
                <w:rFonts w:ascii="Calibri" w:eastAsia="Times New Roman" w:hAnsi="Calibri" w:cs="Calibri"/>
                <w:color w:val="000000"/>
                <w:sz w:val="20"/>
                <w:szCs w:val="20"/>
                <w:lang w:val="en-US"/>
              </w:rPr>
            </w:pPr>
            <w:ins w:id="1077" w:author="Shiv Mangal Rahi" w:date="2019-12-05T15:34:00Z">
              <w:r w:rsidRPr="005F54FC">
                <w:rPr>
                  <w:rFonts w:ascii="Calibri" w:eastAsia="Times New Roman" w:hAnsi="Calibri" w:cs="Calibri"/>
                  <w:color w:val="000000"/>
                  <w:sz w:val="20"/>
                  <w:szCs w:val="20"/>
                  <w:lang w:val="en-US"/>
                </w:rPr>
                <w:t>N/A</w:t>
              </w:r>
            </w:ins>
          </w:p>
        </w:tc>
        <w:tc>
          <w:tcPr>
            <w:tcW w:w="1098" w:type="dxa"/>
            <w:tcBorders>
              <w:top w:val="nil"/>
              <w:left w:val="nil"/>
              <w:bottom w:val="single" w:sz="4" w:space="0" w:color="auto"/>
              <w:right w:val="single" w:sz="4" w:space="0" w:color="auto"/>
            </w:tcBorders>
            <w:shd w:val="clear" w:color="000000" w:fill="D9D9D9"/>
            <w:vAlign w:val="center"/>
            <w:tcPrChange w:id="1078"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6CB7A344" w14:textId="31D07ACA" w:rsidR="000757A1" w:rsidRPr="005F54FC" w:rsidRDefault="000757A1" w:rsidP="00BC14DE">
            <w:pPr>
              <w:rPr>
                <w:ins w:id="1079" w:author="Shiv Mangal Rahi" w:date="2019-12-05T15:33:00Z"/>
                <w:rFonts w:ascii="Calibri" w:eastAsia="Times New Roman" w:hAnsi="Calibri" w:cs="Calibri"/>
                <w:color w:val="000000"/>
                <w:sz w:val="20"/>
                <w:szCs w:val="20"/>
                <w:lang w:val="en-US"/>
              </w:rPr>
            </w:pPr>
            <w:ins w:id="1080" w:author="Shiv Mangal Rahi" w:date="2019-12-05T15:34:00Z">
              <w:r w:rsidRPr="005F54FC">
                <w:rPr>
                  <w:rFonts w:ascii="Calibri" w:eastAsia="Times New Roman" w:hAnsi="Calibri" w:cs="Calibri"/>
                  <w:color w:val="000000"/>
                  <w:sz w:val="20"/>
                  <w:szCs w:val="20"/>
                  <w:lang w:val="en-US"/>
                </w:rPr>
                <w:t>N/A</w:t>
              </w:r>
            </w:ins>
          </w:p>
        </w:tc>
      </w:tr>
      <w:tr w:rsidR="000757A1" w:rsidRPr="005F54FC" w14:paraId="1D2E868A" w14:textId="5BFF6BA7" w:rsidTr="00BC14DE">
        <w:trPr>
          <w:trHeight w:val="288"/>
          <w:ins w:id="1081" w:author="Naveen Seth" w:date="2019-11-28T12:54:00Z"/>
          <w:trPrChange w:id="1082" w:author="Shiv Mangal Rahi" w:date="2019-12-05T15:34:00Z">
            <w:trPr>
              <w:trHeight w:val="288"/>
            </w:trPr>
          </w:trPrChange>
        </w:trPr>
        <w:tc>
          <w:tcPr>
            <w:tcW w:w="2520" w:type="dxa"/>
            <w:tcBorders>
              <w:top w:val="nil"/>
              <w:left w:val="single" w:sz="4" w:space="0" w:color="auto"/>
              <w:bottom w:val="single" w:sz="4" w:space="0" w:color="auto"/>
              <w:right w:val="single" w:sz="4" w:space="0" w:color="auto"/>
            </w:tcBorders>
            <w:shd w:val="clear" w:color="000000" w:fill="D9D9D9"/>
            <w:vAlign w:val="center"/>
            <w:hideMark/>
            <w:tcPrChange w:id="1083" w:author="Shiv Mangal Rahi" w:date="2019-12-05T15:34:00Z">
              <w:tcPr>
                <w:tcW w:w="2740" w:type="dxa"/>
                <w:tcBorders>
                  <w:top w:val="nil"/>
                  <w:left w:val="single" w:sz="4" w:space="0" w:color="auto"/>
                  <w:bottom w:val="single" w:sz="4" w:space="0" w:color="auto"/>
                  <w:right w:val="single" w:sz="4" w:space="0" w:color="auto"/>
                </w:tcBorders>
                <w:shd w:val="clear" w:color="000000" w:fill="D9D9D9"/>
                <w:vAlign w:val="center"/>
                <w:hideMark/>
              </w:tcPr>
            </w:tcPrChange>
          </w:tcPr>
          <w:p w14:paraId="2101DAAC" w14:textId="77777777" w:rsidR="000757A1" w:rsidRPr="005F54FC" w:rsidRDefault="000757A1" w:rsidP="00BC14DE">
            <w:pPr>
              <w:rPr>
                <w:ins w:id="1084" w:author="Naveen Seth" w:date="2019-11-28T12:54:00Z"/>
                <w:rFonts w:ascii="Calibri" w:eastAsia="Times New Roman" w:hAnsi="Calibri" w:cs="Calibri"/>
                <w:color w:val="000000"/>
                <w:sz w:val="20"/>
                <w:szCs w:val="20"/>
                <w:lang w:val="en-US"/>
              </w:rPr>
            </w:pPr>
            <w:ins w:id="1085" w:author="Naveen Seth" w:date="2019-11-28T12:54:00Z">
              <w:r w:rsidRPr="005F54FC">
                <w:rPr>
                  <w:rFonts w:ascii="Calibri" w:eastAsia="Times New Roman" w:hAnsi="Calibri" w:cs="Calibri"/>
                  <w:color w:val="000000"/>
                  <w:sz w:val="20"/>
                  <w:szCs w:val="20"/>
                  <w:lang w:val="en-US"/>
                </w:rPr>
                <w:t>Allow Multiple Items</w:t>
              </w:r>
            </w:ins>
          </w:p>
        </w:tc>
        <w:tc>
          <w:tcPr>
            <w:tcW w:w="1928" w:type="dxa"/>
            <w:tcBorders>
              <w:top w:val="nil"/>
              <w:left w:val="nil"/>
              <w:bottom w:val="single" w:sz="4" w:space="0" w:color="auto"/>
              <w:right w:val="single" w:sz="4" w:space="0" w:color="auto"/>
            </w:tcBorders>
            <w:shd w:val="clear" w:color="000000" w:fill="D9D9D9"/>
            <w:vAlign w:val="center"/>
            <w:hideMark/>
            <w:tcPrChange w:id="1086" w:author="Shiv Mangal Rahi" w:date="2019-12-05T15:34:00Z">
              <w:tcPr>
                <w:tcW w:w="2740" w:type="dxa"/>
                <w:tcBorders>
                  <w:top w:val="nil"/>
                  <w:left w:val="nil"/>
                  <w:bottom w:val="single" w:sz="4" w:space="0" w:color="auto"/>
                  <w:right w:val="single" w:sz="4" w:space="0" w:color="auto"/>
                </w:tcBorders>
                <w:shd w:val="clear" w:color="000000" w:fill="D9D9D9"/>
                <w:vAlign w:val="center"/>
                <w:hideMark/>
              </w:tcPr>
            </w:tcPrChange>
          </w:tcPr>
          <w:p w14:paraId="5F2EB04E" w14:textId="77777777" w:rsidR="000757A1" w:rsidRPr="005F54FC" w:rsidRDefault="000757A1" w:rsidP="00BC14DE">
            <w:pPr>
              <w:rPr>
                <w:ins w:id="1087" w:author="Naveen Seth" w:date="2019-11-28T12:54:00Z"/>
                <w:rFonts w:ascii="Calibri" w:eastAsia="Times New Roman" w:hAnsi="Calibri" w:cs="Calibri"/>
                <w:color w:val="000000"/>
                <w:sz w:val="20"/>
                <w:szCs w:val="20"/>
                <w:lang w:val="en-US"/>
              </w:rPr>
            </w:pPr>
            <w:ins w:id="1088" w:author="Naveen Seth" w:date="2019-11-28T12:54:00Z">
              <w:r w:rsidRPr="005F54FC">
                <w:rPr>
                  <w:rFonts w:ascii="Calibri" w:eastAsia="Times New Roman" w:hAnsi="Calibri" w:cs="Calibri"/>
                  <w:color w:val="000000"/>
                  <w:sz w:val="20"/>
                  <w:szCs w:val="20"/>
                  <w:lang w:val="en-US"/>
                </w:rPr>
                <w:t>N/A</w:t>
              </w:r>
            </w:ins>
          </w:p>
        </w:tc>
        <w:tc>
          <w:tcPr>
            <w:tcW w:w="1402" w:type="dxa"/>
            <w:tcBorders>
              <w:top w:val="nil"/>
              <w:left w:val="nil"/>
              <w:bottom w:val="single" w:sz="4" w:space="0" w:color="auto"/>
              <w:right w:val="single" w:sz="4" w:space="0" w:color="auto"/>
            </w:tcBorders>
            <w:shd w:val="clear" w:color="000000" w:fill="D9D9D9"/>
            <w:vAlign w:val="center"/>
            <w:tcPrChange w:id="1089"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4CD80C27" w14:textId="200B3614" w:rsidR="000757A1" w:rsidRPr="005F54FC" w:rsidRDefault="000757A1" w:rsidP="00BC14DE">
            <w:pPr>
              <w:rPr>
                <w:ins w:id="1090" w:author="Shiv Mangal Rahi" w:date="2019-12-05T15:32:00Z"/>
                <w:rFonts w:ascii="Calibri" w:eastAsia="Times New Roman" w:hAnsi="Calibri" w:cs="Calibri"/>
                <w:color w:val="000000"/>
                <w:sz w:val="20"/>
                <w:szCs w:val="20"/>
                <w:lang w:val="en-US"/>
              </w:rPr>
            </w:pPr>
            <w:ins w:id="1091" w:author="Shiv Mangal Rahi" w:date="2019-12-05T15:34:00Z">
              <w:r w:rsidRPr="005F54FC">
                <w:rPr>
                  <w:rFonts w:ascii="Calibri" w:eastAsia="Times New Roman" w:hAnsi="Calibri" w:cs="Calibri"/>
                  <w:color w:val="000000"/>
                  <w:sz w:val="20"/>
                  <w:szCs w:val="20"/>
                  <w:lang w:val="en-US"/>
                </w:rPr>
                <w:t>N/A</w:t>
              </w:r>
            </w:ins>
          </w:p>
        </w:tc>
        <w:tc>
          <w:tcPr>
            <w:tcW w:w="1170" w:type="dxa"/>
            <w:tcBorders>
              <w:top w:val="nil"/>
              <w:left w:val="nil"/>
              <w:bottom w:val="single" w:sz="4" w:space="0" w:color="auto"/>
              <w:right w:val="single" w:sz="4" w:space="0" w:color="auto"/>
            </w:tcBorders>
            <w:shd w:val="clear" w:color="000000" w:fill="D9D9D9"/>
            <w:vAlign w:val="center"/>
            <w:tcPrChange w:id="1092"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612E0ADB" w14:textId="0B850FF9" w:rsidR="000757A1" w:rsidRPr="005F54FC" w:rsidRDefault="000757A1" w:rsidP="00BC14DE">
            <w:pPr>
              <w:rPr>
                <w:ins w:id="1093" w:author="Shiv Mangal Rahi" w:date="2019-12-05T15:33:00Z"/>
                <w:rFonts w:ascii="Calibri" w:eastAsia="Times New Roman" w:hAnsi="Calibri" w:cs="Calibri"/>
                <w:color w:val="000000"/>
                <w:sz w:val="20"/>
                <w:szCs w:val="20"/>
                <w:lang w:val="en-US"/>
              </w:rPr>
            </w:pPr>
            <w:ins w:id="1094" w:author="Shiv Mangal Rahi" w:date="2019-12-05T15:34:00Z">
              <w:r w:rsidRPr="005F54FC">
                <w:rPr>
                  <w:rFonts w:ascii="Calibri" w:eastAsia="Times New Roman" w:hAnsi="Calibri" w:cs="Calibri"/>
                  <w:color w:val="000000"/>
                  <w:sz w:val="20"/>
                  <w:szCs w:val="20"/>
                  <w:lang w:val="en-US"/>
                </w:rPr>
                <w:t>N/A</w:t>
              </w:r>
            </w:ins>
          </w:p>
        </w:tc>
        <w:tc>
          <w:tcPr>
            <w:tcW w:w="1098" w:type="dxa"/>
            <w:tcBorders>
              <w:top w:val="nil"/>
              <w:left w:val="nil"/>
              <w:bottom w:val="single" w:sz="4" w:space="0" w:color="auto"/>
              <w:right w:val="single" w:sz="4" w:space="0" w:color="auto"/>
            </w:tcBorders>
            <w:shd w:val="clear" w:color="000000" w:fill="D9D9D9"/>
            <w:vAlign w:val="center"/>
            <w:tcPrChange w:id="1095"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70D1BA8F" w14:textId="26036D07" w:rsidR="000757A1" w:rsidRPr="005F54FC" w:rsidRDefault="000757A1" w:rsidP="00BC14DE">
            <w:pPr>
              <w:rPr>
                <w:ins w:id="1096" w:author="Shiv Mangal Rahi" w:date="2019-12-05T15:33:00Z"/>
                <w:rFonts w:ascii="Calibri" w:eastAsia="Times New Roman" w:hAnsi="Calibri" w:cs="Calibri"/>
                <w:color w:val="000000"/>
                <w:sz w:val="20"/>
                <w:szCs w:val="20"/>
                <w:lang w:val="en-US"/>
              </w:rPr>
            </w:pPr>
            <w:ins w:id="1097" w:author="Shiv Mangal Rahi" w:date="2019-12-05T15:34:00Z">
              <w:r w:rsidRPr="005F54FC">
                <w:rPr>
                  <w:rFonts w:ascii="Calibri" w:eastAsia="Times New Roman" w:hAnsi="Calibri" w:cs="Calibri"/>
                  <w:color w:val="000000"/>
                  <w:sz w:val="20"/>
                  <w:szCs w:val="20"/>
                  <w:lang w:val="en-US"/>
                </w:rPr>
                <w:t>N/A</w:t>
              </w:r>
            </w:ins>
          </w:p>
        </w:tc>
      </w:tr>
      <w:tr w:rsidR="000757A1" w:rsidRPr="005F54FC" w14:paraId="26CF77F0" w14:textId="38EEF86F" w:rsidTr="00BC14DE">
        <w:trPr>
          <w:trHeight w:val="288"/>
          <w:ins w:id="1098" w:author="Naveen Seth" w:date="2019-11-28T12:54:00Z"/>
          <w:trPrChange w:id="1099" w:author="Shiv Mangal Rahi" w:date="2019-12-05T15:34:00Z">
            <w:trPr>
              <w:trHeight w:val="288"/>
            </w:trPr>
          </w:trPrChange>
        </w:trPr>
        <w:tc>
          <w:tcPr>
            <w:tcW w:w="2520" w:type="dxa"/>
            <w:tcBorders>
              <w:top w:val="nil"/>
              <w:left w:val="single" w:sz="4" w:space="0" w:color="auto"/>
              <w:bottom w:val="single" w:sz="4" w:space="0" w:color="auto"/>
              <w:right w:val="single" w:sz="4" w:space="0" w:color="auto"/>
            </w:tcBorders>
            <w:shd w:val="clear" w:color="000000" w:fill="D9D9D9"/>
            <w:vAlign w:val="center"/>
            <w:hideMark/>
            <w:tcPrChange w:id="1100" w:author="Shiv Mangal Rahi" w:date="2019-12-05T15:34:00Z">
              <w:tcPr>
                <w:tcW w:w="2740" w:type="dxa"/>
                <w:tcBorders>
                  <w:top w:val="nil"/>
                  <w:left w:val="single" w:sz="4" w:space="0" w:color="auto"/>
                  <w:bottom w:val="single" w:sz="4" w:space="0" w:color="auto"/>
                  <w:right w:val="single" w:sz="4" w:space="0" w:color="auto"/>
                </w:tcBorders>
                <w:shd w:val="clear" w:color="000000" w:fill="D9D9D9"/>
                <w:vAlign w:val="center"/>
                <w:hideMark/>
              </w:tcPr>
            </w:tcPrChange>
          </w:tcPr>
          <w:p w14:paraId="1CEC2CAF" w14:textId="77777777" w:rsidR="000757A1" w:rsidRPr="005F54FC" w:rsidRDefault="000757A1" w:rsidP="00BC14DE">
            <w:pPr>
              <w:rPr>
                <w:ins w:id="1101" w:author="Naveen Seth" w:date="2019-11-28T12:54:00Z"/>
                <w:rFonts w:ascii="Calibri" w:eastAsia="Times New Roman" w:hAnsi="Calibri" w:cs="Calibri"/>
                <w:color w:val="000000"/>
                <w:sz w:val="20"/>
                <w:szCs w:val="20"/>
                <w:lang w:val="en-US"/>
              </w:rPr>
            </w:pPr>
            <w:ins w:id="1102" w:author="Naveen Seth" w:date="2019-11-28T12:54:00Z">
              <w:r w:rsidRPr="005F54FC">
                <w:rPr>
                  <w:rFonts w:ascii="Calibri" w:eastAsia="Times New Roman" w:hAnsi="Calibri" w:cs="Calibri"/>
                  <w:color w:val="000000"/>
                  <w:sz w:val="20"/>
                  <w:szCs w:val="20"/>
                  <w:lang w:val="en-US"/>
                </w:rPr>
                <w:t>Show if Empty</w:t>
              </w:r>
            </w:ins>
          </w:p>
        </w:tc>
        <w:tc>
          <w:tcPr>
            <w:tcW w:w="1928" w:type="dxa"/>
            <w:tcBorders>
              <w:top w:val="nil"/>
              <w:left w:val="nil"/>
              <w:bottom w:val="single" w:sz="4" w:space="0" w:color="auto"/>
              <w:right w:val="single" w:sz="4" w:space="0" w:color="auto"/>
            </w:tcBorders>
            <w:shd w:val="clear" w:color="000000" w:fill="D9D9D9"/>
            <w:vAlign w:val="center"/>
            <w:hideMark/>
            <w:tcPrChange w:id="1103" w:author="Shiv Mangal Rahi" w:date="2019-12-05T15:34:00Z">
              <w:tcPr>
                <w:tcW w:w="2740" w:type="dxa"/>
                <w:tcBorders>
                  <w:top w:val="nil"/>
                  <w:left w:val="nil"/>
                  <w:bottom w:val="single" w:sz="4" w:space="0" w:color="auto"/>
                  <w:right w:val="single" w:sz="4" w:space="0" w:color="auto"/>
                </w:tcBorders>
                <w:shd w:val="clear" w:color="000000" w:fill="D9D9D9"/>
                <w:vAlign w:val="center"/>
                <w:hideMark/>
              </w:tcPr>
            </w:tcPrChange>
          </w:tcPr>
          <w:p w14:paraId="2B7AF32B" w14:textId="77777777" w:rsidR="000757A1" w:rsidRPr="005F54FC" w:rsidRDefault="000757A1" w:rsidP="00BC14DE">
            <w:pPr>
              <w:rPr>
                <w:ins w:id="1104" w:author="Naveen Seth" w:date="2019-11-28T12:54:00Z"/>
                <w:rFonts w:ascii="Calibri" w:eastAsia="Times New Roman" w:hAnsi="Calibri" w:cs="Calibri"/>
                <w:color w:val="000000"/>
                <w:sz w:val="20"/>
                <w:szCs w:val="20"/>
                <w:lang w:val="en-US"/>
              </w:rPr>
            </w:pPr>
            <w:ins w:id="1105" w:author="Naveen Seth" w:date="2019-11-28T12:54:00Z">
              <w:r w:rsidRPr="005F54FC">
                <w:rPr>
                  <w:rFonts w:ascii="Calibri" w:eastAsia="Times New Roman" w:hAnsi="Calibri" w:cs="Calibri"/>
                  <w:color w:val="000000"/>
                  <w:sz w:val="20"/>
                  <w:szCs w:val="20"/>
                  <w:lang w:val="en-US"/>
                </w:rPr>
                <w:t>FALSE</w:t>
              </w:r>
            </w:ins>
          </w:p>
        </w:tc>
        <w:tc>
          <w:tcPr>
            <w:tcW w:w="1402" w:type="dxa"/>
            <w:tcBorders>
              <w:top w:val="nil"/>
              <w:left w:val="nil"/>
              <w:bottom w:val="single" w:sz="4" w:space="0" w:color="auto"/>
              <w:right w:val="single" w:sz="4" w:space="0" w:color="auto"/>
            </w:tcBorders>
            <w:shd w:val="clear" w:color="000000" w:fill="D9D9D9"/>
            <w:vAlign w:val="center"/>
            <w:tcPrChange w:id="1106"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02342F3B" w14:textId="69265922" w:rsidR="000757A1" w:rsidRPr="005F54FC" w:rsidRDefault="000757A1" w:rsidP="00BC14DE">
            <w:pPr>
              <w:rPr>
                <w:ins w:id="1107" w:author="Shiv Mangal Rahi" w:date="2019-12-05T15:32:00Z"/>
                <w:rFonts w:ascii="Calibri" w:eastAsia="Times New Roman" w:hAnsi="Calibri" w:cs="Calibri"/>
                <w:color w:val="000000"/>
                <w:sz w:val="20"/>
                <w:szCs w:val="20"/>
                <w:lang w:val="en-US"/>
              </w:rPr>
            </w:pPr>
            <w:ins w:id="1108" w:author="Shiv Mangal Rahi" w:date="2019-12-05T15:34:00Z">
              <w:r w:rsidRPr="005F54FC">
                <w:rPr>
                  <w:rFonts w:ascii="Calibri" w:eastAsia="Times New Roman" w:hAnsi="Calibri" w:cs="Calibri"/>
                  <w:color w:val="000000"/>
                  <w:sz w:val="20"/>
                  <w:szCs w:val="20"/>
                  <w:lang w:val="en-US"/>
                </w:rPr>
                <w:t>FALSE</w:t>
              </w:r>
            </w:ins>
          </w:p>
        </w:tc>
        <w:tc>
          <w:tcPr>
            <w:tcW w:w="1170" w:type="dxa"/>
            <w:tcBorders>
              <w:top w:val="nil"/>
              <w:left w:val="nil"/>
              <w:bottom w:val="single" w:sz="4" w:space="0" w:color="auto"/>
              <w:right w:val="single" w:sz="4" w:space="0" w:color="auto"/>
            </w:tcBorders>
            <w:shd w:val="clear" w:color="000000" w:fill="D9D9D9"/>
            <w:vAlign w:val="center"/>
            <w:tcPrChange w:id="1109"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0249B77B" w14:textId="0AC27510" w:rsidR="000757A1" w:rsidRPr="005F54FC" w:rsidRDefault="000757A1" w:rsidP="00BC14DE">
            <w:pPr>
              <w:rPr>
                <w:ins w:id="1110" w:author="Shiv Mangal Rahi" w:date="2019-12-05T15:33:00Z"/>
                <w:rFonts w:ascii="Calibri" w:eastAsia="Times New Roman" w:hAnsi="Calibri" w:cs="Calibri"/>
                <w:color w:val="000000"/>
                <w:sz w:val="20"/>
                <w:szCs w:val="20"/>
                <w:lang w:val="en-US"/>
              </w:rPr>
            </w:pPr>
            <w:ins w:id="1111" w:author="Shiv Mangal Rahi" w:date="2019-12-05T15:34:00Z">
              <w:r w:rsidRPr="005F54FC">
                <w:rPr>
                  <w:rFonts w:ascii="Calibri" w:eastAsia="Times New Roman" w:hAnsi="Calibri" w:cs="Calibri"/>
                  <w:color w:val="000000"/>
                  <w:sz w:val="20"/>
                  <w:szCs w:val="20"/>
                  <w:lang w:val="en-US"/>
                </w:rPr>
                <w:t>FALSE</w:t>
              </w:r>
            </w:ins>
          </w:p>
        </w:tc>
        <w:tc>
          <w:tcPr>
            <w:tcW w:w="1098" w:type="dxa"/>
            <w:tcBorders>
              <w:top w:val="nil"/>
              <w:left w:val="nil"/>
              <w:bottom w:val="single" w:sz="4" w:space="0" w:color="auto"/>
              <w:right w:val="single" w:sz="4" w:space="0" w:color="auto"/>
            </w:tcBorders>
            <w:shd w:val="clear" w:color="000000" w:fill="D9D9D9"/>
            <w:vAlign w:val="center"/>
            <w:tcPrChange w:id="1112" w:author="Shiv Mangal Rahi" w:date="2019-12-05T15:34:00Z">
              <w:tcPr>
                <w:tcW w:w="1319" w:type="dxa"/>
                <w:tcBorders>
                  <w:top w:val="nil"/>
                  <w:left w:val="nil"/>
                  <w:bottom w:val="single" w:sz="4" w:space="0" w:color="auto"/>
                  <w:right w:val="single" w:sz="4" w:space="0" w:color="auto"/>
                </w:tcBorders>
                <w:shd w:val="clear" w:color="000000" w:fill="D9D9D9"/>
              </w:tcPr>
            </w:tcPrChange>
          </w:tcPr>
          <w:p w14:paraId="42BD9729" w14:textId="6C7A709E" w:rsidR="000757A1" w:rsidRPr="005F54FC" w:rsidRDefault="000757A1" w:rsidP="00BC14DE">
            <w:pPr>
              <w:rPr>
                <w:ins w:id="1113" w:author="Shiv Mangal Rahi" w:date="2019-12-05T15:33:00Z"/>
                <w:rFonts w:ascii="Calibri" w:eastAsia="Times New Roman" w:hAnsi="Calibri" w:cs="Calibri"/>
                <w:color w:val="000000"/>
                <w:sz w:val="20"/>
                <w:szCs w:val="20"/>
                <w:lang w:val="en-US"/>
              </w:rPr>
            </w:pPr>
            <w:ins w:id="1114" w:author="Shiv Mangal Rahi" w:date="2019-12-05T15:34:00Z">
              <w:r w:rsidRPr="005F54FC">
                <w:rPr>
                  <w:rFonts w:ascii="Calibri" w:eastAsia="Times New Roman" w:hAnsi="Calibri" w:cs="Calibri"/>
                  <w:color w:val="000000"/>
                  <w:sz w:val="20"/>
                  <w:szCs w:val="20"/>
                  <w:lang w:val="en-US"/>
                </w:rPr>
                <w:t>FALSE</w:t>
              </w:r>
            </w:ins>
          </w:p>
        </w:tc>
      </w:tr>
      <w:tr w:rsidR="000757A1" w:rsidRPr="005F54FC" w14:paraId="72626020" w14:textId="7E5CDBC1" w:rsidTr="00BC14DE">
        <w:trPr>
          <w:trHeight w:val="288"/>
          <w:ins w:id="1115" w:author="Naveen Seth" w:date="2019-11-28T12:54:00Z"/>
          <w:trPrChange w:id="1116" w:author="Shiv Mangal Rahi" w:date="2019-12-05T15:34:00Z">
            <w:trPr>
              <w:trHeight w:val="288"/>
            </w:trPr>
          </w:trPrChange>
        </w:trPr>
        <w:tc>
          <w:tcPr>
            <w:tcW w:w="2520" w:type="dxa"/>
            <w:tcBorders>
              <w:top w:val="nil"/>
              <w:left w:val="single" w:sz="4" w:space="0" w:color="auto"/>
              <w:bottom w:val="single" w:sz="4" w:space="0" w:color="auto"/>
              <w:right w:val="single" w:sz="4" w:space="0" w:color="auto"/>
            </w:tcBorders>
            <w:shd w:val="clear" w:color="000000" w:fill="BFBFBF"/>
            <w:vAlign w:val="center"/>
            <w:hideMark/>
            <w:tcPrChange w:id="1117" w:author="Shiv Mangal Rahi" w:date="2019-12-05T15:34:00Z">
              <w:tcPr>
                <w:tcW w:w="2740" w:type="dxa"/>
                <w:tcBorders>
                  <w:top w:val="nil"/>
                  <w:left w:val="single" w:sz="4" w:space="0" w:color="auto"/>
                  <w:bottom w:val="single" w:sz="4" w:space="0" w:color="auto"/>
                  <w:right w:val="single" w:sz="4" w:space="0" w:color="auto"/>
                </w:tcBorders>
                <w:shd w:val="clear" w:color="000000" w:fill="BFBFBF"/>
                <w:vAlign w:val="center"/>
                <w:hideMark/>
              </w:tcPr>
            </w:tcPrChange>
          </w:tcPr>
          <w:p w14:paraId="0038F853" w14:textId="77777777" w:rsidR="000757A1" w:rsidRPr="005F54FC" w:rsidRDefault="000757A1" w:rsidP="00BC14DE">
            <w:pPr>
              <w:rPr>
                <w:ins w:id="1118" w:author="Naveen Seth" w:date="2019-11-28T12:54:00Z"/>
                <w:rFonts w:ascii="Calibri" w:eastAsia="Times New Roman" w:hAnsi="Calibri" w:cs="Calibri"/>
                <w:color w:val="000000"/>
                <w:sz w:val="20"/>
                <w:szCs w:val="20"/>
                <w:lang w:val="en-US"/>
              </w:rPr>
            </w:pPr>
            <w:ins w:id="1119" w:author="Naveen Seth" w:date="2019-11-28T12:54:00Z">
              <w:r w:rsidRPr="005F54FC">
                <w:rPr>
                  <w:rFonts w:ascii="Calibri" w:eastAsia="Times New Roman" w:hAnsi="Calibri" w:cs="Calibri"/>
                  <w:color w:val="000000"/>
                  <w:sz w:val="20"/>
                  <w:szCs w:val="20"/>
                  <w:lang w:val="en-US"/>
                </w:rPr>
                <w:t>Lookup Type</w:t>
              </w:r>
            </w:ins>
          </w:p>
        </w:tc>
        <w:tc>
          <w:tcPr>
            <w:tcW w:w="1928" w:type="dxa"/>
            <w:tcBorders>
              <w:top w:val="nil"/>
              <w:left w:val="nil"/>
              <w:bottom w:val="single" w:sz="4" w:space="0" w:color="auto"/>
              <w:right w:val="single" w:sz="4" w:space="0" w:color="auto"/>
            </w:tcBorders>
            <w:shd w:val="clear" w:color="auto" w:fill="auto"/>
            <w:vAlign w:val="center"/>
            <w:hideMark/>
            <w:tcPrChange w:id="1120" w:author="Shiv Mangal Rahi" w:date="2019-12-05T15:34:00Z">
              <w:tcPr>
                <w:tcW w:w="2740" w:type="dxa"/>
                <w:tcBorders>
                  <w:top w:val="nil"/>
                  <w:left w:val="nil"/>
                  <w:bottom w:val="single" w:sz="4" w:space="0" w:color="auto"/>
                  <w:right w:val="single" w:sz="4" w:space="0" w:color="auto"/>
                </w:tcBorders>
                <w:shd w:val="clear" w:color="auto" w:fill="auto"/>
                <w:vAlign w:val="center"/>
                <w:hideMark/>
              </w:tcPr>
            </w:tcPrChange>
          </w:tcPr>
          <w:p w14:paraId="249B3C3B" w14:textId="77777777" w:rsidR="000757A1" w:rsidRPr="005F54FC" w:rsidRDefault="000757A1" w:rsidP="00BC14DE">
            <w:pPr>
              <w:rPr>
                <w:ins w:id="1121" w:author="Naveen Seth" w:date="2019-11-28T12:54:00Z"/>
                <w:rFonts w:ascii="Calibri" w:eastAsia="Times New Roman" w:hAnsi="Calibri" w:cs="Calibri"/>
                <w:color w:val="000000"/>
                <w:sz w:val="20"/>
                <w:szCs w:val="20"/>
                <w:lang w:val="en-US"/>
              </w:rPr>
            </w:pPr>
            <w:ins w:id="1122" w:author="Naveen Seth" w:date="2019-11-28T12:54:00Z">
              <w:r w:rsidRPr="005F54FC">
                <w:rPr>
                  <w:rFonts w:ascii="Calibri" w:eastAsia="Times New Roman" w:hAnsi="Calibri" w:cs="Calibri"/>
                  <w:color w:val="000000"/>
                  <w:sz w:val="20"/>
                  <w:szCs w:val="20"/>
                  <w:lang w:val="en-US"/>
                </w:rPr>
                <w:t>N/A</w:t>
              </w:r>
            </w:ins>
          </w:p>
        </w:tc>
        <w:tc>
          <w:tcPr>
            <w:tcW w:w="1402" w:type="dxa"/>
            <w:tcBorders>
              <w:top w:val="nil"/>
              <w:left w:val="nil"/>
              <w:bottom w:val="single" w:sz="4" w:space="0" w:color="auto"/>
              <w:right w:val="single" w:sz="4" w:space="0" w:color="auto"/>
            </w:tcBorders>
            <w:vAlign w:val="center"/>
            <w:tcPrChange w:id="1123" w:author="Shiv Mangal Rahi" w:date="2019-12-05T15:34:00Z">
              <w:tcPr>
                <w:tcW w:w="1319" w:type="dxa"/>
                <w:tcBorders>
                  <w:top w:val="nil"/>
                  <w:left w:val="nil"/>
                  <w:bottom w:val="single" w:sz="4" w:space="0" w:color="auto"/>
                  <w:right w:val="single" w:sz="4" w:space="0" w:color="auto"/>
                </w:tcBorders>
              </w:tcPr>
            </w:tcPrChange>
          </w:tcPr>
          <w:p w14:paraId="756499C0" w14:textId="7F364C35" w:rsidR="000757A1" w:rsidRPr="005F54FC" w:rsidRDefault="000757A1" w:rsidP="00BC14DE">
            <w:pPr>
              <w:rPr>
                <w:ins w:id="1124" w:author="Shiv Mangal Rahi" w:date="2019-12-05T15:32:00Z"/>
                <w:rFonts w:ascii="Calibri" w:eastAsia="Times New Roman" w:hAnsi="Calibri" w:cs="Calibri"/>
                <w:color w:val="000000"/>
                <w:sz w:val="20"/>
                <w:szCs w:val="20"/>
                <w:lang w:val="en-US"/>
              </w:rPr>
            </w:pPr>
            <w:ins w:id="1125" w:author="Shiv Mangal Rahi" w:date="2019-12-05T15:34:00Z">
              <w:r w:rsidRPr="005F54FC">
                <w:rPr>
                  <w:rFonts w:ascii="Calibri" w:eastAsia="Times New Roman" w:hAnsi="Calibri" w:cs="Calibri"/>
                  <w:color w:val="000000"/>
                  <w:sz w:val="20"/>
                  <w:szCs w:val="20"/>
                  <w:lang w:val="en-US"/>
                </w:rPr>
                <w:t>N/A</w:t>
              </w:r>
            </w:ins>
          </w:p>
        </w:tc>
        <w:tc>
          <w:tcPr>
            <w:tcW w:w="1170" w:type="dxa"/>
            <w:tcBorders>
              <w:top w:val="nil"/>
              <w:left w:val="nil"/>
              <w:bottom w:val="single" w:sz="4" w:space="0" w:color="auto"/>
              <w:right w:val="single" w:sz="4" w:space="0" w:color="auto"/>
            </w:tcBorders>
            <w:vAlign w:val="center"/>
            <w:tcPrChange w:id="1126" w:author="Shiv Mangal Rahi" w:date="2019-12-05T15:34:00Z">
              <w:tcPr>
                <w:tcW w:w="1319" w:type="dxa"/>
                <w:tcBorders>
                  <w:top w:val="nil"/>
                  <w:left w:val="nil"/>
                  <w:bottom w:val="single" w:sz="4" w:space="0" w:color="auto"/>
                  <w:right w:val="single" w:sz="4" w:space="0" w:color="auto"/>
                </w:tcBorders>
              </w:tcPr>
            </w:tcPrChange>
          </w:tcPr>
          <w:p w14:paraId="560258B7" w14:textId="6111A3BA" w:rsidR="000757A1" w:rsidRPr="005F54FC" w:rsidRDefault="000757A1" w:rsidP="00BC14DE">
            <w:pPr>
              <w:rPr>
                <w:ins w:id="1127" w:author="Shiv Mangal Rahi" w:date="2019-12-05T15:33:00Z"/>
                <w:rFonts w:ascii="Calibri" w:eastAsia="Times New Roman" w:hAnsi="Calibri" w:cs="Calibri"/>
                <w:color w:val="000000"/>
                <w:sz w:val="20"/>
                <w:szCs w:val="20"/>
                <w:lang w:val="en-US"/>
              </w:rPr>
            </w:pPr>
            <w:ins w:id="1128" w:author="Shiv Mangal Rahi" w:date="2019-12-05T15:34:00Z">
              <w:r w:rsidRPr="005F54FC">
                <w:rPr>
                  <w:rFonts w:ascii="Calibri" w:eastAsia="Times New Roman" w:hAnsi="Calibri" w:cs="Calibri"/>
                  <w:color w:val="000000"/>
                  <w:sz w:val="20"/>
                  <w:szCs w:val="20"/>
                  <w:lang w:val="en-US"/>
                </w:rPr>
                <w:t>N/A</w:t>
              </w:r>
            </w:ins>
          </w:p>
        </w:tc>
        <w:tc>
          <w:tcPr>
            <w:tcW w:w="1098" w:type="dxa"/>
            <w:tcBorders>
              <w:top w:val="nil"/>
              <w:left w:val="nil"/>
              <w:bottom w:val="single" w:sz="4" w:space="0" w:color="auto"/>
              <w:right w:val="single" w:sz="4" w:space="0" w:color="auto"/>
            </w:tcBorders>
            <w:vAlign w:val="center"/>
            <w:tcPrChange w:id="1129" w:author="Shiv Mangal Rahi" w:date="2019-12-05T15:34:00Z">
              <w:tcPr>
                <w:tcW w:w="1319" w:type="dxa"/>
                <w:tcBorders>
                  <w:top w:val="nil"/>
                  <w:left w:val="nil"/>
                  <w:bottom w:val="single" w:sz="4" w:space="0" w:color="auto"/>
                  <w:right w:val="single" w:sz="4" w:space="0" w:color="auto"/>
                </w:tcBorders>
              </w:tcPr>
            </w:tcPrChange>
          </w:tcPr>
          <w:p w14:paraId="4B676F7A" w14:textId="303F5DC0" w:rsidR="000757A1" w:rsidRPr="005F54FC" w:rsidRDefault="000757A1" w:rsidP="00BC14DE">
            <w:pPr>
              <w:rPr>
                <w:ins w:id="1130" w:author="Shiv Mangal Rahi" w:date="2019-12-05T15:33:00Z"/>
                <w:rFonts w:ascii="Calibri" w:eastAsia="Times New Roman" w:hAnsi="Calibri" w:cs="Calibri"/>
                <w:color w:val="000000"/>
                <w:sz w:val="20"/>
                <w:szCs w:val="20"/>
                <w:lang w:val="en-US"/>
              </w:rPr>
            </w:pPr>
            <w:ins w:id="1131" w:author="Shiv Mangal Rahi" w:date="2019-12-05T15:34:00Z">
              <w:r w:rsidRPr="005F54FC">
                <w:rPr>
                  <w:rFonts w:ascii="Calibri" w:eastAsia="Times New Roman" w:hAnsi="Calibri" w:cs="Calibri"/>
                  <w:color w:val="000000"/>
                  <w:sz w:val="20"/>
                  <w:szCs w:val="20"/>
                  <w:lang w:val="en-US"/>
                </w:rPr>
                <w:t>N/A</w:t>
              </w:r>
            </w:ins>
          </w:p>
        </w:tc>
      </w:tr>
      <w:tr w:rsidR="000757A1" w:rsidRPr="005F54FC" w14:paraId="3E86C9F8" w14:textId="5A2C789B" w:rsidTr="00BC14DE">
        <w:trPr>
          <w:trHeight w:val="288"/>
          <w:ins w:id="1132" w:author="Naveen Seth" w:date="2019-11-28T12:54:00Z"/>
          <w:trPrChange w:id="1133" w:author="Shiv Mangal Rahi" w:date="2019-12-05T15:34:00Z">
            <w:trPr>
              <w:trHeight w:val="288"/>
            </w:trPr>
          </w:trPrChange>
        </w:trPr>
        <w:tc>
          <w:tcPr>
            <w:tcW w:w="2520" w:type="dxa"/>
            <w:tcBorders>
              <w:top w:val="nil"/>
              <w:left w:val="single" w:sz="4" w:space="0" w:color="auto"/>
              <w:bottom w:val="single" w:sz="4" w:space="0" w:color="auto"/>
              <w:right w:val="single" w:sz="4" w:space="0" w:color="auto"/>
            </w:tcBorders>
            <w:shd w:val="clear" w:color="000000" w:fill="BFBFBF"/>
            <w:vAlign w:val="center"/>
            <w:hideMark/>
            <w:tcPrChange w:id="1134" w:author="Shiv Mangal Rahi" w:date="2019-12-05T15:34:00Z">
              <w:tcPr>
                <w:tcW w:w="2740" w:type="dxa"/>
                <w:tcBorders>
                  <w:top w:val="nil"/>
                  <w:left w:val="single" w:sz="4" w:space="0" w:color="auto"/>
                  <w:bottom w:val="single" w:sz="4" w:space="0" w:color="auto"/>
                  <w:right w:val="single" w:sz="4" w:space="0" w:color="auto"/>
                </w:tcBorders>
                <w:shd w:val="clear" w:color="000000" w:fill="BFBFBF"/>
                <w:vAlign w:val="center"/>
                <w:hideMark/>
              </w:tcPr>
            </w:tcPrChange>
          </w:tcPr>
          <w:p w14:paraId="430E98CC" w14:textId="77777777" w:rsidR="000757A1" w:rsidRPr="005F54FC" w:rsidRDefault="000757A1" w:rsidP="00BC14DE">
            <w:pPr>
              <w:rPr>
                <w:ins w:id="1135" w:author="Naveen Seth" w:date="2019-11-28T12:54:00Z"/>
                <w:rFonts w:ascii="Calibri" w:eastAsia="Times New Roman" w:hAnsi="Calibri" w:cs="Calibri"/>
                <w:color w:val="000000"/>
                <w:sz w:val="20"/>
                <w:szCs w:val="20"/>
                <w:lang w:val="en-US"/>
              </w:rPr>
            </w:pPr>
            <w:ins w:id="1136" w:author="Naveen Seth" w:date="2019-11-28T12:54:00Z">
              <w:r w:rsidRPr="005F54FC">
                <w:rPr>
                  <w:rFonts w:ascii="Calibri" w:eastAsia="Times New Roman" w:hAnsi="Calibri" w:cs="Calibri"/>
                  <w:color w:val="000000"/>
                  <w:sz w:val="20"/>
                  <w:szCs w:val="20"/>
                  <w:lang w:val="en-US"/>
                </w:rPr>
                <w:t>Relationship Type</w:t>
              </w:r>
            </w:ins>
          </w:p>
        </w:tc>
        <w:tc>
          <w:tcPr>
            <w:tcW w:w="1928" w:type="dxa"/>
            <w:tcBorders>
              <w:top w:val="nil"/>
              <w:left w:val="nil"/>
              <w:bottom w:val="single" w:sz="4" w:space="0" w:color="auto"/>
              <w:right w:val="single" w:sz="4" w:space="0" w:color="auto"/>
            </w:tcBorders>
            <w:shd w:val="clear" w:color="auto" w:fill="auto"/>
            <w:vAlign w:val="center"/>
            <w:hideMark/>
            <w:tcPrChange w:id="1137" w:author="Shiv Mangal Rahi" w:date="2019-12-05T15:34:00Z">
              <w:tcPr>
                <w:tcW w:w="2740" w:type="dxa"/>
                <w:tcBorders>
                  <w:top w:val="nil"/>
                  <w:left w:val="nil"/>
                  <w:bottom w:val="single" w:sz="4" w:space="0" w:color="auto"/>
                  <w:right w:val="single" w:sz="4" w:space="0" w:color="auto"/>
                </w:tcBorders>
                <w:shd w:val="clear" w:color="auto" w:fill="auto"/>
                <w:vAlign w:val="center"/>
                <w:hideMark/>
              </w:tcPr>
            </w:tcPrChange>
          </w:tcPr>
          <w:p w14:paraId="2208969D" w14:textId="77777777" w:rsidR="000757A1" w:rsidRPr="005F54FC" w:rsidRDefault="000757A1" w:rsidP="00BC14DE">
            <w:pPr>
              <w:rPr>
                <w:ins w:id="1138" w:author="Naveen Seth" w:date="2019-11-28T12:54:00Z"/>
                <w:rFonts w:ascii="Calibri" w:eastAsia="Times New Roman" w:hAnsi="Calibri" w:cs="Calibri"/>
                <w:color w:val="000000"/>
                <w:sz w:val="20"/>
                <w:szCs w:val="20"/>
                <w:lang w:val="en-US"/>
              </w:rPr>
            </w:pPr>
            <w:ins w:id="1139" w:author="Naveen Seth" w:date="2019-11-28T12:54:00Z">
              <w:r w:rsidRPr="005F54FC">
                <w:rPr>
                  <w:rFonts w:ascii="Calibri" w:eastAsia="Times New Roman" w:hAnsi="Calibri" w:cs="Calibri"/>
                  <w:color w:val="000000"/>
                  <w:sz w:val="20"/>
                  <w:szCs w:val="20"/>
                  <w:lang w:val="en-US"/>
                </w:rPr>
                <w:t>N/A</w:t>
              </w:r>
            </w:ins>
          </w:p>
        </w:tc>
        <w:tc>
          <w:tcPr>
            <w:tcW w:w="1402" w:type="dxa"/>
            <w:tcBorders>
              <w:top w:val="nil"/>
              <w:left w:val="nil"/>
              <w:bottom w:val="single" w:sz="4" w:space="0" w:color="auto"/>
              <w:right w:val="single" w:sz="4" w:space="0" w:color="auto"/>
            </w:tcBorders>
            <w:vAlign w:val="center"/>
            <w:tcPrChange w:id="1140" w:author="Shiv Mangal Rahi" w:date="2019-12-05T15:34:00Z">
              <w:tcPr>
                <w:tcW w:w="1319" w:type="dxa"/>
                <w:tcBorders>
                  <w:top w:val="nil"/>
                  <w:left w:val="nil"/>
                  <w:bottom w:val="single" w:sz="4" w:space="0" w:color="auto"/>
                  <w:right w:val="single" w:sz="4" w:space="0" w:color="auto"/>
                </w:tcBorders>
              </w:tcPr>
            </w:tcPrChange>
          </w:tcPr>
          <w:p w14:paraId="42065190" w14:textId="61168BCE" w:rsidR="000757A1" w:rsidRPr="005F54FC" w:rsidRDefault="000757A1" w:rsidP="00BC14DE">
            <w:pPr>
              <w:rPr>
                <w:ins w:id="1141" w:author="Shiv Mangal Rahi" w:date="2019-12-05T15:32:00Z"/>
                <w:rFonts w:ascii="Calibri" w:eastAsia="Times New Roman" w:hAnsi="Calibri" w:cs="Calibri"/>
                <w:color w:val="000000"/>
                <w:sz w:val="20"/>
                <w:szCs w:val="20"/>
                <w:lang w:val="en-US"/>
              </w:rPr>
            </w:pPr>
            <w:ins w:id="1142" w:author="Shiv Mangal Rahi" w:date="2019-12-05T15:34:00Z">
              <w:r w:rsidRPr="005F54FC">
                <w:rPr>
                  <w:rFonts w:ascii="Calibri" w:eastAsia="Times New Roman" w:hAnsi="Calibri" w:cs="Calibri"/>
                  <w:color w:val="000000"/>
                  <w:sz w:val="20"/>
                  <w:szCs w:val="20"/>
                  <w:lang w:val="en-US"/>
                </w:rPr>
                <w:t>N/A</w:t>
              </w:r>
            </w:ins>
          </w:p>
        </w:tc>
        <w:tc>
          <w:tcPr>
            <w:tcW w:w="1170" w:type="dxa"/>
            <w:tcBorders>
              <w:top w:val="nil"/>
              <w:left w:val="nil"/>
              <w:bottom w:val="single" w:sz="4" w:space="0" w:color="auto"/>
              <w:right w:val="single" w:sz="4" w:space="0" w:color="auto"/>
            </w:tcBorders>
            <w:vAlign w:val="center"/>
            <w:tcPrChange w:id="1143" w:author="Shiv Mangal Rahi" w:date="2019-12-05T15:34:00Z">
              <w:tcPr>
                <w:tcW w:w="1319" w:type="dxa"/>
                <w:tcBorders>
                  <w:top w:val="nil"/>
                  <w:left w:val="nil"/>
                  <w:bottom w:val="single" w:sz="4" w:space="0" w:color="auto"/>
                  <w:right w:val="single" w:sz="4" w:space="0" w:color="auto"/>
                </w:tcBorders>
              </w:tcPr>
            </w:tcPrChange>
          </w:tcPr>
          <w:p w14:paraId="5D526871" w14:textId="7CC30A42" w:rsidR="000757A1" w:rsidRPr="005F54FC" w:rsidRDefault="000757A1" w:rsidP="00BC14DE">
            <w:pPr>
              <w:rPr>
                <w:ins w:id="1144" w:author="Shiv Mangal Rahi" w:date="2019-12-05T15:33:00Z"/>
                <w:rFonts w:ascii="Calibri" w:eastAsia="Times New Roman" w:hAnsi="Calibri" w:cs="Calibri"/>
                <w:color w:val="000000"/>
                <w:sz w:val="20"/>
                <w:szCs w:val="20"/>
                <w:lang w:val="en-US"/>
              </w:rPr>
            </w:pPr>
            <w:ins w:id="1145" w:author="Shiv Mangal Rahi" w:date="2019-12-05T15:34:00Z">
              <w:r w:rsidRPr="005F54FC">
                <w:rPr>
                  <w:rFonts w:ascii="Calibri" w:eastAsia="Times New Roman" w:hAnsi="Calibri" w:cs="Calibri"/>
                  <w:color w:val="000000"/>
                  <w:sz w:val="20"/>
                  <w:szCs w:val="20"/>
                  <w:lang w:val="en-US"/>
                </w:rPr>
                <w:t>N/A</w:t>
              </w:r>
            </w:ins>
          </w:p>
        </w:tc>
        <w:tc>
          <w:tcPr>
            <w:tcW w:w="1098" w:type="dxa"/>
            <w:tcBorders>
              <w:top w:val="nil"/>
              <w:left w:val="nil"/>
              <w:bottom w:val="single" w:sz="4" w:space="0" w:color="auto"/>
              <w:right w:val="single" w:sz="4" w:space="0" w:color="auto"/>
            </w:tcBorders>
            <w:vAlign w:val="center"/>
            <w:tcPrChange w:id="1146" w:author="Shiv Mangal Rahi" w:date="2019-12-05T15:34:00Z">
              <w:tcPr>
                <w:tcW w:w="1319" w:type="dxa"/>
                <w:tcBorders>
                  <w:top w:val="nil"/>
                  <w:left w:val="nil"/>
                  <w:bottom w:val="single" w:sz="4" w:space="0" w:color="auto"/>
                  <w:right w:val="single" w:sz="4" w:space="0" w:color="auto"/>
                </w:tcBorders>
              </w:tcPr>
            </w:tcPrChange>
          </w:tcPr>
          <w:p w14:paraId="771BB19D" w14:textId="09FC6E70" w:rsidR="000757A1" w:rsidRPr="005F54FC" w:rsidRDefault="000757A1" w:rsidP="00BC14DE">
            <w:pPr>
              <w:rPr>
                <w:ins w:id="1147" w:author="Shiv Mangal Rahi" w:date="2019-12-05T15:33:00Z"/>
                <w:rFonts w:ascii="Calibri" w:eastAsia="Times New Roman" w:hAnsi="Calibri" w:cs="Calibri"/>
                <w:color w:val="000000"/>
                <w:sz w:val="20"/>
                <w:szCs w:val="20"/>
                <w:lang w:val="en-US"/>
              </w:rPr>
            </w:pPr>
            <w:ins w:id="1148" w:author="Shiv Mangal Rahi" w:date="2019-12-05T15:34:00Z">
              <w:r w:rsidRPr="005F54FC">
                <w:rPr>
                  <w:rFonts w:ascii="Calibri" w:eastAsia="Times New Roman" w:hAnsi="Calibri" w:cs="Calibri"/>
                  <w:color w:val="000000"/>
                  <w:sz w:val="20"/>
                  <w:szCs w:val="20"/>
                  <w:lang w:val="en-US"/>
                </w:rPr>
                <w:t>N/A</w:t>
              </w:r>
            </w:ins>
          </w:p>
        </w:tc>
      </w:tr>
      <w:tr w:rsidR="000757A1" w:rsidRPr="005F54FC" w14:paraId="07632D68" w14:textId="7C79D608" w:rsidTr="00BC14DE">
        <w:trPr>
          <w:trHeight w:val="288"/>
          <w:ins w:id="1149" w:author="Naveen Seth" w:date="2019-11-28T12:54:00Z"/>
          <w:trPrChange w:id="1150" w:author="Shiv Mangal Rahi" w:date="2019-12-05T15:34:00Z">
            <w:trPr>
              <w:trHeight w:val="288"/>
            </w:trPr>
          </w:trPrChange>
        </w:trPr>
        <w:tc>
          <w:tcPr>
            <w:tcW w:w="2520" w:type="dxa"/>
            <w:tcBorders>
              <w:top w:val="nil"/>
              <w:left w:val="single" w:sz="4" w:space="0" w:color="auto"/>
              <w:bottom w:val="single" w:sz="4" w:space="0" w:color="auto"/>
              <w:right w:val="single" w:sz="4" w:space="0" w:color="auto"/>
            </w:tcBorders>
            <w:shd w:val="clear" w:color="000000" w:fill="BFBFBF"/>
            <w:vAlign w:val="center"/>
            <w:hideMark/>
            <w:tcPrChange w:id="1151" w:author="Shiv Mangal Rahi" w:date="2019-12-05T15:34:00Z">
              <w:tcPr>
                <w:tcW w:w="2740" w:type="dxa"/>
                <w:tcBorders>
                  <w:top w:val="nil"/>
                  <w:left w:val="single" w:sz="4" w:space="0" w:color="auto"/>
                  <w:bottom w:val="single" w:sz="4" w:space="0" w:color="auto"/>
                  <w:right w:val="single" w:sz="4" w:space="0" w:color="auto"/>
                </w:tcBorders>
                <w:shd w:val="clear" w:color="000000" w:fill="BFBFBF"/>
                <w:vAlign w:val="center"/>
                <w:hideMark/>
              </w:tcPr>
            </w:tcPrChange>
          </w:tcPr>
          <w:p w14:paraId="53FF0D21" w14:textId="77777777" w:rsidR="000757A1" w:rsidRPr="005F54FC" w:rsidRDefault="000757A1" w:rsidP="00BC14DE">
            <w:pPr>
              <w:rPr>
                <w:ins w:id="1152" w:author="Naveen Seth" w:date="2019-11-28T12:54:00Z"/>
                <w:rFonts w:ascii="Calibri" w:eastAsia="Times New Roman" w:hAnsi="Calibri" w:cs="Calibri"/>
                <w:color w:val="000000"/>
                <w:sz w:val="20"/>
                <w:szCs w:val="20"/>
                <w:lang w:val="en-US"/>
              </w:rPr>
            </w:pPr>
            <w:ins w:id="1153" w:author="Naveen Seth" w:date="2019-11-28T12:54:00Z">
              <w:r w:rsidRPr="005F54FC">
                <w:rPr>
                  <w:rFonts w:ascii="Calibri" w:eastAsia="Times New Roman" w:hAnsi="Calibri" w:cs="Calibri"/>
                  <w:color w:val="000000"/>
                  <w:sz w:val="20"/>
                  <w:szCs w:val="20"/>
                  <w:lang w:val="en-US"/>
                </w:rPr>
                <w:t>Table Settings</w:t>
              </w:r>
            </w:ins>
          </w:p>
        </w:tc>
        <w:tc>
          <w:tcPr>
            <w:tcW w:w="1928" w:type="dxa"/>
            <w:tcBorders>
              <w:top w:val="nil"/>
              <w:left w:val="nil"/>
              <w:bottom w:val="single" w:sz="4" w:space="0" w:color="auto"/>
              <w:right w:val="single" w:sz="4" w:space="0" w:color="auto"/>
            </w:tcBorders>
            <w:shd w:val="clear" w:color="auto" w:fill="auto"/>
            <w:vAlign w:val="center"/>
            <w:hideMark/>
            <w:tcPrChange w:id="1154" w:author="Shiv Mangal Rahi" w:date="2019-12-05T15:34:00Z">
              <w:tcPr>
                <w:tcW w:w="2740" w:type="dxa"/>
                <w:tcBorders>
                  <w:top w:val="nil"/>
                  <w:left w:val="nil"/>
                  <w:bottom w:val="single" w:sz="4" w:space="0" w:color="auto"/>
                  <w:right w:val="single" w:sz="4" w:space="0" w:color="auto"/>
                </w:tcBorders>
                <w:shd w:val="clear" w:color="auto" w:fill="auto"/>
                <w:vAlign w:val="center"/>
                <w:hideMark/>
              </w:tcPr>
            </w:tcPrChange>
          </w:tcPr>
          <w:p w14:paraId="7AA78340" w14:textId="77777777" w:rsidR="000757A1" w:rsidRPr="005F54FC" w:rsidRDefault="000757A1" w:rsidP="00BC14DE">
            <w:pPr>
              <w:rPr>
                <w:ins w:id="1155" w:author="Naveen Seth" w:date="2019-11-28T12:54:00Z"/>
                <w:rFonts w:ascii="Calibri" w:eastAsia="Times New Roman" w:hAnsi="Calibri" w:cs="Calibri"/>
                <w:color w:val="000000"/>
                <w:sz w:val="20"/>
                <w:szCs w:val="20"/>
                <w:lang w:val="en-US"/>
              </w:rPr>
            </w:pPr>
            <w:ins w:id="1156" w:author="Naveen Seth" w:date="2019-11-28T12:54:00Z">
              <w:r w:rsidRPr="005F54FC">
                <w:rPr>
                  <w:rFonts w:ascii="Calibri" w:eastAsia="Times New Roman" w:hAnsi="Calibri" w:cs="Calibri"/>
                  <w:color w:val="000000"/>
                  <w:sz w:val="20"/>
                  <w:szCs w:val="20"/>
                  <w:lang w:val="en-US"/>
                </w:rPr>
                <w:t>N/A</w:t>
              </w:r>
            </w:ins>
          </w:p>
        </w:tc>
        <w:tc>
          <w:tcPr>
            <w:tcW w:w="1402" w:type="dxa"/>
            <w:tcBorders>
              <w:top w:val="nil"/>
              <w:left w:val="nil"/>
              <w:bottom w:val="single" w:sz="4" w:space="0" w:color="auto"/>
              <w:right w:val="single" w:sz="4" w:space="0" w:color="auto"/>
            </w:tcBorders>
            <w:vAlign w:val="center"/>
            <w:tcPrChange w:id="1157" w:author="Shiv Mangal Rahi" w:date="2019-12-05T15:34:00Z">
              <w:tcPr>
                <w:tcW w:w="1319" w:type="dxa"/>
                <w:tcBorders>
                  <w:top w:val="nil"/>
                  <w:left w:val="nil"/>
                  <w:bottom w:val="single" w:sz="4" w:space="0" w:color="auto"/>
                  <w:right w:val="single" w:sz="4" w:space="0" w:color="auto"/>
                </w:tcBorders>
              </w:tcPr>
            </w:tcPrChange>
          </w:tcPr>
          <w:p w14:paraId="7FEAF885" w14:textId="38FE5619" w:rsidR="000757A1" w:rsidRPr="005F54FC" w:rsidRDefault="000757A1" w:rsidP="00BC14DE">
            <w:pPr>
              <w:rPr>
                <w:ins w:id="1158" w:author="Shiv Mangal Rahi" w:date="2019-12-05T15:32:00Z"/>
                <w:rFonts w:ascii="Calibri" w:eastAsia="Times New Roman" w:hAnsi="Calibri" w:cs="Calibri"/>
                <w:color w:val="000000"/>
                <w:sz w:val="20"/>
                <w:szCs w:val="20"/>
                <w:lang w:val="en-US"/>
              </w:rPr>
            </w:pPr>
            <w:ins w:id="1159" w:author="Shiv Mangal Rahi" w:date="2019-12-05T15:34:00Z">
              <w:r w:rsidRPr="005F54FC">
                <w:rPr>
                  <w:rFonts w:ascii="Calibri" w:eastAsia="Times New Roman" w:hAnsi="Calibri" w:cs="Calibri"/>
                  <w:color w:val="000000"/>
                  <w:sz w:val="20"/>
                  <w:szCs w:val="20"/>
                  <w:lang w:val="en-US"/>
                </w:rPr>
                <w:t>N/A</w:t>
              </w:r>
            </w:ins>
          </w:p>
        </w:tc>
        <w:tc>
          <w:tcPr>
            <w:tcW w:w="1170" w:type="dxa"/>
            <w:tcBorders>
              <w:top w:val="nil"/>
              <w:left w:val="nil"/>
              <w:bottom w:val="single" w:sz="4" w:space="0" w:color="auto"/>
              <w:right w:val="single" w:sz="4" w:space="0" w:color="auto"/>
            </w:tcBorders>
            <w:vAlign w:val="center"/>
            <w:tcPrChange w:id="1160" w:author="Shiv Mangal Rahi" w:date="2019-12-05T15:34:00Z">
              <w:tcPr>
                <w:tcW w:w="1319" w:type="dxa"/>
                <w:tcBorders>
                  <w:top w:val="nil"/>
                  <w:left w:val="nil"/>
                  <w:bottom w:val="single" w:sz="4" w:space="0" w:color="auto"/>
                  <w:right w:val="single" w:sz="4" w:space="0" w:color="auto"/>
                </w:tcBorders>
              </w:tcPr>
            </w:tcPrChange>
          </w:tcPr>
          <w:p w14:paraId="19B59841" w14:textId="616D7132" w:rsidR="000757A1" w:rsidRPr="005F54FC" w:rsidRDefault="000757A1" w:rsidP="00BC14DE">
            <w:pPr>
              <w:rPr>
                <w:ins w:id="1161" w:author="Shiv Mangal Rahi" w:date="2019-12-05T15:33:00Z"/>
                <w:rFonts w:ascii="Calibri" w:eastAsia="Times New Roman" w:hAnsi="Calibri" w:cs="Calibri"/>
                <w:color w:val="000000"/>
                <w:sz w:val="20"/>
                <w:szCs w:val="20"/>
                <w:lang w:val="en-US"/>
              </w:rPr>
            </w:pPr>
            <w:ins w:id="1162" w:author="Shiv Mangal Rahi" w:date="2019-12-05T15:34:00Z">
              <w:r w:rsidRPr="005F54FC">
                <w:rPr>
                  <w:rFonts w:ascii="Calibri" w:eastAsia="Times New Roman" w:hAnsi="Calibri" w:cs="Calibri"/>
                  <w:color w:val="000000"/>
                  <w:sz w:val="20"/>
                  <w:szCs w:val="20"/>
                  <w:lang w:val="en-US"/>
                </w:rPr>
                <w:t>N/A</w:t>
              </w:r>
            </w:ins>
          </w:p>
        </w:tc>
        <w:tc>
          <w:tcPr>
            <w:tcW w:w="1098" w:type="dxa"/>
            <w:tcBorders>
              <w:top w:val="nil"/>
              <w:left w:val="nil"/>
              <w:bottom w:val="single" w:sz="4" w:space="0" w:color="auto"/>
              <w:right w:val="single" w:sz="4" w:space="0" w:color="auto"/>
            </w:tcBorders>
            <w:vAlign w:val="center"/>
            <w:tcPrChange w:id="1163" w:author="Shiv Mangal Rahi" w:date="2019-12-05T15:34:00Z">
              <w:tcPr>
                <w:tcW w:w="1319" w:type="dxa"/>
                <w:tcBorders>
                  <w:top w:val="nil"/>
                  <w:left w:val="nil"/>
                  <w:bottom w:val="single" w:sz="4" w:space="0" w:color="auto"/>
                  <w:right w:val="single" w:sz="4" w:space="0" w:color="auto"/>
                </w:tcBorders>
              </w:tcPr>
            </w:tcPrChange>
          </w:tcPr>
          <w:p w14:paraId="6914F6CD" w14:textId="34257071" w:rsidR="000757A1" w:rsidRPr="005F54FC" w:rsidRDefault="000757A1" w:rsidP="00BC14DE">
            <w:pPr>
              <w:rPr>
                <w:ins w:id="1164" w:author="Shiv Mangal Rahi" w:date="2019-12-05T15:33:00Z"/>
                <w:rFonts w:ascii="Calibri" w:eastAsia="Times New Roman" w:hAnsi="Calibri" w:cs="Calibri"/>
                <w:color w:val="000000"/>
                <w:sz w:val="20"/>
                <w:szCs w:val="20"/>
                <w:lang w:val="en-US"/>
              </w:rPr>
            </w:pPr>
            <w:ins w:id="1165" w:author="Shiv Mangal Rahi" w:date="2019-12-05T15:34:00Z">
              <w:r w:rsidRPr="005F54FC">
                <w:rPr>
                  <w:rFonts w:ascii="Calibri" w:eastAsia="Times New Roman" w:hAnsi="Calibri" w:cs="Calibri"/>
                  <w:color w:val="000000"/>
                  <w:sz w:val="20"/>
                  <w:szCs w:val="20"/>
                  <w:lang w:val="en-US"/>
                </w:rPr>
                <w:t>N/A</w:t>
              </w:r>
            </w:ins>
          </w:p>
        </w:tc>
      </w:tr>
    </w:tbl>
    <w:p w14:paraId="0EE15193" w14:textId="77777777" w:rsidR="007C22B4" w:rsidRDefault="007C22B4">
      <w:pPr>
        <w:rPr>
          <w:ins w:id="1166" w:author="Naveen Seth" w:date="2019-11-28T12:54:00Z"/>
          <w:rFonts w:ascii="Calibri" w:hAnsi="Calibri" w:cs="Calibri"/>
        </w:rPr>
      </w:pPr>
    </w:p>
    <w:p w14:paraId="1EFE8771" w14:textId="77777777" w:rsidR="00A97D7B" w:rsidRPr="00EA73FF" w:rsidRDefault="00A97D7B" w:rsidP="00A97D7B">
      <w:pPr>
        <w:ind w:left="720"/>
        <w:jc w:val="both"/>
        <w:rPr>
          <w:ins w:id="1167" w:author="Naveen Seth" w:date="2019-11-28T12:57:00Z"/>
          <w:rFonts w:cs="Calibri"/>
        </w:rPr>
      </w:pPr>
      <w:ins w:id="1168" w:author="Naveen Seth" w:date="2019-11-28T12:57:00Z">
        <w:r w:rsidRPr="00EA73FF">
          <w:rPr>
            <w:rFonts w:cs="Calibri"/>
          </w:rPr>
          <w:t xml:space="preserve">Below is the screen shot from Data </w:t>
        </w:r>
        <w:proofErr w:type="gramStart"/>
        <w:r w:rsidRPr="00EA73FF">
          <w:rPr>
            <w:rFonts w:cs="Calibri"/>
          </w:rPr>
          <w:t>Governance</w:t>
        </w:r>
        <w:proofErr w:type="gramEnd"/>
      </w:ins>
    </w:p>
    <w:p w14:paraId="02D1ABB4" w14:textId="77777777" w:rsidR="00A97D7B" w:rsidRDefault="00A97D7B">
      <w:pPr>
        <w:rPr>
          <w:ins w:id="1169" w:author="Naveen Seth" w:date="2019-11-28T12:57:00Z"/>
          <w:rFonts w:ascii="Calibri" w:hAnsi="Calibri" w:cs="Calibri"/>
        </w:rPr>
      </w:pPr>
    </w:p>
    <w:p w14:paraId="259ECD73" w14:textId="4FCCD24F" w:rsidR="00A97D7B" w:rsidRDefault="0038629F">
      <w:pPr>
        <w:rPr>
          <w:ins w:id="1170" w:author="Naveen Seth" w:date="2019-11-28T12:59:00Z"/>
          <w:rFonts w:ascii="Calibri" w:hAnsi="Calibri" w:cs="Calibri"/>
        </w:rPr>
      </w:pPr>
      <w:ins w:id="1171" w:author="Naveen Seth" w:date="2019-11-28T12:59:00Z">
        <w:r>
          <w:rPr>
            <w:rFonts w:ascii="Calibri" w:hAnsi="Calibri" w:cs="Calibri"/>
            <w:noProof/>
            <w:lang w:val="en-US"/>
          </w:rPr>
          <w:drawing>
            <wp:inline distT="0" distB="0" distL="0" distR="0" wp14:anchorId="7853243C" wp14:editId="4D26425D">
              <wp:extent cx="6000115" cy="1287145"/>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0115" cy="1287145"/>
                      </a:xfrm>
                      <a:prstGeom prst="rect">
                        <a:avLst/>
                      </a:prstGeom>
                      <a:noFill/>
                      <a:ln>
                        <a:noFill/>
                      </a:ln>
                    </pic:spPr>
                  </pic:pic>
                </a:graphicData>
              </a:graphic>
            </wp:inline>
          </w:drawing>
        </w:r>
      </w:ins>
    </w:p>
    <w:p w14:paraId="7FAD0972" w14:textId="77777777" w:rsidR="0038629F" w:rsidRDefault="0038629F">
      <w:pPr>
        <w:rPr>
          <w:ins w:id="1172" w:author="Naveen Seth" w:date="2019-11-28T12:59:00Z"/>
          <w:rFonts w:ascii="Calibri" w:hAnsi="Calibri" w:cs="Calibri"/>
        </w:rPr>
      </w:pPr>
    </w:p>
    <w:p w14:paraId="2C505812" w14:textId="77777777" w:rsidR="0038629F" w:rsidRDefault="0038629F">
      <w:pPr>
        <w:rPr>
          <w:ins w:id="1173" w:author="Naveen Seth" w:date="2019-11-28T12:59:00Z"/>
          <w:rFonts w:ascii="Calibri" w:hAnsi="Calibri" w:cs="Calibri"/>
        </w:rPr>
      </w:pPr>
    </w:p>
    <w:p w14:paraId="214F758B" w14:textId="77777777" w:rsidR="0038629F" w:rsidRDefault="0038629F">
      <w:pPr>
        <w:rPr>
          <w:ins w:id="1174" w:author="Naveen Seth" w:date="2019-11-28T12:54:00Z"/>
          <w:rFonts w:ascii="Calibri" w:hAnsi="Calibri" w:cs="Calibri"/>
        </w:rPr>
      </w:pPr>
    </w:p>
    <w:p w14:paraId="37139159" w14:textId="77777777" w:rsidR="0038629F" w:rsidRPr="00343CCD" w:rsidRDefault="0038629F" w:rsidP="0038629F">
      <w:pPr>
        <w:ind w:left="720"/>
        <w:jc w:val="both"/>
        <w:rPr>
          <w:ins w:id="1175" w:author="Naveen Seth" w:date="2019-11-28T13:00:00Z"/>
          <w:rFonts w:ascii="Calibri" w:hAnsi="Calibri" w:cs="Calibri"/>
        </w:rPr>
      </w:pPr>
      <w:ins w:id="1176" w:author="Naveen Seth" w:date="2019-11-28T13:00:00Z">
        <w:r w:rsidRPr="00343CCD">
          <w:rPr>
            <w:rFonts w:ascii="Calibri" w:hAnsi="Calibri" w:cs="Calibri"/>
          </w:rPr>
          <w:t xml:space="preserve">Following entries need to be created in the reference list with the given values. </w:t>
        </w:r>
      </w:ins>
    </w:p>
    <w:p w14:paraId="40B4BF5B" w14:textId="77777777" w:rsidR="00A97D7B" w:rsidRDefault="00A97D7B">
      <w:pPr>
        <w:rPr>
          <w:ins w:id="1177" w:author="Naveen Seth" w:date="2019-11-28T13:00:00Z"/>
          <w:rFonts w:ascii="Calibri" w:hAnsi="Calibri" w:cs="Calibri"/>
        </w:rPr>
      </w:pPr>
    </w:p>
    <w:p w14:paraId="04BBE433" w14:textId="18CDF157" w:rsidR="0038629F" w:rsidRDefault="0038629F">
      <w:pPr>
        <w:rPr>
          <w:ins w:id="1178" w:author="Naveen Seth" w:date="2019-11-28T20:09:00Z"/>
          <w:rFonts w:ascii="Calibri" w:hAnsi="Calibri" w:cs="Calibri"/>
        </w:rPr>
      </w:pPr>
      <w:ins w:id="1179" w:author="Naveen Seth" w:date="2019-11-28T13:01:00Z">
        <w:r>
          <w:rPr>
            <w:rFonts w:ascii="Calibri" w:hAnsi="Calibri" w:cs="Calibri"/>
            <w:noProof/>
            <w:lang w:val="en-US"/>
          </w:rPr>
          <w:lastRenderedPageBreak/>
          <w:drawing>
            <wp:inline distT="0" distB="0" distL="0" distR="0" wp14:anchorId="36673E20" wp14:editId="25ED39C5">
              <wp:extent cx="6000115" cy="1540510"/>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0115" cy="1540510"/>
                      </a:xfrm>
                      <a:prstGeom prst="rect">
                        <a:avLst/>
                      </a:prstGeom>
                      <a:noFill/>
                      <a:ln>
                        <a:noFill/>
                      </a:ln>
                    </pic:spPr>
                  </pic:pic>
                </a:graphicData>
              </a:graphic>
            </wp:inline>
          </w:drawing>
        </w:r>
      </w:ins>
    </w:p>
    <w:p w14:paraId="0CEC57E2" w14:textId="77777777" w:rsidR="00B14998" w:rsidRDefault="00B14998">
      <w:pPr>
        <w:rPr>
          <w:ins w:id="1180" w:author="Naveen Seth" w:date="2019-11-28T20:12:00Z"/>
          <w:rFonts w:ascii="Calibri" w:hAnsi="Calibri" w:cs="Calibri"/>
        </w:rPr>
      </w:pPr>
    </w:p>
    <w:p w14:paraId="53013C80" w14:textId="77777777" w:rsidR="00D12139" w:rsidRDefault="00D12139">
      <w:pPr>
        <w:rPr>
          <w:ins w:id="1181" w:author="Naveen Seth" w:date="2019-11-28T20:12:00Z"/>
          <w:rFonts w:ascii="Calibri" w:hAnsi="Calibri" w:cs="Calibri"/>
        </w:rPr>
      </w:pPr>
    </w:p>
    <w:p w14:paraId="717AD3E3" w14:textId="07627816" w:rsidR="00D12139" w:rsidRDefault="00D12139">
      <w:pPr>
        <w:rPr>
          <w:ins w:id="1182" w:author="Naveen Seth" w:date="2019-11-28T20:09:00Z"/>
          <w:rFonts w:ascii="Calibri" w:hAnsi="Calibri" w:cs="Calibri"/>
        </w:rPr>
      </w:pPr>
      <w:ins w:id="1183" w:author="Naveen Seth" w:date="2019-11-28T20:12:00Z">
        <w:r>
          <w:rPr>
            <w:rFonts w:ascii="Calibri" w:hAnsi="Calibri" w:cs="Calibri"/>
          </w:rPr>
          <w:t xml:space="preserve">The above Threshold Images shown above </w:t>
        </w:r>
      </w:ins>
      <w:ins w:id="1184" w:author="Naveen Seth" w:date="2019-11-28T20:13:00Z">
        <w:r>
          <w:rPr>
            <w:rFonts w:ascii="Calibri" w:hAnsi="Calibri" w:cs="Calibri"/>
          </w:rPr>
          <w:t>are attached below</w:t>
        </w:r>
      </w:ins>
    </w:p>
    <w:p w14:paraId="61F441EE" w14:textId="77777777" w:rsidR="00B14998" w:rsidRDefault="00B14998">
      <w:pPr>
        <w:rPr>
          <w:ins w:id="1185" w:author="Naveen Seth" w:date="2019-11-28T20:09:00Z"/>
          <w:rFonts w:ascii="Calibri" w:hAnsi="Calibri" w:cs="Calibri"/>
        </w:rPr>
      </w:pPr>
    </w:p>
    <w:p w14:paraId="72923694" w14:textId="4437D871" w:rsidR="00B14998" w:rsidRDefault="00D12139">
      <w:pPr>
        <w:rPr>
          <w:ins w:id="1186" w:author="Naveen Seth" w:date="2019-11-28T20:09:00Z"/>
          <w:rFonts w:ascii="Calibri" w:hAnsi="Calibri" w:cs="Calibri"/>
        </w:rPr>
      </w:pPr>
      <w:ins w:id="1187" w:author="Naveen Seth" w:date="2019-11-28T20:11:00Z">
        <w:r>
          <w:rPr>
            <w:rFonts w:ascii="Calibri" w:hAnsi="Calibri" w:cs="Calibri"/>
          </w:rPr>
          <w:object w:dxaOrig="1508" w:dyaOrig="943" w14:anchorId="500B5A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7pt" o:ole="">
              <v:imagedata r:id="rId22" o:title=""/>
            </v:shape>
            <o:OLEObject Type="Embed" ProgID="Package" ShapeID="_x0000_i1025" DrawAspect="Icon" ObjectID="_1637139760" r:id="rId23"/>
          </w:object>
        </w:r>
      </w:ins>
      <w:ins w:id="1188" w:author="Naveen Seth" w:date="2019-11-28T20:11:00Z">
        <w:r>
          <w:rPr>
            <w:rFonts w:ascii="Calibri" w:hAnsi="Calibri" w:cs="Calibri"/>
          </w:rPr>
          <w:t xml:space="preserve">        </w:t>
        </w:r>
      </w:ins>
      <w:ins w:id="1189" w:author="Naveen Seth" w:date="2019-11-28T20:12:00Z">
        <w:r>
          <w:rPr>
            <w:rFonts w:ascii="Calibri" w:hAnsi="Calibri" w:cs="Calibri"/>
          </w:rPr>
          <w:object w:dxaOrig="1508" w:dyaOrig="943" w14:anchorId="30263123">
            <v:shape id="_x0000_i1026" type="#_x0000_t75" style="width:75pt;height:47pt" o:ole="">
              <v:imagedata r:id="rId24" o:title=""/>
            </v:shape>
            <o:OLEObject Type="Embed" ProgID="Package" ShapeID="_x0000_i1026" DrawAspect="Icon" ObjectID="_1637139761" r:id="rId25"/>
          </w:object>
        </w:r>
      </w:ins>
      <w:ins w:id="1190" w:author="Naveen Seth" w:date="2019-11-28T20:12:00Z">
        <w:r>
          <w:rPr>
            <w:rFonts w:ascii="Calibri" w:hAnsi="Calibri" w:cs="Calibri"/>
          </w:rPr>
          <w:t xml:space="preserve">    </w:t>
        </w:r>
      </w:ins>
      <w:ins w:id="1191" w:author="Naveen Seth" w:date="2019-11-28T20:12:00Z">
        <w:r>
          <w:rPr>
            <w:rFonts w:ascii="Calibri" w:hAnsi="Calibri" w:cs="Calibri"/>
          </w:rPr>
          <w:object w:dxaOrig="1508" w:dyaOrig="943" w14:anchorId="2D7740E4">
            <v:shape id="_x0000_i1027" type="#_x0000_t75" style="width:75pt;height:47pt" o:ole="">
              <v:imagedata r:id="rId26" o:title=""/>
            </v:shape>
            <o:OLEObject Type="Embed" ProgID="Package" ShapeID="_x0000_i1027" DrawAspect="Icon" ObjectID="_1637139762" r:id="rId27"/>
          </w:object>
        </w:r>
      </w:ins>
    </w:p>
    <w:p w14:paraId="6E44B3EA" w14:textId="77777777" w:rsidR="00B14998" w:rsidRDefault="00B14998">
      <w:pPr>
        <w:rPr>
          <w:rFonts w:ascii="Calibri" w:hAnsi="Calibri" w:cs="Calibri"/>
        </w:rPr>
      </w:pPr>
    </w:p>
    <w:p w14:paraId="1108D18E" w14:textId="6C6DB9D8" w:rsidR="00AD3BE5" w:rsidRDefault="00467984" w:rsidP="00F224F5">
      <w:pPr>
        <w:pStyle w:val="Heading1"/>
        <w:numPr>
          <w:ilvl w:val="0"/>
          <w:numId w:val="3"/>
        </w:numPr>
        <w:spacing w:after="120" w:line="288" w:lineRule="auto"/>
        <w:ind w:right="270"/>
        <w:jc w:val="both"/>
        <w:rPr>
          <w:rFonts w:asciiTheme="minorHAnsi" w:hAnsiTheme="minorHAnsi" w:cstheme="majorHAnsi"/>
        </w:rPr>
      </w:pPr>
      <w:bookmarkStart w:id="1192" w:name="_Toc25838741"/>
      <w:r w:rsidRPr="00467984">
        <w:rPr>
          <w:rFonts w:asciiTheme="minorHAnsi" w:hAnsiTheme="minorHAnsi" w:cstheme="majorHAnsi"/>
        </w:rPr>
        <w:t>Creating Relatio</w:t>
      </w:r>
      <w:r w:rsidR="00522088">
        <w:rPr>
          <w:rFonts w:asciiTheme="minorHAnsi" w:hAnsiTheme="minorHAnsi" w:cstheme="majorHAnsi"/>
        </w:rPr>
        <w:t>ns</w:t>
      </w:r>
      <w:bookmarkEnd w:id="1192"/>
    </w:p>
    <w:p w14:paraId="2ED747B2" w14:textId="435F5660" w:rsidR="00EE29AE" w:rsidRPr="00EA73FF" w:rsidRDefault="00356CF6" w:rsidP="00EA73FF">
      <w:pPr>
        <w:ind w:left="720"/>
        <w:jc w:val="both"/>
        <w:rPr>
          <w:rFonts w:cs="Calibri"/>
        </w:rPr>
      </w:pPr>
      <w:r w:rsidRPr="00EA73FF">
        <w:rPr>
          <w:rFonts w:cs="Calibri"/>
        </w:rPr>
        <w:t>User</w:t>
      </w:r>
      <w:r w:rsidR="00EE29AE" w:rsidRPr="00EA73FF">
        <w:rPr>
          <w:rFonts w:cs="Calibri"/>
        </w:rPr>
        <w:t xml:space="preserve"> need</w:t>
      </w:r>
      <w:r w:rsidRPr="00EA73FF">
        <w:rPr>
          <w:rFonts w:cs="Calibri"/>
        </w:rPr>
        <w:t>s</w:t>
      </w:r>
      <w:r w:rsidR="00EE29AE" w:rsidRPr="00EA73FF">
        <w:rPr>
          <w:rFonts w:cs="Calibri"/>
        </w:rPr>
        <w:t xml:space="preserve"> to </w:t>
      </w:r>
      <w:r w:rsidRPr="00EA73FF">
        <w:rPr>
          <w:rFonts w:cs="Calibri"/>
        </w:rPr>
        <w:t>setup</w:t>
      </w:r>
      <w:r w:rsidR="00EE29AE" w:rsidRPr="00EA73FF">
        <w:rPr>
          <w:rFonts w:cs="Calibri"/>
        </w:rPr>
        <w:t xml:space="preserve"> relationship </w:t>
      </w:r>
      <w:r w:rsidRPr="00EA73FF">
        <w:rPr>
          <w:rFonts w:cs="Calibri"/>
        </w:rPr>
        <w:t>between following:</w:t>
      </w:r>
    </w:p>
    <w:p w14:paraId="02C3B6B7" w14:textId="77777777" w:rsidR="00EE29AE" w:rsidRDefault="00EE29AE" w:rsidP="00EE29AE">
      <w:pPr>
        <w:ind w:left="720"/>
      </w:pPr>
    </w:p>
    <w:p w14:paraId="294545E6" w14:textId="5484B5DE" w:rsidR="00EE29AE" w:rsidRPr="00EA73FF" w:rsidRDefault="00BC14DE" w:rsidP="00EE29AE">
      <w:pPr>
        <w:pStyle w:val="ListParagraph"/>
        <w:numPr>
          <w:ilvl w:val="1"/>
          <w:numId w:val="11"/>
        </w:numPr>
        <w:rPr>
          <w:rFonts w:cs="Calibri"/>
        </w:rPr>
      </w:pPr>
      <w:hyperlink w:anchor="DataSources" w:history="1">
        <w:r w:rsidR="00EE29AE" w:rsidRPr="00EA73FF">
          <w:rPr>
            <w:rStyle w:val="Hyperlink"/>
            <w:rFonts w:cs="Calibri"/>
          </w:rPr>
          <w:t xml:space="preserve">Data </w:t>
        </w:r>
        <w:r w:rsidR="00356CF6" w:rsidRPr="00EA73FF">
          <w:rPr>
            <w:rStyle w:val="Hyperlink"/>
            <w:rFonts w:cs="Calibri"/>
          </w:rPr>
          <w:t>Source</w:t>
        </w:r>
      </w:hyperlink>
      <w:r w:rsidR="00DB458A" w:rsidRPr="00EA73FF">
        <w:rPr>
          <w:rFonts w:cs="Calibri"/>
        </w:rPr>
        <w:t xml:space="preserve"> </w:t>
      </w:r>
      <w:r w:rsidR="00EE29AE" w:rsidRPr="00EA73FF">
        <w:rPr>
          <w:rFonts w:cs="Calibri"/>
        </w:rPr>
        <w:t xml:space="preserve">and </w:t>
      </w:r>
      <w:hyperlink w:anchor="SourceAttributes" w:history="1">
        <w:r w:rsidR="00356CF6" w:rsidRPr="00EA73FF">
          <w:rPr>
            <w:rStyle w:val="Hyperlink"/>
            <w:rFonts w:cs="Calibri"/>
          </w:rPr>
          <w:t>Source Attributes</w:t>
        </w:r>
      </w:hyperlink>
      <w:r w:rsidR="00EE29AE" w:rsidRPr="00EA73FF">
        <w:rPr>
          <w:rFonts w:cs="Calibri"/>
        </w:rPr>
        <w:t xml:space="preserve"> </w:t>
      </w:r>
    </w:p>
    <w:p w14:paraId="619763F8" w14:textId="70D3A5DE" w:rsidR="00EE29AE" w:rsidRPr="00EA73FF" w:rsidRDefault="00BC14DE" w:rsidP="00EE29AE">
      <w:pPr>
        <w:pStyle w:val="ListParagraph"/>
        <w:numPr>
          <w:ilvl w:val="1"/>
          <w:numId w:val="11"/>
        </w:numPr>
        <w:rPr>
          <w:rFonts w:cs="Calibri"/>
        </w:rPr>
      </w:pPr>
      <w:hyperlink w:anchor="SourceAttributes" w:history="1">
        <w:r w:rsidR="000A273C" w:rsidRPr="00EA73FF">
          <w:rPr>
            <w:rStyle w:val="Hyperlink"/>
            <w:rFonts w:cs="Calibri"/>
          </w:rPr>
          <w:t>Source Attributes</w:t>
        </w:r>
      </w:hyperlink>
      <w:r w:rsidR="00EE29AE" w:rsidRPr="00EA73FF">
        <w:rPr>
          <w:rFonts w:cs="Calibri"/>
        </w:rPr>
        <w:t xml:space="preserve"> and </w:t>
      </w:r>
      <w:hyperlink w:anchor="RulesConfigurations" w:history="1">
        <w:r w:rsidR="00EE29AE" w:rsidRPr="00EA73FF">
          <w:rPr>
            <w:rStyle w:val="Hyperlink"/>
            <w:rFonts w:cs="Calibri"/>
          </w:rPr>
          <w:t>Rules</w:t>
        </w:r>
      </w:hyperlink>
      <w:r w:rsidR="00EE29AE" w:rsidRPr="00EA73FF">
        <w:rPr>
          <w:rFonts w:cs="Calibri"/>
        </w:rPr>
        <w:t xml:space="preserve"> </w:t>
      </w:r>
    </w:p>
    <w:p w14:paraId="07E302A7" w14:textId="358CF19C" w:rsidR="00EE29AE" w:rsidRPr="00EA73FF" w:rsidRDefault="00BC14DE" w:rsidP="00EE29AE">
      <w:pPr>
        <w:pStyle w:val="ListParagraph"/>
        <w:numPr>
          <w:ilvl w:val="1"/>
          <w:numId w:val="11"/>
        </w:numPr>
        <w:rPr>
          <w:rFonts w:cs="Calibri"/>
        </w:rPr>
      </w:pPr>
      <w:hyperlink w:anchor="SourceAttributes" w:history="1">
        <w:r w:rsidR="000A273C" w:rsidRPr="00EA73FF">
          <w:rPr>
            <w:rStyle w:val="Hyperlink"/>
            <w:rFonts w:cs="Calibri"/>
          </w:rPr>
          <w:t>Source Attributes</w:t>
        </w:r>
      </w:hyperlink>
      <w:r w:rsidR="00EE29AE" w:rsidRPr="00EA73FF">
        <w:rPr>
          <w:rFonts w:cs="Calibri"/>
        </w:rPr>
        <w:t xml:space="preserve"> and </w:t>
      </w:r>
      <w:hyperlink w:anchor="BusinessTerms" w:history="1">
        <w:r w:rsidR="00EE29AE" w:rsidRPr="00EA73FF">
          <w:rPr>
            <w:rStyle w:val="Hyperlink"/>
            <w:rFonts w:cs="Calibri"/>
          </w:rPr>
          <w:t>Business Terms</w:t>
        </w:r>
      </w:hyperlink>
    </w:p>
    <w:p w14:paraId="6A3ABC6B" w14:textId="68ADE885" w:rsidR="00E40E2D" w:rsidRPr="00EA73FF" w:rsidRDefault="00BC14DE" w:rsidP="000A273C">
      <w:pPr>
        <w:pStyle w:val="ListParagraph"/>
        <w:numPr>
          <w:ilvl w:val="1"/>
          <w:numId w:val="11"/>
        </w:numPr>
        <w:rPr>
          <w:rFonts w:cs="Calibri"/>
        </w:rPr>
      </w:pPr>
      <w:hyperlink w:anchor="BusinessTerms" w:history="1">
        <w:r w:rsidR="00EE29AE" w:rsidRPr="00EA73FF">
          <w:rPr>
            <w:rStyle w:val="Hyperlink"/>
            <w:rFonts w:cs="Calibri"/>
          </w:rPr>
          <w:t>Business Terms</w:t>
        </w:r>
      </w:hyperlink>
      <w:r w:rsidR="00EE29AE" w:rsidRPr="00EA73FF">
        <w:rPr>
          <w:rFonts w:cs="Calibri"/>
        </w:rPr>
        <w:t xml:space="preserve"> and Models</w:t>
      </w:r>
    </w:p>
    <w:p w14:paraId="4CE14B51" w14:textId="1D946B86" w:rsidR="00E40E2D" w:rsidRDefault="00E40E2D" w:rsidP="00F224F5">
      <w:pPr>
        <w:ind w:left="90"/>
        <w:jc w:val="both"/>
      </w:pPr>
    </w:p>
    <w:p w14:paraId="3AFB73BF" w14:textId="705B06D9" w:rsidR="00D00FB5" w:rsidRPr="00EA73FF" w:rsidRDefault="00D00FB5" w:rsidP="00D00FB5">
      <w:pPr>
        <w:ind w:left="720"/>
        <w:jc w:val="both"/>
        <w:rPr>
          <w:rFonts w:cs="Calibri"/>
        </w:rPr>
      </w:pPr>
      <w:r w:rsidRPr="00EA73FF">
        <w:rPr>
          <w:rFonts w:cs="Calibri"/>
        </w:rPr>
        <w:t>While creating a relationship type between Business Terms and Model, below custom field needs to be configured:</w:t>
      </w:r>
    </w:p>
    <w:p w14:paraId="093D34AF" w14:textId="77777777" w:rsidR="001442D1" w:rsidRDefault="001442D1" w:rsidP="00D00FB5">
      <w:pPr>
        <w:ind w:left="720"/>
        <w:jc w:val="both"/>
      </w:pPr>
    </w:p>
    <w:tbl>
      <w:tblPr>
        <w:tblW w:w="4345" w:type="dxa"/>
        <w:jc w:val="center"/>
        <w:tblLook w:val="04A0" w:firstRow="1" w:lastRow="0" w:firstColumn="1" w:lastColumn="0" w:noHBand="0" w:noVBand="1"/>
      </w:tblPr>
      <w:tblGrid>
        <w:gridCol w:w="2080"/>
        <w:gridCol w:w="2265"/>
      </w:tblGrid>
      <w:tr w:rsidR="00B364FB" w:rsidRPr="00B364FB" w14:paraId="0338ABF5" w14:textId="77777777" w:rsidTr="00835562">
        <w:trPr>
          <w:trHeight w:val="255"/>
          <w:jc w:val="center"/>
        </w:trPr>
        <w:tc>
          <w:tcPr>
            <w:tcW w:w="208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0732F0B" w14:textId="347BEF42" w:rsidR="00B364FB" w:rsidRPr="00B364FB" w:rsidRDefault="00B364FB" w:rsidP="00B364FB">
            <w:pPr>
              <w:rPr>
                <w:rFonts w:ascii="Calibri" w:eastAsia="Times New Roman" w:hAnsi="Calibri" w:cs="Calibri"/>
                <w:b/>
                <w:bCs/>
                <w:color w:val="FFFFFF"/>
                <w:sz w:val="20"/>
                <w:szCs w:val="20"/>
                <w:lang w:val="en-US"/>
              </w:rPr>
            </w:pPr>
            <w:r w:rsidRPr="00B364FB">
              <w:rPr>
                <w:rFonts w:ascii="Calibri" w:eastAsia="Times New Roman" w:hAnsi="Calibri" w:cs="Calibri"/>
                <w:b/>
                <w:bCs/>
                <w:color w:val="FFFFFF"/>
                <w:sz w:val="20"/>
                <w:szCs w:val="20"/>
                <w:lang w:val="en-US"/>
              </w:rPr>
              <w:t>Field Attribute</w:t>
            </w:r>
          </w:p>
        </w:tc>
        <w:tc>
          <w:tcPr>
            <w:tcW w:w="2265" w:type="dxa"/>
            <w:tcBorders>
              <w:top w:val="single" w:sz="4" w:space="0" w:color="auto"/>
              <w:left w:val="nil"/>
              <w:bottom w:val="single" w:sz="4" w:space="0" w:color="auto"/>
              <w:right w:val="single" w:sz="4" w:space="0" w:color="auto"/>
            </w:tcBorders>
            <w:shd w:val="clear" w:color="000000" w:fill="000000"/>
            <w:noWrap/>
            <w:vAlign w:val="bottom"/>
            <w:hideMark/>
          </w:tcPr>
          <w:p w14:paraId="5DE05C10" w14:textId="1AD68DEE" w:rsidR="00B364FB" w:rsidRPr="00B364FB" w:rsidRDefault="003E52FA" w:rsidP="00B364FB">
            <w:pPr>
              <w:jc w:val="center"/>
              <w:rPr>
                <w:rFonts w:ascii="Calibri" w:eastAsia="Times New Roman" w:hAnsi="Calibri" w:cs="Calibri"/>
                <w:b/>
                <w:bCs/>
                <w:color w:val="FFFFFF"/>
                <w:sz w:val="20"/>
                <w:szCs w:val="20"/>
                <w:lang w:val="en-US"/>
              </w:rPr>
            </w:pPr>
            <w:r>
              <w:rPr>
                <w:rFonts w:ascii="Calibri" w:eastAsia="Times New Roman" w:hAnsi="Calibri" w:cs="Calibri"/>
                <w:b/>
                <w:bCs/>
                <w:color w:val="FFFFFF"/>
                <w:sz w:val="20"/>
                <w:szCs w:val="20"/>
                <w:lang w:val="en-US"/>
              </w:rPr>
              <w:t>Field-1</w:t>
            </w:r>
          </w:p>
        </w:tc>
      </w:tr>
      <w:tr w:rsidR="00B364FB" w:rsidRPr="00B364FB" w14:paraId="704EAEF2"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3029824A"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Name</w:t>
            </w:r>
          </w:p>
        </w:tc>
        <w:tc>
          <w:tcPr>
            <w:tcW w:w="2265" w:type="dxa"/>
            <w:tcBorders>
              <w:top w:val="nil"/>
              <w:left w:val="nil"/>
              <w:bottom w:val="single" w:sz="4" w:space="0" w:color="auto"/>
              <w:right w:val="single" w:sz="4" w:space="0" w:color="auto"/>
            </w:tcBorders>
            <w:shd w:val="clear" w:color="auto" w:fill="auto"/>
            <w:noWrap/>
            <w:vAlign w:val="bottom"/>
            <w:hideMark/>
          </w:tcPr>
          <w:p w14:paraId="437811C6"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Weightage</w:t>
            </w:r>
          </w:p>
        </w:tc>
      </w:tr>
      <w:tr w:rsidR="00B364FB" w:rsidRPr="00B364FB" w14:paraId="6F8E86FA"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59A67D6"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API Name</w:t>
            </w:r>
          </w:p>
        </w:tc>
        <w:tc>
          <w:tcPr>
            <w:tcW w:w="2265" w:type="dxa"/>
            <w:tcBorders>
              <w:top w:val="nil"/>
              <w:left w:val="nil"/>
              <w:bottom w:val="single" w:sz="4" w:space="0" w:color="auto"/>
              <w:right w:val="single" w:sz="4" w:space="0" w:color="auto"/>
            </w:tcBorders>
            <w:shd w:val="clear" w:color="auto" w:fill="auto"/>
            <w:noWrap/>
            <w:vAlign w:val="bottom"/>
            <w:hideMark/>
          </w:tcPr>
          <w:p w14:paraId="5F8E4233"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Weightage</w:t>
            </w:r>
          </w:p>
        </w:tc>
      </w:tr>
      <w:tr w:rsidR="00B364FB" w:rsidRPr="00B364FB" w14:paraId="729CFCD8"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9DD069A"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Input Type</w:t>
            </w:r>
          </w:p>
        </w:tc>
        <w:tc>
          <w:tcPr>
            <w:tcW w:w="2265" w:type="dxa"/>
            <w:tcBorders>
              <w:top w:val="nil"/>
              <w:left w:val="nil"/>
              <w:bottom w:val="single" w:sz="4" w:space="0" w:color="auto"/>
              <w:right w:val="single" w:sz="4" w:space="0" w:color="auto"/>
            </w:tcBorders>
            <w:shd w:val="clear" w:color="auto" w:fill="auto"/>
            <w:noWrap/>
            <w:vAlign w:val="bottom"/>
            <w:hideMark/>
          </w:tcPr>
          <w:p w14:paraId="3F531D6F"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Decimal Number</w:t>
            </w:r>
          </w:p>
        </w:tc>
      </w:tr>
      <w:tr w:rsidR="00B364FB" w:rsidRPr="00B364FB" w14:paraId="0AD13ECA"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B9CDC4A"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Category</w:t>
            </w:r>
          </w:p>
        </w:tc>
        <w:tc>
          <w:tcPr>
            <w:tcW w:w="2265" w:type="dxa"/>
            <w:tcBorders>
              <w:top w:val="nil"/>
              <w:left w:val="nil"/>
              <w:bottom w:val="single" w:sz="4" w:space="0" w:color="auto"/>
              <w:right w:val="single" w:sz="4" w:space="0" w:color="auto"/>
            </w:tcBorders>
            <w:shd w:val="clear" w:color="auto" w:fill="auto"/>
            <w:noWrap/>
            <w:vAlign w:val="bottom"/>
            <w:hideMark/>
          </w:tcPr>
          <w:p w14:paraId="1BBBB310"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N/A</w:t>
            </w:r>
          </w:p>
        </w:tc>
      </w:tr>
      <w:tr w:rsidR="00B364FB" w:rsidRPr="00B364FB" w14:paraId="40CE2F92"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86273EC"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Minimum Value</w:t>
            </w:r>
          </w:p>
        </w:tc>
        <w:tc>
          <w:tcPr>
            <w:tcW w:w="2265" w:type="dxa"/>
            <w:tcBorders>
              <w:top w:val="nil"/>
              <w:left w:val="nil"/>
              <w:bottom w:val="single" w:sz="4" w:space="0" w:color="auto"/>
              <w:right w:val="single" w:sz="4" w:space="0" w:color="auto"/>
            </w:tcBorders>
            <w:shd w:val="clear" w:color="auto" w:fill="auto"/>
            <w:noWrap/>
            <w:vAlign w:val="bottom"/>
            <w:hideMark/>
          </w:tcPr>
          <w:p w14:paraId="1405E27A"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0</w:t>
            </w:r>
          </w:p>
        </w:tc>
      </w:tr>
      <w:tr w:rsidR="00B364FB" w:rsidRPr="00B364FB" w14:paraId="10EACE57"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103D84B"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Maximum Value</w:t>
            </w:r>
          </w:p>
        </w:tc>
        <w:tc>
          <w:tcPr>
            <w:tcW w:w="2265" w:type="dxa"/>
            <w:tcBorders>
              <w:top w:val="nil"/>
              <w:left w:val="nil"/>
              <w:bottom w:val="single" w:sz="4" w:space="0" w:color="auto"/>
              <w:right w:val="single" w:sz="4" w:space="0" w:color="auto"/>
            </w:tcBorders>
            <w:shd w:val="clear" w:color="auto" w:fill="auto"/>
            <w:noWrap/>
            <w:vAlign w:val="bottom"/>
            <w:hideMark/>
          </w:tcPr>
          <w:p w14:paraId="4B8D906F"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1</w:t>
            </w:r>
          </w:p>
        </w:tc>
      </w:tr>
      <w:tr w:rsidR="00B364FB" w:rsidRPr="00B364FB" w14:paraId="38871E4D"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AFA952F"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Type of List</w:t>
            </w:r>
          </w:p>
        </w:tc>
        <w:tc>
          <w:tcPr>
            <w:tcW w:w="2265" w:type="dxa"/>
            <w:tcBorders>
              <w:top w:val="nil"/>
              <w:left w:val="nil"/>
              <w:bottom w:val="single" w:sz="4" w:space="0" w:color="auto"/>
              <w:right w:val="single" w:sz="4" w:space="0" w:color="auto"/>
            </w:tcBorders>
            <w:shd w:val="clear" w:color="auto" w:fill="auto"/>
            <w:noWrap/>
            <w:vAlign w:val="bottom"/>
            <w:hideMark/>
          </w:tcPr>
          <w:p w14:paraId="1A39DAAF"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N/A</w:t>
            </w:r>
          </w:p>
        </w:tc>
      </w:tr>
      <w:tr w:rsidR="00B364FB" w:rsidRPr="00B364FB" w14:paraId="13CEDCD4"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32A248B0"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List Display Format</w:t>
            </w:r>
          </w:p>
        </w:tc>
        <w:tc>
          <w:tcPr>
            <w:tcW w:w="2265" w:type="dxa"/>
            <w:tcBorders>
              <w:top w:val="nil"/>
              <w:left w:val="nil"/>
              <w:bottom w:val="single" w:sz="4" w:space="0" w:color="auto"/>
              <w:right w:val="single" w:sz="4" w:space="0" w:color="auto"/>
            </w:tcBorders>
            <w:shd w:val="clear" w:color="auto" w:fill="auto"/>
            <w:noWrap/>
            <w:vAlign w:val="bottom"/>
            <w:hideMark/>
          </w:tcPr>
          <w:p w14:paraId="16CB642D"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N/A</w:t>
            </w:r>
          </w:p>
        </w:tc>
      </w:tr>
      <w:tr w:rsidR="00B364FB" w:rsidRPr="00B364FB" w14:paraId="29311EF9"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1FA79A0"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Show In Detail Tile</w:t>
            </w:r>
          </w:p>
        </w:tc>
        <w:tc>
          <w:tcPr>
            <w:tcW w:w="2265" w:type="dxa"/>
            <w:tcBorders>
              <w:top w:val="nil"/>
              <w:left w:val="nil"/>
              <w:bottom w:val="single" w:sz="4" w:space="0" w:color="auto"/>
              <w:right w:val="single" w:sz="4" w:space="0" w:color="auto"/>
            </w:tcBorders>
            <w:shd w:val="clear" w:color="auto" w:fill="auto"/>
            <w:noWrap/>
            <w:vAlign w:val="bottom"/>
            <w:hideMark/>
          </w:tcPr>
          <w:p w14:paraId="0118A2FB"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TRUE</w:t>
            </w:r>
          </w:p>
        </w:tc>
      </w:tr>
      <w:tr w:rsidR="00B364FB" w:rsidRPr="00B364FB" w14:paraId="561408FF"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C7E123D"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Is Editable</w:t>
            </w:r>
          </w:p>
        </w:tc>
        <w:tc>
          <w:tcPr>
            <w:tcW w:w="2265" w:type="dxa"/>
            <w:tcBorders>
              <w:top w:val="nil"/>
              <w:left w:val="nil"/>
              <w:bottom w:val="single" w:sz="4" w:space="0" w:color="auto"/>
              <w:right w:val="single" w:sz="4" w:space="0" w:color="auto"/>
            </w:tcBorders>
            <w:shd w:val="clear" w:color="auto" w:fill="auto"/>
            <w:noWrap/>
            <w:vAlign w:val="bottom"/>
            <w:hideMark/>
          </w:tcPr>
          <w:p w14:paraId="6B8E8869"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TRUE</w:t>
            </w:r>
          </w:p>
        </w:tc>
      </w:tr>
      <w:tr w:rsidR="00B364FB" w:rsidRPr="00B364FB" w14:paraId="0B10F31D"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9AA0B5B"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 xml:space="preserve">Is </w:t>
            </w:r>
            <w:proofErr w:type="spellStart"/>
            <w:r w:rsidRPr="00B364FB">
              <w:rPr>
                <w:rFonts w:ascii="Calibri" w:eastAsia="Times New Roman" w:hAnsi="Calibri" w:cs="Calibri"/>
                <w:color w:val="000000"/>
                <w:sz w:val="20"/>
                <w:szCs w:val="20"/>
                <w:lang w:val="en-US"/>
              </w:rPr>
              <w:t>Listable</w:t>
            </w:r>
            <w:proofErr w:type="spellEnd"/>
          </w:p>
        </w:tc>
        <w:tc>
          <w:tcPr>
            <w:tcW w:w="2265" w:type="dxa"/>
            <w:tcBorders>
              <w:top w:val="nil"/>
              <w:left w:val="nil"/>
              <w:bottom w:val="single" w:sz="4" w:space="0" w:color="auto"/>
              <w:right w:val="single" w:sz="4" w:space="0" w:color="auto"/>
            </w:tcBorders>
            <w:shd w:val="clear" w:color="auto" w:fill="auto"/>
            <w:noWrap/>
            <w:vAlign w:val="bottom"/>
            <w:hideMark/>
          </w:tcPr>
          <w:p w14:paraId="6B829166"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TRUE</w:t>
            </w:r>
          </w:p>
        </w:tc>
      </w:tr>
      <w:tr w:rsidR="00B364FB" w:rsidRPr="00B364FB" w14:paraId="420CDC44"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244B5928"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Is Required</w:t>
            </w:r>
          </w:p>
        </w:tc>
        <w:tc>
          <w:tcPr>
            <w:tcW w:w="2265" w:type="dxa"/>
            <w:tcBorders>
              <w:top w:val="nil"/>
              <w:left w:val="nil"/>
              <w:bottom w:val="single" w:sz="4" w:space="0" w:color="auto"/>
              <w:right w:val="single" w:sz="4" w:space="0" w:color="auto"/>
            </w:tcBorders>
            <w:shd w:val="clear" w:color="auto" w:fill="auto"/>
            <w:noWrap/>
            <w:vAlign w:val="bottom"/>
            <w:hideMark/>
          </w:tcPr>
          <w:p w14:paraId="79A82127"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FALSE</w:t>
            </w:r>
          </w:p>
        </w:tc>
      </w:tr>
      <w:tr w:rsidR="00B364FB" w:rsidRPr="00B364FB" w14:paraId="161FDB02"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26AE35D"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Part of Key</w:t>
            </w:r>
          </w:p>
        </w:tc>
        <w:tc>
          <w:tcPr>
            <w:tcW w:w="2265" w:type="dxa"/>
            <w:tcBorders>
              <w:top w:val="nil"/>
              <w:left w:val="nil"/>
              <w:bottom w:val="single" w:sz="4" w:space="0" w:color="auto"/>
              <w:right w:val="single" w:sz="4" w:space="0" w:color="auto"/>
            </w:tcBorders>
            <w:shd w:val="clear" w:color="auto" w:fill="auto"/>
            <w:noWrap/>
            <w:vAlign w:val="bottom"/>
            <w:hideMark/>
          </w:tcPr>
          <w:p w14:paraId="59A12546"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FALSE</w:t>
            </w:r>
          </w:p>
        </w:tc>
      </w:tr>
      <w:tr w:rsidR="00B364FB" w:rsidRPr="00B364FB" w14:paraId="5D185C12"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F218768"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Show As Top Level Filter</w:t>
            </w:r>
          </w:p>
        </w:tc>
        <w:tc>
          <w:tcPr>
            <w:tcW w:w="2265" w:type="dxa"/>
            <w:tcBorders>
              <w:top w:val="nil"/>
              <w:left w:val="nil"/>
              <w:bottom w:val="single" w:sz="4" w:space="0" w:color="auto"/>
              <w:right w:val="single" w:sz="4" w:space="0" w:color="auto"/>
            </w:tcBorders>
            <w:shd w:val="clear" w:color="auto" w:fill="auto"/>
            <w:noWrap/>
            <w:vAlign w:val="bottom"/>
            <w:hideMark/>
          </w:tcPr>
          <w:p w14:paraId="24549D04"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FALSE</w:t>
            </w:r>
          </w:p>
        </w:tc>
      </w:tr>
      <w:tr w:rsidR="00B364FB" w:rsidRPr="00B364FB" w14:paraId="346489E0"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A911288"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lastRenderedPageBreak/>
              <w:t>Allow Multiple Items</w:t>
            </w:r>
          </w:p>
        </w:tc>
        <w:tc>
          <w:tcPr>
            <w:tcW w:w="2265" w:type="dxa"/>
            <w:tcBorders>
              <w:top w:val="nil"/>
              <w:left w:val="nil"/>
              <w:bottom w:val="single" w:sz="4" w:space="0" w:color="auto"/>
              <w:right w:val="single" w:sz="4" w:space="0" w:color="auto"/>
            </w:tcBorders>
            <w:shd w:val="clear" w:color="auto" w:fill="auto"/>
            <w:noWrap/>
            <w:vAlign w:val="bottom"/>
            <w:hideMark/>
          </w:tcPr>
          <w:p w14:paraId="7A80A5C6"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FALSE</w:t>
            </w:r>
          </w:p>
        </w:tc>
      </w:tr>
      <w:tr w:rsidR="00B364FB" w:rsidRPr="00B364FB" w14:paraId="1EDD2CF0"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00A346A"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Show if Empty</w:t>
            </w:r>
          </w:p>
        </w:tc>
        <w:tc>
          <w:tcPr>
            <w:tcW w:w="2265" w:type="dxa"/>
            <w:tcBorders>
              <w:top w:val="nil"/>
              <w:left w:val="nil"/>
              <w:bottom w:val="single" w:sz="4" w:space="0" w:color="auto"/>
              <w:right w:val="single" w:sz="4" w:space="0" w:color="auto"/>
            </w:tcBorders>
            <w:shd w:val="clear" w:color="auto" w:fill="auto"/>
            <w:noWrap/>
            <w:vAlign w:val="bottom"/>
            <w:hideMark/>
          </w:tcPr>
          <w:p w14:paraId="72897868"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FALSE</w:t>
            </w:r>
          </w:p>
        </w:tc>
      </w:tr>
      <w:tr w:rsidR="00B364FB" w:rsidRPr="00B364FB" w14:paraId="333A0893"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2611B01B"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Lookup Type</w:t>
            </w:r>
          </w:p>
        </w:tc>
        <w:tc>
          <w:tcPr>
            <w:tcW w:w="2265" w:type="dxa"/>
            <w:tcBorders>
              <w:top w:val="nil"/>
              <w:left w:val="nil"/>
              <w:bottom w:val="single" w:sz="4" w:space="0" w:color="auto"/>
              <w:right w:val="single" w:sz="4" w:space="0" w:color="auto"/>
            </w:tcBorders>
            <w:shd w:val="clear" w:color="auto" w:fill="auto"/>
            <w:noWrap/>
            <w:vAlign w:val="bottom"/>
            <w:hideMark/>
          </w:tcPr>
          <w:p w14:paraId="0F9DC923"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N/A</w:t>
            </w:r>
          </w:p>
        </w:tc>
      </w:tr>
      <w:tr w:rsidR="00B364FB" w:rsidRPr="00B364FB" w14:paraId="25F9069A"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467C678"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Relationship Type</w:t>
            </w:r>
          </w:p>
        </w:tc>
        <w:tc>
          <w:tcPr>
            <w:tcW w:w="2265" w:type="dxa"/>
            <w:tcBorders>
              <w:top w:val="nil"/>
              <w:left w:val="nil"/>
              <w:bottom w:val="single" w:sz="4" w:space="0" w:color="auto"/>
              <w:right w:val="single" w:sz="4" w:space="0" w:color="auto"/>
            </w:tcBorders>
            <w:shd w:val="clear" w:color="auto" w:fill="auto"/>
            <w:noWrap/>
            <w:vAlign w:val="bottom"/>
            <w:hideMark/>
          </w:tcPr>
          <w:p w14:paraId="2C35C5FB"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N/A</w:t>
            </w:r>
          </w:p>
        </w:tc>
      </w:tr>
      <w:tr w:rsidR="00B364FB" w:rsidRPr="00B364FB" w14:paraId="48971FDD"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D7F024F"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Table Settings</w:t>
            </w:r>
          </w:p>
        </w:tc>
        <w:tc>
          <w:tcPr>
            <w:tcW w:w="2265" w:type="dxa"/>
            <w:tcBorders>
              <w:top w:val="nil"/>
              <w:left w:val="nil"/>
              <w:bottom w:val="single" w:sz="4" w:space="0" w:color="auto"/>
              <w:right w:val="single" w:sz="4" w:space="0" w:color="auto"/>
            </w:tcBorders>
            <w:shd w:val="clear" w:color="auto" w:fill="auto"/>
            <w:noWrap/>
            <w:vAlign w:val="bottom"/>
            <w:hideMark/>
          </w:tcPr>
          <w:p w14:paraId="6C886BA9"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N/A</w:t>
            </w:r>
          </w:p>
        </w:tc>
      </w:tr>
    </w:tbl>
    <w:p w14:paraId="7C22CC9E" w14:textId="77777777" w:rsidR="001F55CB" w:rsidRDefault="001F55CB" w:rsidP="0028197E">
      <w:pPr>
        <w:ind w:left="720"/>
        <w:jc w:val="both"/>
        <w:rPr>
          <w:b/>
        </w:rPr>
      </w:pPr>
    </w:p>
    <w:p w14:paraId="69807669" w14:textId="7FF52F41" w:rsidR="00861C3D" w:rsidRPr="00EA73FF" w:rsidRDefault="0028197E" w:rsidP="0028197E">
      <w:pPr>
        <w:ind w:left="720"/>
        <w:jc w:val="both"/>
        <w:rPr>
          <w:rFonts w:cs="Calibri"/>
        </w:rPr>
      </w:pPr>
      <w:r w:rsidRPr="00EA73FF">
        <w:rPr>
          <w:rFonts w:cs="Calibri"/>
          <w:b/>
        </w:rPr>
        <w:t>Note</w:t>
      </w:r>
      <w:r w:rsidR="001F55CB" w:rsidRPr="00EA73FF">
        <w:rPr>
          <w:rFonts w:cs="Calibri"/>
        </w:rPr>
        <w:t>:</w:t>
      </w:r>
    </w:p>
    <w:p w14:paraId="078EEA0E" w14:textId="004B8F7D" w:rsidR="0028197E" w:rsidRPr="00EA73FF" w:rsidRDefault="00861C3D" w:rsidP="00861C3D">
      <w:pPr>
        <w:ind w:left="720" w:firstLine="720"/>
        <w:jc w:val="both"/>
        <w:rPr>
          <w:rFonts w:cs="Calibri"/>
        </w:rPr>
      </w:pPr>
      <w:r w:rsidRPr="00EA73FF">
        <w:rPr>
          <w:rFonts w:cs="Calibri"/>
        </w:rPr>
        <w:t xml:space="preserve">1. </w:t>
      </w:r>
      <w:r w:rsidR="0028197E" w:rsidRPr="00EA73FF">
        <w:rPr>
          <w:rFonts w:cs="Calibri"/>
        </w:rPr>
        <w:t>It is recommended to use different predicates for above relations.</w:t>
      </w:r>
    </w:p>
    <w:p w14:paraId="087CDE98" w14:textId="42603D68" w:rsidR="00861C3D" w:rsidRPr="00EA73FF" w:rsidRDefault="00861C3D" w:rsidP="00E946AD">
      <w:pPr>
        <w:ind w:left="1440"/>
        <w:jc w:val="both"/>
        <w:rPr>
          <w:rFonts w:cs="Calibri"/>
        </w:rPr>
      </w:pPr>
      <w:r w:rsidRPr="00EA73FF">
        <w:rPr>
          <w:rFonts w:cs="Calibri"/>
        </w:rPr>
        <w:t xml:space="preserve">2. Owners should be </w:t>
      </w:r>
      <w:r w:rsidR="004A1E90" w:rsidRPr="00EA73FF">
        <w:rPr>
          <w:rFonts w:cs="Calibri"/>
        </w:rPr>
        <w:t>assigned</w:t>
      </w:r>
      <w:r w:rsidRPr="00EA73FF">
        <w:rPr>
          <w:rFonts w:cs="Calibri"/>
        </w:rPr>
        <w:t xml:space="preserve"> for the Models.</w:t>
      </w:r>
      <w:r w:rsidR="00E946AD" w:rsidRPr="00EA73FF">
        <w:rPr>
          <w:rFonts w:cs="Calibri"/>
        </w:rPr>
        <w:t xml:space="preserve"> It is recommended not to assign owners at any other assets.</w:t>
      </w:r>
    </w:p>
    <w:p w14:paraId="5BC6356E" w14:textId="119691F1" w:rsidR="00780D10" w:rsidRPr="00EA73FF" w:rsidRDefault="00780D10" w:rsidP="00E946AD">
      <w:pPr>
        <w:ind w:left="1440"/>
        <w:jc w:val="both"/>
        <w:rPr>
          <w:rFonts w:cs="Calibri"/>
        </w:rPr>
      </w:pPr>
      <w:r w:rsidRPr="00EA73FF">
        <w:rPr>
          <w:rFonts w:cs="Calibri"/>
        </w:rPr>
        <w:t xml:space="preserve">3. While establishing the relationship, </w:t>
      </w:r>
      <w:r w:rsidR="00CF34EB" w:rsidRPr="00EA73FF">
        <w:rPr>
          <w:rFonts w:cs="Calibri"/>
        </w:rPr>
        <w:t>w</w:t>
      </w:r>
      <w:r w:rsidRPr="00EA73FF">
        <w:rPr>
          <w:rFonts w:cs="Calibri"/>
        </w:rPr>
        <w:t xml:space="preserve">eightage </w:t>
      </w:r>
      <w:r w:rsidR="00A80526" w:rsidRPr="00EA73FF">
        <w:rPr>
          <w:rFonts w:cs="Calibri"/>
        </w:rPr>
        <w:t xml:space="preserve">can be assigned. Refer </w:t>
      </w:r>
      <w:hyperlink w:anchor="Weightage" w:history="1">
        <w:r w:rsidR="00A80526" w:rsidRPr="00EA73FF">
          <w:rPr>
            <w:rStyle w:val="Hyperlink"/>
            <w:rFonts w:cs="Calibri"/>
          </w:rPr>
          <w:t>section#7</w:t>
        </w:r>
        <w:r w:rsidRPr="00EA73FF">
          <w:rPr>
            <w:rStyle w:val="Hyperlink"/>
            <w:rFonts w:cs="Calibri"/>
          </w:rPr>
          <w:t>.0</w:t>
        </w:r>
      </w:hyperlink>
      <w:r w:rsidRPr="00EA73FF">
        <w:rPr>
          <w:rFonts w:cs="Calibri"/>
        </w:rPr>
        <w:t xml:space="preserve"> for more details.</w:t>
      </w:r>
    </w:p>
    <w:p w14:paraId="2D1A88FC" w14:textId="6505C254" w:rsidR="00054360" w:rsidRPr="00EA73FF" w:rsidRDefault="00054360" w:rsidP="00E946AD">
      <w:pPr>
        <w:ind w:left="1440"/>
        <w:jc w:val="both"/>
        <w:rPr>
          <w:rFonts w:cs="Calibri"/>
        </w:rPr>
      </w:pPr>
      <w:r w:rsidRPr="00EA73FF">
        <w:rPr>
          <w:rFonts w:cs="Calibri"/>
        </w:rPr>
        <w:t>4. Each Business Term should</w:t>
      </w:r>
      <w:r w:rsidR="002126F5" w:rsidRPr="00EA73FF">
        <w:rPr>
          <w:rFonts w:cs="Calibri"/>
        </w:rPr>
        <w:t xml:space="preserve"> </w:t>
      </w:r>
      <w:r w:rsidR="00CF34EB" w:rsidRPr="00EA73FF">
        <w:rPr>
          <w:rFonts w:cs="Calibri"/>
        </w:rPr>
        <w:t>at least</w:t>
      </w:r>
      <w:r w:rsidR="002126F5" w:rsidRPr="00EA73FF">
        <w:rPr>
          <w:rFonts w:cs="Calibri"/>
        </w:rPr>
        <w:t xml:space="preserve"> be related to one </w:t>
      </w:r>
      <w:r w:rsidR="00CF34EB" w:rsidRPr="00EA73FF">
        <w:rPr>
          <w:rFonts w:cs="Calibri"/>
        </w:rPr>
        <w:t>s</w:t>
      </w:r>
      <w:r w:rsidRPr="00EA73FF">
        <w:rPr>
          <w:rFonts w:cs="Calibri"/>
        </w:rPr>
        <w:t>ource</w:t>
      </w:r>
      <w:r w:rsidR="002126F5" w:rsidRPr="00EA73FF">
        <w:rPr>
          <w:rFonts w:cs="Calibri"/>
        </w:rPr>
        <w:t xml:space="preserve"> attributes</w:t>
      </w:r>
      <w:r w:rsidRPr="00EA73FF">
        <w:rPr>
          <w:rFonts w:cs="Calibri"/>
        </w:rPr>
        <w:t>.</w:t>
      </w:r>
    </w:p>
    <w:p w14:paraId="37DC7082" w14:textId="77777777" w:rsidR="00CF34EB" w:rsidRDefault="00CF34EB">
      <w:pPr>
        <w:rPr>
          <w:rFonts w:eastAsiaTheme="majorEastAsia" w:cstheme="majorHAnsi"/>
          <w:color w:val="365F91" w:themeColor="accent1" w:themeShade="BF"/>
          <w:sz w:val="32"/>
          <w:szCs w:val="32"/>
        </w:rPr>
      </w:pPr>
      <w:bookmarkStart w:id="1193" w:name="Weightage"/>
      <w:r>
        <w:rPr>
          <w:rFonts w:cstheme="majorHAnsi"/>
        </w:rPr>
        <w:br w:type="page"/>
      </w:r>
    </w:p>
    <w:p w14:paraId="4F906386" w14:textId="05D78380" w:rsidR="00A80526" w:rsidRDefault="00A80526" w:rsidP="00A80526">
      <w:pPr>
        <w:pStyle w:val="Heading1"/>
        <w:numPr>
          <w:ilvl w:val="0"/>
          <w:numId w:val="3"/>
        </w:numPr>
        <w:spacing w:after="120" w:line="288" w:lineRule="auto"/>
        <w:ind w:right="270"/>
        <w:jc w:val="both"/>
        <w:rPr>
          <w:rFonts w:asciiTheme="minorHAnsi" w:hAnsiTheme="minorHAnsi" w:cstheme="majorHAnsi"/>
        </w:rPr>
      </w:pPr>
      <w:bookmarkStart w:id="1194" w:name="_Toc25838742"/>
      <w:r w:rsidRPr="006E7F6D">
        <w:rPr>
          <w:rFonts w:asciiTheme="minorHAnsi" w:hAnsiTheme="minorHAnsi" w:cstheme="majorHAnsi"/>
        </w:rPr>
        <w:lastRenderedPageBreak/>
        <w:t>Weightage</w:t>
      </w:r>
      <w:bookmarkEnd w:id="1194"/>
    </w:p>
    <w:bookmarkEnd w:id="1193"/>
    <w:p w14:paraId="117F6FCB" w14:textId="233B1DDC" w:rsidR="00D53D08" w:rsidRPr="00EA73FF" w:rsidRDefault="00D53D08" w:rsidP="00A80526">
      <w:pPr>
        <w:ind w:left="720"/>
        <w:rPr>
          <w:rFonts w:cs="Calibri"/>
        </w:rPr>
      </w:pPr>
      <w:r w:rsidRPr="00EA73FF">
        <w:rPr>
          <w:rFonts w:cs="Calibri"/>
        </w:rPr>
        <w:t>When creating a relation between Business Term and Model</w:t>
      </w:r>
      <w:r w:rsidR="00DD577F" w:rsidRPr="00EA73FF">
        <w:rPr>
          <w:rFonts w:cs="Calibri"/>
        </w:rPr>
        <w:t xml:space="preserve">, user can assign </w:t>
      </w:r>
      <w:r w:rsidR="00CF34EB" w:rsidRPr="00EA73FF">
        <w:rPr>
          <w:rFonts w:cs="Calibri"/>
        </w:rPr>
        <w:t>w</w:t>
      </w:r>
      <w:r w:rsidR="00DD577F" w:rsidRPr="00EA73FF">
        <w:rPr>
          <w:rFonts w:cs="Calibri"/>
        </w:rPr>
        <w:t xml:space="preserve">eightage to each </w:t>
      </w:r>
      <w:r w:rsidR="00CF34EB" w:rsidRPr="00EA73FF">
        <w:rPr>
          <w:rFonts w:cs="Calibri"/>
        </w:rPr>
        <w:t>b</w:t>
      </w:r>
      <w:r w:rsidR="00DD577F" w:rsidRPr="00EA73FF">
        <w:rPr>
          <w:rFonts w:cs="Calibri"/>
        </w:rPr>
        <w:t xml:space="preserve">usiness </w:t>
      </w:r>
      <w:r w:rsidR="00CF34EB" w:rsidRPr="00EA73FF">
        <w:rPr>
          <w:rFonts w:cs="Calibri"/>
        </w:rPr>
        <w:t>t</w:t>
      </w:r>
      <w:r w:rsidR="00DD577F" w:rsidRPr="00EA73FF">
        <w:rPr>
          <w:rFonts w:cs="Calibri"/>
        </w:rPr>
        <w:t>erm.</w:t>
      </w:r>
      <w:r w:rsidR="004352D8" w:rsidRPr="00EA73FF">
        <w:rPr>
          <w:rFonts w:cs="Calibri"/>
        </w:rPr>
        <w:t xml:space="preserve"> This weightage, if defined, will be used in computing the score of the Model.</w:t>
      </w:r>
    </w:p>
    <w:p w14:paraId="60F07272" w14:textId="77777777" w:rsidR="00D53D08" w:rsidRPr="00EA73FF" w:rsidRDefault="00D53D08" w:rsidP="00A80526">
      <w:pPr>
        <w:ind w:left="720"/>
        <w:rPr>
          <w:rFonts w:cs="Calibri"/>
        </w:rPr>
      </w:pPr>
    </w:p>
    <w:p w14:paraId="27A25C29" w14:textId="71FC221E" w:rsidR="00A80526" w:rsidRPr="00EA73FF" w:rsidRDefault="00A80526" w:rsidP="00A80526">
      <w:pPr>
        <w:ind w:left="720"/>
        <w:rPr>
          <w:rFonts w:cs="Calibri"/>
        </w:rPr>
      </w:pPr>
      <w:r w:rsidRPr="00EA73FF">
        <w:rPr>
          <w:rFonts w:cs="Calibri"/>
          <w:b/>
        </w:rPr>
        <w:t>Note</w:t>
      </w:r>
      <w:r w:rsidR="001F55CB" w:rsidRPr="00EA73FF">
        <w:rPr>
          <w:rFonts w:cs="Calibri"/>
        </w:rPr>
        <w:t xml:space="preserve">: </w:t>
      </w:r>
      <w:r w:rsidRPr="00EA73FF">
        <w:rPr>
          <w:rFonts w:cs="Calibri"/>
        </w:rPr>
        <w:t xml:space="preserve">Sum of </w:t>
      </w:r>
      <w:r w:rsidR="00CF34EB" w:rsidRPr="00EA73FF">
        <w:rPr>
          <w:rFonts w:cs="Calibri"/>
        </w:rPr>
        <w:t>w</w:t>
      </w:r>
      <w:r w:rsidRPr="00EA73FF">
        <w:rPr>
          <w:rFonts w:cs="Calibri"/>
        </w:rPr>
        <w:t xml:space="preserve">eightage for </w:t>
      </w:r>
      <w:r w:rsidR="00F02675" w:rsidRPr="00EA73FF">
        <w:rPr>
          <w:rFonts w:cs="Calibri"/>
        </w:rPr>
        <w:t xml:space="preserve">all </w:t>
      </w:r>
      <w:r w:rsidR="00CF34EB" w:rsidRPr="00EA73FF">
        <w:rPr>
          <w:rFonts w:cs="Calibri"/>
        </w:rPr>
        <w:t>b</w:t>
      </w:r>
      <w:r w:rsidR="00F02675" w:rsidRPr="00EA73FF">
        <w:rPr>
          <w:rFonts w:cs="Calibri"/>
        </w:rPr>
        <w:t xml:space="preserve">usiness </w:t>
      </w:r>
      <w:r w:rsidR="00CF34EB" w:rsidRPr="00EA73FF">
        <w:rPr>
          <w:rFonts w:cs="Calibri"/>
        </w:rPr>
        <w:t>t</w:t>
      </w:r>
      <w:r w:rsidR="00F02675" w:rsidRPr="00EA73FF">
        <w:rPr>
          <w:rFonts w:cs="Calibri"/>
        </w:rPr>
        <w:t xml:space="preserve">erms related to a </w:t>
      </w:r>
      <w:r w:rsidR="00CF34EB" w:rsidRPr="00EA73FF">
        <w:rPr>
          <w:rFonts w:cs="Calibri"/>
        </w:rPr>
        <w:t>m</w:t>
      </w:r>
      <w:r w:rsidR="00F02675" w:rsidRPr="00EA73FF">
        <w:rPr>
          <w:rFonts w:cs="Calibri"/>
        </w:rPr>
        <w:t xml:space="preserve">odel should </w:t>
      </w:r>
      <w:r w:rsidRPr="00EA73FF">
        <w:rPr>
          <w:rFonts w:cs="Calibri"/>
        </w:rPr>
        <w:t>always be 1.</w:t>
      </w:r>
      <w:r w:rsidR="00065AC6" w:rsidRPr="00EA73FF">
        <w:rPr>
          <w:rFonts w:cs="Calibri"/>
        </w:rPr>
        <w:t xml:space="preserve"> If configured, Weightage should be assigned to all the Business Terms related to a Model.</w:t>
      </w:r>
      <w:r w:rsidRPr="00EA73FF">
        <w:rPr>
          <w:rFonts w:cs="Calibri"/>
        </w:rPr>
        <w:t xml:space="preserve">  </w:t>
      </w:r>
    </w:p>
    <w:p w14:paraId="2FEBB4FA" w14:textId="77777777" w:rsidR="007F5EDB" w:rsidRPr="00EA73FF" w:rsidRDefault="007F5EDB" w:rsidP="00A80526">
      <w:pPr>
        <w:ind w:left="720"/>
      </w:pPr>
    </w:p>
    <w:p w14:paraId="1459D69B" w14:textId="77777777" w:rsidR="00CF34EB" w:rsidRDefault="00CF34EB">
      <w:pPr>
        <w:rPr>
          <w:rFonts w:eastAsiaTheme="majorEastAsia" w:cstheme="majorHAnsi"/>
          <w:color w:val="365F91" w:themeColor="accent1" w:themeShade="BF"/>
          <w:sz w:val="32"/>
          <w:szCs w:val="32"/>
        </w:rPr>
      </w:pPr>
      <w:r>
        <w:rPr>
          <w:rFonts w:cstheme="majorHAnsi"/>
        </w:rPr>
        <w:br w:type="page"/>
      </w:r>
    </w:p>
    <w:p w14:paraId="008A9FFC" w14:textId="4595869C" w:rsidR="007F5EDB" w:rsidRPr="007F5EDB" w:rsidRDefault="007F5EDB" w:rsidP="007F5EDB">
      <w:pPr>
        <w:pStyle w:val="Heading1"/>
        <w:numPr>
          <w:ilvl w:val="0"/>
          <w:numId w:val="3"/>
        </w:numPr>
        <w:spacing w:after="120" w:line="288" w:lineRule="auto"/>
        <w:ind w:right="270"/>
        <w:jc w:val="both"/>
        <w:rPr>
          <w:rFonts w:asciiTheme="minorHAnsi" w:hAnsiTheme="minorHAnsi" w:cstheme="majorHAnsi"/>
        </w:rPr>
      </w:pPr>
      <w:bookmarkStart w:id="1195" w:name="_Toc25838743"/>
      <w:r w:rsidRPr="007F5EDB">
        <w:rPr>
          <w:rFonts w:asciiTheme="minorHAnsi" w:hAnsiTheme="minorHAnsi" w:cstheme="majorHAnsi"/>
        </w:rPr>
        <w:lastRenderedPageBreak/>
        <w:t>Creating Assets</w:t>
      </w:r>
      <w:bookmarkEnd w:id="1195"/>
    </w:p>
    <w:p w14:paraId="1AB65156" w14:textId="4277C359" w:rsidR="00A80526" w:rsidRDefault="00F16EAE" w:rsidP="00F16EAE">
      <w:pPr>
        <w:ind w:left="720"/>
      </w:pPr>
      <w:r>
        <w:t xml:space="preserve">Assets </w:t>
      </w:r>
      <w:r w:rsidR="00B130C5">
        <w:t xml:space="preserve">need </w:t>
      </w:r>
      <w:r>
        <w:t xml:space="preserve">to be created </w:t>
      </w:r>
      <w:r w:rsidR="00A02145">
        <w:t>for</w:t>
      </w:r>
      <w:r>
        <w:t xml:space="preserve"> </w:t>
      </w:r>
      <w:r w:rsidR="00A02145">
        <w:t>following</w:t>
      </w:r>
      <w:r>
        <w:t xml:space="preserve"> asset types</w:t>
      </w:r>
      <w:r w:rsidR="00A02145">
        <w:t xml:space="preserve"> along with their relations</w:t>
      </w:r>
      <w:r w:rsidR="00A56A50">
        <w:t>hips</w:t>
      </w:r>
      <w:r>
        <w:t>.</w:t>
      </w:r>
      <w:r w:rsidR="00B130C5">
        <w:t xml:space="preserve"> </w:t>
      </w:r>
    </w:p>
    <w:p w14:paraId="4117A55E" w14:textId="72782B35" w:rsidR="00A02145" w:rsidRDefault="00A02145" w:rsidP="00A02145">
      <w:r>
        <w:tab/>
      </w:r>
    </w:p>
    <w:p w14:paraId="071E80BA" w14:textId="47C5F977" w:rsidR="00A02145" w:rsidRDefault="00BC14DE" w:rsidP="003C30B3">
      <w:pPr>
        <w:pStyle w:val="ListParagraph"/>
        <w:numPr>
          <w:ilvl w:val="0"/>
          <w:numId w:val="28"/>
        </w:numPr>
      </w:pPr>
      <w:hyperlink w:anchor="DataSources" w:history="1">
        <w:r w:rsidR="00A02145" w:rsidRPr="00D770E1">
          <w:rPr>
            <w:rStyle w:val="Hyperlink"/>
          </w:rPr>
          <w:t>Data Sources</w:t>
        </w:r>
      </w:hyperlink>
    </w:p>
    <w:p w14:paraId="10E2F5EF" w14:textId="242B79B6" w:rsidR="00A02145" w:rsidRDefault="00BC14DE" w:rsidP="003C30B3">
      <w:pPr>
        <w:pStyle w:val="ListParagraph"/>
        <w:numPr>
          <w:ilvl w:val="0"/>
          <w:numId w:val="28"/>
        </w:numPr>
      </w:pPr>
      <w:hyperlink w:anchor="SourceAttributes" w:history="1">
        <w:r w:rsidR="00A02145" w:rsidRPr="00D770E1">
          <w:rPr>
            <w:rStyle w:val="Hyperlink"/>
          </w:rPr>
          <w:t>Source Attributes</w:t>
        </w:r>
      </w:hyperlink>
      <w:r w:rsidR="00C55819">
        <w:t xml:space="preserve"> </w:t>
      </w:r>
      <w:r w:rsidR="00384F87">
        <w:t>– Naming con</w:t>
      </w:r>
      <w:r w:rsidR="003C30B3">
        <w:t xml:space="preserve">vention of source attributes is       </w:t>
      </w:r>
      <w:r w:rsidR="00384F87">
        <w:t>&lt;</w:t>
      </w:r>
      <w:proofErr w:type="spellStart"/>
      <w:r w:rsidR="00384F87">
        <w:t>DataSource</w:t>
      </w:r>
      <w:proofErr w:type="spellEnd"/>
      <w:r w:rsidR="00384F87">
        <w:t>&gt;.&lt;</w:t>
      </w:r>
      <w:proofErr w:type="spellStart"/>
      <w:r w:rsidR="00384F87">
        <w:t>SourceAttribute</w:t>
      </w:r>
      <w:proofErr w:type="spellEnd"/>
      <w:r w:rsidR="00384F87">
        <w:t>&gt;</w:t>
      </w:r>
      <w:r w:rsidR="00C55819">
        <w:t xml:space="preserve"> </w:t>
      </w:r>
    </w:p>
    <w:p w14:paraId="4D57D624" w14:textId="160C2820" w:rsidR="00A02145" w:rsidRDefault="00BC14DE" w:rsidP="003C30B3">
      <w:pPr>
        <w:pStyle w:val="ListParagraph"/>
        <w:numPr>
          <w:ilvl w:val="0"/>
          <w:numId w:val="28"/>
        </w:numPr>
      </w:pPr>
      <w:hyperlink w:anchor="BusinessTerms" w:history="1">
        <w:r w:rsidR="00A02145" w:rsidRPr="00D770E1">
          <w:rPr>
            <w:rStyle w:val="Hyperlink"/>
          </w:rPr>
          <w:t>Business Terms</w:t>
        </w:r>
      </w:hyperlink>
    </w:p>
    <w:p w14:paraId="15A67FC5" w14:textId="686D98A9" w:rsidR="00A02145" w:rsidRDefault="00BC14DE" w:rsidP="003C30B3">
      <w:pPr>
        <w:pStyle w:val="ListParagraph"/>
        <w:numPr>
          <w:ilvl w:val="0"/>
          <w:numId w:val="28"/>
        </w:numPr>
      </w:pPr>
      <w:hyperlink w:anchor="BusinessTerms" w:history="1">
        <w:r w:rsidR="00A02145" w:rsidRPr="00D770E1">
          <w:rPr>
            <w:rStyle w:val="Hyperlink"/>
          </w:rPr>
          <w:t>Rules</w:t>
        </w:r>
      </w:hyperlink>
    </w:p>
    <w:p w14:paraId="20697307" w14:textId="77777777" w:rsidR="007C5CC5" w:rsidRDefault="007C5CC5" w:rsidP="003C30B3">
      <w:pPr>
        <w:pStyle w:val="ListParagraph"/>
        <w:numPr>
          <w:ilvl w:val="0"/>
          <w:numId w:val="28"/>
        </w:numPr>
      </w:pPr>
      <w:r>
        <w:t>Model</w:t>
      </w:r>
    </w:p>
    <w:p w14:paraId="1D0B10AE" w14:textId="5001C8A0" w:rsidR="00017F44" w:rsidRDefault="00017F44" w:rsidP="003C30B3">
      <w:pPr>
        <w:pStyle w:val="ListParagraph"/>
        <w:numPr>
          <w:ilvl w:val="0"/>
          <w:numId w:val="28"/>
        </w:numPr>
      </w:pPr>
      <w:r>
        <w:t>Responsibilit</w:t>
      </w:r>
      <w:r w:rsidR="006265F8">
        <w:t>i</w:t>
      </w:r>
      <w:r>
        <w:t>es</w:t>
      </w:r>
      <w:bookmarkStart w:id="1196" w:name="_GoBack"/>
      <w:bookmarkEnd w:id="1196"/>
    </w:p>
    <w:p w14:paraId="2075D71A" w14:textId="63C9CE72" w:rsidR="006265F8" w:rsidRDefault="006265F8" w:rsidP="003C30B3">
      <w:pPr>
        <w:pStyle w:val="ListParagraph"/>
        <w:numPr>
          <w:ilvl w:val="0"/>
          <w:numId w:val="28"/>
        </w:numPr>
      </w:pPr>
      <w:r>
        <w:t>User</w:t>
      </w:r>
    </w:p>
    <w:p w14:paraId="6F7A7A76" w14:textId="48B906FD" w:rsidR="006265F8" w:rsidRDefault="006265F8" w:rsidP="003C30B3">
      <w:pPr>
        <w:pStyle w:val="ListParagraph"/>
        <w:numPr>
          <w:ilvl w:val="0"/>
          <w:numId w:val="28"/>
        </w:numPr>
      </w:pPr>
      <w:r>
        <w:t>Group</w:t>
      </w:r>
    </w:p>
    <w:p w14:paraId="7A26E7B5" w14:textId="77777777" w:rsidR="00BA25B0" w:rsidRDefault="00BA25B0" w:rsidP="00475227">
      <w:pPr>
        <w:ind w:left="720"/>
      </w:pPr>
    </w:p>
    <w:p w14:paraId="292FA254" w14:textId="77777777" w:rsidR="009B4A1B" w:rsidRDefault="001F55CB" w:rsidP="00475227">
      <w:pPr>
        <w:ind w:left="720"/>
        <w:rPr>
          <w:ins w:id="1197" w:author="Naveen Seth" w:date="2019-12-06T12:12:00Z"/>
        </w:rPr>
      </w:pPr>
      <w:r w:rsidRPr="001F55CB">
        <w:rPr>
          <w:b/>
        </w:rPr>
        <w:t>Note</w:t>
      </w:r>
      <w:r>
        <w:t xml:space="preserve">: </w:t>
      </w:r>
    </w:p>
    <w:p w14:paraId="62E67B9E" w14:textId="66EF2B51" w:rsidR="00BA25B0" w:rsidRDefault="00DD29F2" w:rsidP="009B4A1B">
      <w:pPr>
        <w:pStyle w:val="ListParagraph"/>
        <w:numPr>
          <w:ilvl w:val="0"/>
          <w:numId w:val="46"/>
        </w:numPr>
        <w:rPr>
          <w:ins w:id="1198" w:author="Naveen Seth" w:date="2019-12-06T12:13:00Z"/>
        </w:rPr>
        <w:pPrChange w:id="1199" w:author="Naveen Seth" w:date="2019-12-06T12:13:00Z">
          <w:pPr>
            <w:ind w:left="720"/>
          </w:pPr>
        </w:pPrChange>
      </w:pPr>
      <w:r>
        <w:t>A</w:t>
      </w:r>
      <w:r w:rsidR="00BA25B0">
        <w:t>ssets</w:t>
      </w:r>
      <w:r>
        <w:t xml:space="preserve"> of any other types may</w:t>
      </w:r>
      <w:r w:rsidR="00BA25B0">
        <w:t xml:space="preserve"> be configured as per project requirements.</w:t>
      </w:r>
    </w:p>
    <w:p w14:paraId="345B9560" w14:textId="22CFCB5D" w:rsidR="009B4A1B" w:rsidRDefault="009B4A1B" w:rsidP="009B4A1B">
      <w:pPr>
        <w:pStyle w:val="ListParagraph"/>
        <w:numPr>
          <w:ilvl w:val="0"/>
          <w:numId w:val="46"/>
        </w:numPr>
        <w:rPr>
          <w:ins w:id="1200" w:author="Naveen Seth" w:date="2019-12-06T11:27:00Z"/>
        </w:rPr>
        <w:pPrChange w:id="1201" w:author="Naveen Seth" w:date="2019-12-06T12:13:00Z">
          <w:pPr>
            <w:ind w:left="720"/>
          </w:pPr>
        </w:pPrChange>
      </w:pPr>
      <w:ins w:id="1202" w:author="Naveen Seth" w:date="2019-12-06T12:13:00Z">
        <w:r>
          <w:t xml:space="preserve">The </w:t>
        </w:r>
      </w:ins>
      <w:ins w:id="1203" w:author="Naveen Seth" w:date="2019-12-06T12:14:00Z">
        <w:r>
          <w:t xml:space="preserve">combined </w:t>
        </w:r>
      </w:ins>
      <w:ins w:id="1204" w:author="Naveen Seth" w:date="2019-12-06T12:13:00Z">
        <w:r>
          <w:t xml:space="preserve">number of assets configured except Source Attributes should not exceed more than 15,000. </w:t>
        </w:r>
      </w:ins>
      <w:ins w:id="1205" w:author="Naveen Seth" w:date="2019-12-06T12:15:00Z">
        <w:r>
          <w:t>(This is due to limitation in DQ+ for storing records in an array for more than 60 mins. The JIRA ticket already raised to enhance this limit)</w:t>
        </w:r>
      </w:ins>
    </w:p>
    <w:p w14:paraId="15182FDC" w14:textId="77777777" w:rsidR="00BC14DE" w:rsidRDefault="00BC14DE" w:rsidP="00475227">
      <w:pPr>
        <w:ind w:left="720"/>
      </w:pPr>
    </w:p>
    <w:p w14:paraId="2B48477F" w14:textId="45B91ECC" w:rsidR="002A2F1A" w:rsidRPr="002A2F1A" w:rsidRDefault="007E7104" w:rsidP="002A2F1A">
      <w:pPr>
        <w:pStyle w:val="Heading1"/>
        <w:numPr>
          <w:ilvl w:val="0"/>
          <w:numId w:val="3"/>
        </w:numPr>
        <w:spacing w:after="120" w:line="288" w:lineRule="auto"/>
        <w:ind w:right="270"/>
        <w:jc w:val="both"/>
        <w:rPr>
          <w:rFonts w:asciiTheme="minorHAnsi" w:hAnsiTheme="minorHAnsi" w:cstheme="majorHAnsi"/>
        </w:rPr>
      </w:pPr>
      <w:bookmarkStart w:id="1206" w:name="_Toc25838744"/>
      <w:r>
        <w:rPr>
          <w:rFonts w:asciiTheme="minorHAnsi" w:hAnsiTheme="minorHAnsi" w:cstheme="majorHAnsi"/>
        </w:rPr>
        <w:t>Configurations</w:t>
      </w:r>
      <w:r w:rsidR="00431848">
        <w:rPr>
          <w:rFonts w:asciiTheme="minorHAnsi" w:hAnsiTheme="minorHAnsi" w:cstheme="majorHAnsi"/>
        </w:rPr>
        <w:t xml:space="preserve"> in DQ+</w:t>
      </w:r>
      <w:bookmarkEnd w:id="1206"/>
    </w:p>
    <w:p w14:paraId="476B5A7B" w14:textId="7AA1521D" w:rsidR="0022485C" w:rsidRDefault="0022485C" w:rsidP="0022485C">
      <w:pPr>
        <w:ind w:left="720" w:right="270"/>
        <w:jc w:val="both"/>
      </w:pPr>
      <w:bookmarkStart w:id="1207" w:name="_Hlk24651313"/>
      <w:r>
        <w:t xml:space="preserve">Configure following environment variables in DQ+ to point </w:t>
      </w:r>
      <w:r w:rsidR="00F7019F" w:rsidRPr="00F7019F">
        <w:t>Data Governance</w:t>
      </w:r>
      <w:r w:rsidR="00F7019F">
        <w:t>.</w:t>
      </w:r>
      <w:r w:rsidR="00F7019F" w:rsidRPr="00F7019F">
        <w:t xml:space="preserve"> </w:t>
      </w:r>
      <w:bookmarkEnd w:id="1207"/>
      <w:r>
        <w:t xml:space="preserve"> Please ensure connectivity between Data Govern</w:t>
      </w:r>
      <w:r w:rsidR="00016C14">
        <w:t>ance</w:t>
      </w:r>
      <w:r>
        <w:t xml:space="preserve"> and DQ+ before configuring.</w:t>
      </w:r>
    </w:p>
    <w:p w14:paraId="7C7AED68" w14:textId="77777777" w:rsidR="0022485C" w:rsidRDefault="0022485C" w:rsidP="0022485C">
      <w:pPr>
        <w:ind w:left="720" w:right="270"/>
        <w:jc w:val="both"/>
      </w:pPr>
    </w:p>
    <w:p w14:paraId="12F2AEFD" w14:textId="7DCD2B22" w:rsidR="0022485C" w:rsidRDefault="0022485C" w:rsidP="001F55CB">
      <w:pPr>
        <w:ind w:left="720" w:right="270"/>
        <w:jc w:val="both"/>
      </w:pPr>
      <w:proofErr w:type="spellStart"/>
      <w:proofErr w:type="gramStart"/>
      <w:r w:rsidRPr="0022485C">
        <w:rPr>
          <w:b/>
        </w:rPr>
        <w:t>governURL</w:t>
      </w:r>
      <w:proofErr w:type="spellEnd"/>
      <w:proofErr w:type="gramEnd"/>
      <w:r w:rsidR="001F55CB">
        <w:t xml:space="preserve"> – </w:t>
      </w:r>
      <w:r w:rsidR="00016C14" w:rsidRPr="00016C14">
        <w:t xml:space="preserve">Data Governance </w:t>
      </w:r>
      <w:r>
        <w:t xml:space="preserve">application URL (for e.g. </w:t>
      </w:r>
      <w:hyperlink r:id="rId28" w:history="1">
        <w:r w:rsidRPr="004B2F1E">
          <w:rPr>
            <w:rStyle w:val="Hyperlink"/>
          </w:rPr>
          <w:t>https://infogix-fda.dev.data3sixty.com</w:t>
        </w:r>
      </w:hyperlink>
      <w:r>
        <w:t>)</w:t>
      </w:r>
    </w:p>
    <w:p w14:paraId="032FCB4C" w14:textId="77777777" w:rsidR="0022485C" w:rsidRDefault="0022485C" w:rsidP="0022485C">
      <w:pPr>
        <w:ind w:left="720" w:right="270"/>
        <w:jc w:val="both"/>
      </w:pPr>
      <w:r>
        <w:t xml:space="preserve">  </w:t>
      </w:r>
    </w:p>
    <w:p w14:paraId="5B96DC9A" w14:textId="61232999" w:rsidR="0022485C" w:rsidRDefault="001F55CB" w:rsidP="0022485C">
      <w:pPr>
        <w:ind w:left="720" w:right="270"/>
        <w:jc w:val="both"/>
      </w:pPr>
      <w:proofErr w:type="spellStart"/>
      <w:proofErr w:type="gramStart"/>
      <w:r>
        <w:rPr>
          <w:b/>
        </w:rPr>
        <w:t>governAuth</w:t>
      </w:r>
      <w:proofErr w:type="spellEnd"/>
      <w:proofErr w:type="gramEnd"/>
      <w:r>
        <w:rPr>
          <w:b/>
        </w:rPr>
        <w:t xml:space="preserve"> </w:t>
      </w:r>
      <w:r w:rsidRPr="00AD66D2">
        <w:t xml:space="preserve">– </w:t>
      </w:r>
      <w:r w:rsidR="0022485C">
        <w:t xml:space="preserve">API authorization key to call </w:t>
      </w:r>
      <w:r w:rsidR="00016C14" w:rsidRPr="00016C14">
        <w:t xml:space="preserve">Data Governance </w:t>
      </w:r>
      <w:r w:rsidR="0022485C">
        <w:t>APIs</w:t>
      </w:r>
      <w:r w:rsidR="00D05086">
        <w:t xml:space="preserve"> using a service account</w:t>
      </w:r>
      <w:r w:rsidR="0022485C">
        <w:t xml:space="preserve">. </w:t>
      </w:r>
      <w:r w:rsidR="00ED7607">
        <w:t>To</w:t>
      </w:r>
      <w:r w:rsidR="0022485C">
        <w:t xml:space="preserve"> get this key </w:t>
      </w:r>
      <w:r w:rsidR="00ED7607">
        <w:t>reach out to</w:t>
      </w:r>
      <w:r w:rsidR="0022485C">
        <w:t xml:space="preserve"> </w:t>
      </w:r>
      <w:r w:rsidR="00ED7607">
        <w:t>administrator/infrastructure</w:t>
      </w:r>
      <w:r w:rsidR="0022485C">
        <w:t xml:space="preserve"> team.</w:t>
      </w:r>
    </w:p>
    <w:p w14:paraId="69DF57CA" w14:textId="77777777" w:rsidR="0022485C" w:rsidRDefault="0022485C" w:rsidP="00641E4E">
      <w:pPr>
        <w:ind w:left="720"/>
        <w:jc w:val="both"/>
      </w:pPr>
    </w:p>
    <w:p w14:paraId="3837DEDD" w14:textId="77777777" w:rsidR="0022485C" w:rsidRDefault="0022485C" w:rsidP="00641E4E">
      <w:pPr>
        <w:ind w:left="720"/>
        <w:jc w:val="both"/>
      </w:pPr>
    </w:p>
    <w:p w14:paraId="0AD9AF22" w14:textId="589988B6" w:rsidR="00C55819" w:rsidRDefault="00780221" w:rsidP="00641E4E">
      <w:pPr>
        <w:ind w:left="720"/>
        <w:jc w:val="both"/>
      </w:pPr>
      <w:r>
        <w:t xml:space="preserve">For each input </w:t>
      </w:r>
      <w:hyperlink w:anchor="DataSources" w:history="1">
        <w:r w:rsidRPr="00782FAB">
          <w:rPr>
            <w:rStyle w:val="Hyperlink"/>
          </w:rPr>
          <w:t>data sourc</w:t>
        </w:r>
        <w:r w:rsidR="004459B2" w:rsidRPr="00782FAB">
          <w:rPr>
            <w:rStyle w:val="Hyperlink"/>
          </w:rPr>
          <w:t>e</w:t>
        </w:r>
      </w:hyperlink>
      <w:r w:rsidR="00E64E54">
        <w:t>, following steps need to be performed:</w:t>
      </w:r>
    </w:p>
    <w:p w14:paraId="3145C169" w14:textId="27AE6D8B" w:rsidR="00AE4E40" w:rsidRPr="00467867" w:rsidRDefault="00AE4E40" w:rsidP="001F55CB">
      <w:pPr>
        <w:pStyle w:val="Heading2"/>
        <w:numPr>
          <w:ilvl w:val="1"/>
          <w:numId w:val="3"/>
        </w:numPr>
        <w:rPr>
          <w:rFonts w:asciiTheme="minorHAnsi" w:hAnsiTheme="minorHAnsi" w:cstheme="majorHAnsi"/>
          <w:color w:val="auto"/>
          <w:sz w:val="28"/>
          <w:szCs w:val="24"/>
        </w:rPr>
      </w:pPr>
      <w:bookmarkStart w:id="1208" w:name="_Toc25838745"/>
      <w:r w:rsidRPr="00467867">
        <w:rPr>
          <w:rFonts w:asciiTheme="minorHAnsi" w:hAnsiTheme="minorHAnsi" w:cstheme="majorHAnsi"/>
          <w:color w:val="auto"/>
          <w:sz w:val="28"/>
          <w:szCs w:val="24"/>
        </w:rPr>
        <w:t>Create Data Source</w:t>
      </w:r>
      <w:bookmarkEnd w:id="1208"/>
    </w:p>
    <w:p w14:paraId="186699F1" w14:textId="6D32BA19" w:rsidR="008764E7" w:rsidRDefault="008764E7" w:rsidP="008764E7">
      <w:pPr>
        <w:ind w:left="720"/>
      </w:pPr>
      <w:r>
        <w:t xml:space="preserve">For each data source on which data quality is to be evaluated, create DS </w:t>
      </w:r>
      <w:r w:rsidR="002B4A1E">
        <w:t>and configure it as per the specific requirement</w:t>
      </w:r>
      <w:r w:rsidR="004D7E9C">
        <w:t xml:space="preserve"> of the project</w:t>
      </w:r>
      <w:r w:rsidR="002B4A1E">
        <w:t>.</w:t>
      </w:r>
    </w:p>
    <w:p w14:paraId="6F821F14" w14:textId="77777777" w:rsidR="002B4A1E" w:rsidRDefault="002B4A1E" w:rsidP="008764E7">
      <w:pPr>
        <w:ind w:left="720"/>
      </w:pPr>
    </w:p>
    <w:p w14:paraId="62DFD2F3" w14:textId="025E3442" w:rsidR="00145F39" w:rsidRPr="00467867" w:rsidRDefault="00145F39" w:rsidP="001F55CB">
      <w:pPr>
        <w:pStyle w:val="Heading2"/>
        <w:numPr>
          <w:ilvl w:val="1"/>
          <w:numId w:val="3"/>
        </w:numPr>
        <w:rPr>
          <w:rFonts w:asciiTheme="minorHAnsi" w:hAnsiTheme="minorHAnsi" w:cstheme="majorHAnsi"/>
          <w:color w:val="auto"/>
          <w:sz w:val="28"/>
          <w:szCs w:val="24"/>
        </w:rPr>
      </w:pPr>
      <w:bookmarkStart w:id="1209" w:name="_Toc24980323"/>
      <w:bookmarkStart w:id="1210" w:name="_Toc24980324"/>
      <w:bookmarkStart w:id="1211" w:name="_Toc24980325"/>
      <w:bookmarkStart w:id="1212" w:name="_Toc24980326"/>
      <w:bookmarkStart w:id="1213" w:name="_Create_Analysis"/>
      <w:bookmarkStart w:id="1214" w:name="_Toc25838746"/>
      <w:bookmarkEnd w:id="1209"/>
      <w:bookmarkEnd w:id="1210"/>
      <w:bookmarkEnd w:id="1211"/>
      <w:bookmarkEnd w:id="1212"/>
      <w:bookmarkEnd w:id="1213"/>
      <w:r w:rsidRPr="00467867">
        <w:rPr>
          <w:rFonts w:asciiTheme="minorHAnsi" w:hAnsiTheme="minorHAnsi" w:cstheme="majorHAnsi"/>
          <w:color w:val="auto"/>
          <w:sz w:val="28"/>
          <w:szCs w:val="24"/>
        </w:rPr>
        <w:t>Create Analysis</w:t>
      </w:r>
      <w:bookmarkEnd w:id="1214"/>
    </w:p>
    <w:p w14:paraId="42EF273D" w14:textId="1A0AFE9C" w:rsidR="00FB2690" w:rsidRDefault="00FB2690" w:rsidP="001F55CB">
      <w:pPr>
        <w:ind w:left="720"/>
        <w:rPr>
          <w:lang w:val="en-US"/>
        </w:rPr>
      </w:pPr>
      <w:r>
        <w:t>Purpose of this analysis is to identify the data and transform into standard layout, so that Rule Evaluator can execute the DQ rules on it. Such separate analysis to be developed for each data source for which DQ is to be ascertained.</w:t>
      </w:r>
    </w:p>
    <w:p w14:paraId="68B9C285" w14:textId="77777777" w:rsidR="00FB2690" w:rsidRDefault="00FB2690" w:rsidP="001F55CB">
      <w:pPr>
        <w:ind w:left="720"/>
      </w:pPr>
    </w:p>
    <w:p w14:paraId="6BC13356" w14:textId="25555637" w:rsidR="00FB2690" w:rsidRDefault="00FB2690" w:rsidP="001F55CB">
      <w:pPr>
        <w:ind w:left="720"/>
        <w:rPr>
          <w:sz w:val="22"/>
          <w:szCs w:val="22"/>
        </w:rPr>
      </w:pPr>
      <w:r>
        <w:lastRenderedPageBreak/>
        <w:t xml:space="preserve">There may be different scenarios of data identification and </w:t>
      </w:r>
      <w:proofErr w:type="gramStart"/>
      <w:r>
        <w:t>example o</w:t>
      </w:r>
      <w:r w:rsidR="001F55CB">
        <w:t>f some of them are</w:t>
      </w:r>
      <w:proofErr w:type="gramEnd"/>
      <w:r w:rsidR="001F55CB">
        <w:t xml:space="preserve"> listed below:</w:t>
      </w:r>
    </w:p>
    <w:p w14:paraId="6DDB64D3" w14:textId="77777777" w:rsidR="00FB2690" w:rsidRDefault="00FB2690" w:rsidP="001F55CB">
      <w:pPr>
        <w:pStyle w:val="ListParagraph"/>
        <w:numPr>
          <w:ilvl w:val="0"/>
          <w:numId w:val="43"/>
        </w:numPr>
        <w:ind w:left="1440"/>
      </w:pPr>
      <w:r>
        <w:t>Whole data in the dataset to be evaluated for DQ</w:t>
      </w:r>
    </w:p>
    <w:p w14:paraId="14B7D2CA" w14:textId="77777777" w:rsidR="00FB2690" w:rsidRDefault="00FB2690" w:rsidP="001F55CB">
      <w:pPr>
        <w:pStyle w:val="ListParagraph"/>
        <w:numPr>
          <w:ilvl w:val="0"/>
          <w:numId w:val="43"/>
        </w:numPr>
        <w:ind w:left="1440"/>
      </w:pPr>
      <w:r>
        <w:t>Only new data in the dataset to be evaluated for DQ</w:t>
      </w:r>
    </w:p>
    <w:p w14:paraId="0F9EC7B7" w14:textId="77777777" w:rsidR="001F55CB" w:rsidRDefault="00FB2690" w:rsidP="001F55CB">
      <w:pPr>
        <w:pStyle w:val="ListParagraph"/>
        <w:numPr>
          <w:ilvl w:val="1"/>
          <w:numId w:val="43"/>
        </w:numPr>
        <w:ind w:left="2160"/>
      </w:pPr>
      <w:r>
        <w:t>New data loaded in data source after last run</w:t>
      </w:r>
    </w:p>
    <w:p w14:paraId="033CC07E" w14:textId="78B9EBFA" w:rsidR="00FB2690" w:rsidRDefault="00FB2690" w:rsidP="001F55CB">
      <w:pPr>
        <w:pStyle w:val="ListParagraph"/>
        <w:numPr>
          <w:ilvl w:val="1"/>
          <w:numId w:val="43"/>
        </w:numPr>
        <w:ind w:left="2160"/>
      </w:pPr>
      <w:r>
        <w:t>New data based on some log</w:t>
      </w:r>
    </w:p>
    <w:p w14:paraId="4CB16522" w14:textId="77777777" w:rsidR="00FB2690" w:rsidRDefault="00FB2690" w:rsidP="001F55CB">
      <w:pPr>
        <w:pStyle w:val="ListParagraph"/>
        <w:numPr>
          <w:ilvl w:val="1"/>
          <w:numId w:val="43"/>
        </w:numPr>
        <w:ind w:left="1800"/>
      </w:pPr>
      <w:r>
        <w:t>New data based on insert/update date available in data source</w:t>
      </w:r>
    </w:p>
    <w:p w14:paraId="701E5245" w14:textId="77777777" w:rsidR="00FB2690" w:rsidRDefault="00FB2690" w:rsidP="001F55CB">
      <w:pPr>
        <w:ind w:left="360"/>
      </w:pPr>
    </w:p>
    <w:p w14:paraId="4C81AE82" w14:textId="3F668FCB" w:rsidR="00FB2690" w:rsidRDefault="00FB2690" w:rsidP="001F55CB">
      <w:pPr>
        <w:ind w:left="360"/>
        <w:rPr>
          <w:lang w:val="en-US"/>
        </w:rPr>
      </w:pPr>
      <w:r>
        <w:t>Based on the scenarios the analysis needs to be customized as below-</w:t>
      </w:r>
    </w:p>
    <w:p w14:paraId="7CD7176C" w14:textId="07E1A326" w:rsidR="00D35706" w:rsidRDefault="00D35706" w:rsidP="001F55CB">
      <w:pPr>
        <w:pStyle w:val="ListParagraph"/>
        <w:ind w:left="1080"/>
        <w:rPr>
          <w:rFonts w:asciiTheme="majorHAnsi" w:hAnsiTheme="majorHAnsi" w:cstheme="majorHAnsi"/>
        </w:rPr>
      </w:pPr>
    </w:p>
    <w:p w14:paraId="1B4D4519" w14:textId="366853C0" w:rsidR="002C60E2" w:rsidRPr="00FA2A27" w:rsidRDefault="002C60E2" w:rsidP="001F55CB">
      <w:pPr>
        <w:pStyle w:val="ListParagraph"/>
        <w:ind w:left="1080"/>
        <w:rPr>
          <w:rFonts w:cstheme="majorHAnsi"/>
        </w:rPr>
      </w:pPr>
      <w:r w:rsidRPr="00FA2A27">
        <w:rPr>
          <w:rFonts w:cstheme="majorHAnsi"/>
          <w:b/>
          <w:bCs/>
        </w:rPr>
        <w:t>IGX_PRC_READ_SOURCE_&lt;Source Data Name</w:t>
      </w:r>
      <w:r w:rsidR="001F55CB" w:rsidRPr="00FA2A27">
        <w:rPr>
          <w:rFonts w:cstheme="majorHAnsi"/>
          <w:b/>
          <w:bCs/>
        </w:rPr>
        <w:t>&gt;:</w:t>
      </w:r>
      <w:r w:rsidR="00FA2A27">
        <w:rPr>
          <w:rFonts w:cstheme="majorHAnsi"/>
          <w:b/>
          <w:bCs/>
        </w:rPr>
        <w:t xml:space="preserve"> </w:t>
      </w:r>
      <w:r w:rsidR="00D35706" w:rsidRPr="00FA2A27">
        <w:rPr>
          <w:rFonts w:cstheme="majorHAnsi"/>
        </w:rPr>
        <w:t xml:space="preserve">This analysis reads the input data and prepares the transformed key value pair for each record </w:t>
      </w:r>
      <w:r w:rsidR="00BC6AED">
        <w:rPr>
          <w:rFonts w:cstheme="majorHAnsi"/>
        </w:rPr>
        <w:t>&amp;</w:t>
      </w:r>
      <w:r w:rsidR="00D35706" w:rsidRPr="00FA2A27">
        <w:rPr>
          <w:rFonts w:cstheme="majorHAnsi"/>
        </w:rPr>
        <w:t xml:space="preserve"> column in the </w:t>
      </w:r>
      <w:r w:rsidR="00BC6AED">
        <w:rPr>
          <w:rFonts w:cstheme="majorHAnsi"/>
        </w:rPr>
        <w:t>input</w:t>
      </w:r>
      <w:r w:rsidR="00D35706" w:rsidRPr="00FA2A27">
        <w:rPr>
          <w:rFonts w:cstheme="majorHAnsi"/>
        </w:rPr>
        <w:t>.</w:t>
      </w:r>
      <w:r w:rsidRPr="00FA2A27">
        <w:rPr>
          <w:rFonts w:cstheme="majorHAnsi"/>
        </w:rPr>
        <w:t xml:space="preserve"> And then it calls the </w:t>
      </w:r>
      <w:proofErr w:type="spellStart"/>
      <w:r w:rsidRPr="00FA2A27">
        <w:rPr>
          <w:rFonts w:cstheme="majorHAnsi"/>
          <w:b/>
          <w:bCs/>
        </w:rPr>
        <w:t>IGX_PRC_RE_Evaluate_DQ_Rules</w:t>
      </w:r>
      <w:proofErr w:type="spellEnd"/>
      <w:r w:rsidRPr="00FA2A27">
        <w:rPr>
          <w:rFonts w:cstheme="majorHAnsi"/>
          <w:b/>
          <w:bCs/>
        </w:rPr>
        <w:t xml:space="preserve">, </w:t>
      </w:r>
      <w:r w:rsidRPr="00FA2A27">
        <w:rPr>
          <w:rFonts w:cstheme="majorHAnsi"/>
        </w:rPr>
        <w:t xml:space="preserve">using Nested Analysis </w:t>
      </w:r>
      <w:r w:rsidR="00BC6AED">
        <w:rPr>
          <w:rFonts w:cstheme="majorHAnsi"/>
        </w:rPr>
        <w:t>n</w:t>
      </w:r>
      <w:r w:rsidRPr="00FA2A27">
        <w:rPr>
          <w:rFonts w:cstheme="majorHAnsi"/>
        </w:rPr>
        <w:t>ode.</w:t>
      </w:r>
    </w:p>
    <w:p w14:paraId="2447607E" w14:textId="77777777" w:rsidR="00D35706" w:rsidRPr="00FA2A27" w:rsidRDefault="00D35706" w:rsidP="001F55CB">
      <w:pPr>
        <w:pStyle w:val="ListParagraph"/>
        <w:ind w:left="1080"/>
        <w:rPr>
          <w:rFonts w:cstheme="majorHAnsi"/>
        </w:rPr>
      </w:pPr>
    </w:p>
    <w:p w14:paraId="4F5A6111" w14:textId="7FA9E7A3" w:rsidR="004D7E9C" w:rsidRPr="00FA2A27" w:rsidRDefault="004D7E9C" w:rsidP="001F55CB">
      <w:pPr>
        <w:pStyle w:val="ListParagraph"/>
        <w:ind w:left="1080"/>
      </w:pPr>
      <w:r w:rsidRPr="00FA2A27">
        <w:t>User can create a copy of existing analysis</w:t>
      </w:r>
      <w:r w:rsidR="00CB38C8" w:rsidRPr="00FA2A27">
        <w:t xml:space="preserve"> </w:t>
      </w:r>
      <w:r w:rsidRPr="00FA2A27">
        <w:t xml:space="preserve">– </w:t>
      </w:r>
    </w:p>
    <w:p w14:paraId="36661591" w14:textId="2B94E7BB" w:rsidR="008764E7" w:rsidRPr="00FA2A27" w:rsidRDefault="00002949" w:rsidP="001F55CB">
      <w:pPr>
        <w:pStyle w:val="ListParagraph"/>
        <w:ind w:left="1080"/>
      </w:pPr>
      <w:r w:rsidRPr="00FA2A27">
        <w:t>“</w:t>
      </w:r>
      <w:r w:rsidR="004D7E9C" w:rsidRPr="00FA2A27">
        <w:t>DQ Govern Scoring\ Sample\</w:t>
      </w:r>
      <w:r w:rsidR="00CB38C8" w:rsidRPr="00FA2A27">
        <w:t>Analysis\</w:t>
      </w:r>
      <w:proofErr w:type="spellStart"/>
      <w:r w:rsidR="004D7E9C" w:rsidRPr="00FA2A27">
        <w:t>IGX_PRC_RE_Read_Source_CMF</w:t>
      </w:r>
      <w:proofErr w:type="spellEnd"/>
      <w:r w:rsidRPr="00FA2A27">
        <w:t>”</w:t>
      </w:r>
    </w:p>
    <w:p w14:paraId="0E1DCF9F" w14:textId="7CCB0BCF" w:rsidR="002B4A1E" w:rsidRPr="00FA2A27" w:rsidRDefault="002B4A1E" w:rsidP="001F55CB">
      <w:pPr>
        <w:pStyle w:val="ListParagraph"/>
        <w:ind w:left="1080"/>
      </w:pPr>
    </w:p>
    <w:p w14:paraId="1490FCE9" w14:textId="7C6F644E" w:rsidR="004D7E9C" w:rsidRPr="00FA2A27" w:rsidRDefault="004D7E9C" w:rsidP="001F55CB">
      <w:pPr>
        <w:pStyle w:val="ListParagraph"/>
        <w:ind w:left="1080"/>
      </w:pPr>
      <w:r w:rsidRPr="00FA2A27">
        <w:t xml:space="preserve">And make the required changes in it. Changes are applicable </w:t>
      </w:r>
      <w:r w:rsidR="00002949" w:rsidRPr="00FA2A27">
        <w:t xml:space="preserve">only </w:t>
      </w:r>
      <w:r w:rsidRPr="00FA2A27">
        <w:t xml:space="preserve">to </w:t>
      </w:r>
      <w:r w:rsidR="00002949" w:rsidRPr="00FA2A27">
        <w:t xml:space="preserve">the </w:t>
      </w:r>
      <w:r w:rsidR="00075931" w:rsidRPr="00FA2A27">
        <w:t xml:space="preserve">6 nodes highlighted </w:t>
      </w:r>
      <w:r w:rsidR="00002949" w:rsidRPr="00FA2A27">
        <w:t xml:space="preserve">in </w:t>
      </w:r>
      <w:r w:rsidR="00075931" w:rsidRPr="00FA2A27">
        <w:t>below screen shot.</w:t>
      </w:r>
    </w:p>
    <w:p w14:paraId="7E68E1B8" w14:textId="4FD5DC25" w:rsidR="008764E7" w:rsidRPr="00FA2A27" w:rsidRDefault="008764E7" w:rsidP="008764E7">
      <w:pPr>
        <w:pStyle w:val="ListParagraph"/>
      </w:pPr>
    </w:p>
    <w:p w14:paraId="2F2BFFAF" w14:textId="46C98DAA" w:rsidR="00F92186" w:rsidRPr="00FA2A27" w:rsidRDefault="004D7E9C" w:rsidP="004D7E9C">
      <w:pPr>
        <w:pStyle w:val="ListParagraph"/>
        <w:ind w:left="0"/>
      </w:pPr>
      <w:r w:rsidRPr="00FA2A27">
        <w:rPr>
          <w:noProof/>
          <w:lang w:val="en-US"/>
        </w:rPr>
        <w:drawing>
          <wp:inline distT="0" distB="0" distL="0" distR="0" wp14:anchorId="3D4C8AA6" wp14:editId="3317E702">
            <wp:extent cx="5817870" cy="983615"/>
            <wp:effectExtent l="19050" t="19050" r="11430" b="26035"/>
            <wp:docPr id="18" name="Picture 17">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54E11DA4-41F1-454A-BDA8-555E694E3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54E11DA4-41F1-454A-BDA8-555E694E32C1}"/>
                        </a:ext>
                      </a:extLst>
                    </pic:cNvPr>
                    <pic:cNvPicPr>
                      <a:picLocks noChangeAspect="1"/>
                    </pic:cNvPicPr>
                  </pic:nvPicPr>
                  <pic:blipFill>
                    <a:blip r:embed="rId29" cstate="screen">
                      <a:extLst>
                        <a:ext uri="{28A0092B-C50C-407E-A947-70E740481C1C}">
                          <a14:useLocalDpi xmlns:a14="http://schemas.microsoft.com/office/drawing/2010/main"/>
                        </a:ext>
                      </a:extLst>
                    </a:blip>
                    <a:stretch>
                      <a:fillRect/>
                    </a:stretch>
                  </pic:blipFill>
                  <pic:spPr>
                    <a:xfrm>
                      <a:off x="0" y="0"/>
                      <a:ext cx="5817870" cy="983615"/>
                    </a:xfrm>
                    <a:prstGeom prst="rect">
                      <a:avLst/>
                    </a:prstGeom>
                    <a:ln>
                      <a:solidFill>
                        <a:schemeClr val="accent1"/>
                      </a:solidFill>
                    </a:ln>
                  </pic:spPr>
                </pic:pic>
              </a:graphicData>
            </a:graphic>
          </wp:inline>
        </w:drawing>
      </w:r>
    </w:p>
    <w:p w14:paraId="7F0C9663" w14:textId="1AB45AD4" w:rsidR="00467867" w:rsidRPr="00FA2A27" w:rsidRDefault="00F92186" w:rsidP="008764E7">
      <w:r w:rsidRPr="00FA2A27">
        <w:tab/>
      </w:r>
    </w:p>
    <w:p w14:paraId="140D277F" w14:textId="596EDEE0" w:rsidR="00075931" w:rsidRPr="00FA2A27" w:rsidRDefault="00075931" w:rsidP="00075931">
      <w:pPr>
        <w:jc w:val="both"/>
      </w:pPr>
      <w:r w:rsidRPr="00FA2A27">
        <w:t xml:space="preserve">Custom configurations to be done in </w:t>
      </w:r>
      <w:r w:rsidR="00CB38C8" w:rsidRPr="00FA2A27">
        <w:t xml:space="preserve">above highlighted </w:t>
      </w:r>
      <w:r w:rsidRPr="00FA2A27">
        <w:t>nodes –</w:t>
      </w:r>
    </w:p>
    <w:p w14:paraId="7638CA1F" w14:textId="2DE68DDD" w:rsidR="00075931" w:rsidRPr="00FA2A27" w:rsidRDefault="00075931" w:rsidP="00075931">
      <w:pPr>
        <w:jc w:val="both"/>
      </w:pPr>
    </w:p>
    <w:p w14:paraId="00DD3420" w14:textId="4B2C3CDE" w:rsidR="00FB2690" w:rsidRPr="00FA2A27" w:rsidRDefault="00075931" w:rsidP="00FB2690">
      <w:pPr>
        <w:ind w:left="720" w:hanging="720"/>
        <w:jc w:val="both"/>
      </w:pPr>
      <w:r w:rsidRPr="00FA2A27">
        <w:t xml:space="preserve">Node </w:t>
      </w:r>
      <w:r w:rsidR="001F55CB" w:rsidRPr="00FA2A27">
        <w:t>1:</w:t>
      </w:r>
      <w:r w:rsidRPr="00FA2A27">
        <w:t xml:space="preserve"> </w:t>
      </w:r>
      <w:r w:rsidR="00265BEC">
        <w:t xml:space="preserve">Data Input Node - </w:t>
      </w:r>
      <w:r w:rsidRPr="00FA2A27">
        <w:t xml:space="preserve">This node reads in the data from source input. The user needs to configure here the data load range as per </w:t>
      </w:r>
      <w:r w:rsidR="00CB38C8" w:rsidRPr="00FA2A27">
        <w:t xml:space="preserve">the applicable </w:t>
      </w:r>
      <w:r w:rsidRPr="00FA2A27">
        <w:t>scenario</w:t>
      </w:r>
      <w:r w:rsidR="00FB2690">
        <w:t>.</w:t>
      </w:r>
      <w:r w:rsidR="00CB38C8" w:rsidRPr="00FA2A27">
        <w:t xml:space="preserve"> </w:t>
      </w:r>
    </w:p>
    <w:p w14:paraId="1D70DA8E" w14:textId="29109520" w:rsidR="00CB38C8" w:rsidRPr="00FA2A27" w:rsidRDefault="00CB38C8" w:rsidP="00D35706">
      <w:pPr>
        <w:ind w:left="810"/>
        <w:jc w:val="both"/>
      </w:pPr>
    </w:p>
    <w:p w14:paraId="286EBC7A" w14:textId="21BB0F9C" w:rsidR="00002949" w:rsidRPr="00FA2A27" w:rsidRDefault="00CB38C8" w:rsidP="00002949">
      <w:pPr>
        <w:ind w:left="810"/>
        <w:jc w:val="both"/>
      </w:pPr>
      <w:r w:rsidRPr="00FA2A27">
        <w:t>In the same node a</w:t>
      </w:r>
      <w:r w:rsidR="00002949" w:rsidRPr="00FA2A27">
        <w:t>dd a new field by name “</w:t>
      </w:r>
      <w:r w:rsidR="00002949" w:rsidRPr="00FA2A27">
        <w:rPr>
          <w:b/>
          <w:bCs/>
        </w:rPr>
        <w:t>Data Key</w:t>
      </w:r>
      <w:r w:rsidR="00002949" w:rsidRPr="00FA2A27">
        <w:t>”</w:t>
      </w:r>
      <w:r w:rsidRPr="00FA2A27">
        <w:t xml:space="preserve"> and assign </w:t>
      </w:r>
      <w:r w:rsidR="00FB2690">
        <w:t>the unique identifier column(s)</w:t>
      </w:r>
      <w:r w:rsidRPr="00FA2A27">
        <w:t xml:space="preserve"> available in input data. </w:t>
      </w:r>
    </w:p>
    <w:p w14:paraId="5162A54B" w14:textId="77777777" w:rsidR="00075931" w:rsidRPr="00FA2A27" w:rsidRDefault="00075931" w:rsidP="00075931">
      <w:pPr>
        <w:pStyle w:val="ListParagraph"/>
        <w:ind w:left="360"/>
        <w:jc w:val="both"/>
      </w:pPr>
    </w:p>
    <w:p w14:paraId="62C335F4" w14:textId="4B5212E3" w:rsidR="00075931" w:rsidRPr="00FA2A27" w:rsidRDefault="00075931" w:rsidP="00075931">
      <w:pPr>
        <w:ind w:left="720" w:hanging="720"/>
        <w:jc w:val="both"/>
      </w:pPr>
      <w:r w:rsidRPr="00FA2A27">
        <w:t xml:space="preserve">Node </w:t>
      </w:r>
      <w:r w:rsidR="001F55CB" w:rsidRPr="00FA2A27">
        <w:t>2:</w:t>
      </w:r>
      <w:r w:rsidRPr="00FA2A27">
        <w:t xml:space="preserve"> </w:t>
      </w:r>
      <w:r w:rsidR="00265BEC">
        <w:t xml:space="preserve">Compute Node - </w:t>
      </w:r>
      <w:r w:rsidRPr="00FA2A27">
        <w:t>Converts those attributes to String data type, on which data quality is to be evaluated. Assigns these String values to new attributes with original names suffixed with string "_1".</w:t>
      </w:r>
      <w:r w:rsidR="00025348">
        <w:t xml:space="preserve"> This node is required to convert non string data types to string data types. </w:t>
      </w:r>
    </w:p>
    <w:p w14:paraId="3B8B642D" w14:textId="6D8EF7F3" w:rsidR="00075931" w:rsidRPr="00FA2A27" w:rsidRDefault="00075931" w:rsidP="00075931">
      <w:pPr>
        <w:ind w:left="720" w:hanging="720"/>
        <w:jc w:val="both"/>
      </w:pPr>
    </w:p>
    <w:p w14:paraId="20CB0ACF" w14:textId="3BD4322E" w:rsidR="00075931" w:rsidRPr="00FA2A27" w:rsidRDefault="00075931" w:rsidP="00075931">
      <w:pPr>
        <w:ind w:left="720" w:hanging="720"/>
        <w:jc w:val="both"/>
      </w:pPr>
      <w:r w:rsidRPr="00FA2A27">
        <w:t xml:space="preserve">Node </w:t>
      </w:r>
      <w:r w:rsidR="001F55CB" w:rsidRPr="00FA2A27">
        <w:t>3:</w:t>
      </w:r>
      <w:r w:rsidR="00002949" w:rsidRPr="00FA2A27">
        <w:t xml:space="preserve"> </w:t>
      </w:r>
      <w:r w:rsidR="00265BEC">
        <w:t xml:space="preserve">Select Node - </w:t>
      </w:r>
      <w:r w:rsidR="00002949" w:rsidRPr="00FA2A27">
        <w:t>Select the required fields (Retain the field with names that are suffixed with "_1" and ignore their corresponding original fields)</w:t>
      </w:r>
    </w:p>
    <w:p w14:paraId="5C1B4718" w14:textId="77777777" w:rsidR="00002949" w:rsidRPr="00FA2A27" w:rsidRDefault="00002949" w:rsidP="00075931">
      <w:pPr>
        <w:ind w:left="720" w:hanging="720"/>
        <w:jc w:val="both"/>
      </w:pPr>
    </w:p>
    <w:p w14:paraId="5B7BF14D" w14:textId="516EC1EA" w:rsidR="00002949" w:rsidRPr="00FA2A27" w:rsidRDefault="00002949" w:rsidP="00075931">
      <w:pPr>
        <w:ind w:left="720" w:hanging="720"/>
        <w:jc w:val="both"/>
      </w:pPr>
      <w:r w:rsidRPr="00FA2A27">
        <w:t xml:space="preserve">Node </w:t>
      </w:r>
      <w:r w:rsidR="001F55CB" w:rsidRPr="00FA2A27">
        <w:t>4:</w:t>
      </w:r>
      <w:r w:rsidRPr="00FA2A27">
        <w:t xml:space="preserve"> </w:t>
      </w:r>
      <w:r w:rsidR="00265BEC">
        <w:t xml:space="preserve">Rename Node - </w:t>
      </w:r>
      <w:r w:rsidRPr="00FA2A27">
        <w:t>Rename all the attributes that are selected in previous node (Remove the suffix "_1" from attributes name)</w:t>
      </w:r>
    </w:p>
    <w:p w14:paraId="53BCF07E" w14:textId="77777777" w:rsidR="00002949" w:rsidRPr="00FA2A27" w:rsidRDefault="00002949" w:rsidP="00075931">
      <w:pPr>
        <w:ind w:left="720" w:hanging="720"/>
        <w:jc w:val="both"/>
      </w:pPr>
    </w:p>
    <w:p w14:paraId="7EAA12BB" w14:textId="363DE94F" w:rsidR="00025348" w:rsidRDefault="00002949" w:rsidP="00075931">
      <w:pPr>
        <w:ind w:left="720" w:hanging="720"/>
        <w:jc w:val="both"/>
      </w:pPr>
      <w:r w:rsidRPr="00FA2A27">
        <w:t xml:space="preserve">Node </w:t>
      </w:r>
      <w:r w:rsidR="001F55CB" w:rsidRPr="00FA2A27">
        <w:t>5:</w:t>
      </w:r>
      <w:r w:rsidRPr="00FA2A27">
        <w:t xml:space="preserve"> </w:t>
      </w:r>
      <w:r w:rsidR="00265BEC">
        <w:t xml:space="preserve">Reshape Node - </w:t>
      </w:r>
      <w:r w:rsidRPr="00FA2A27">
        <w:t xml:space="preserve">Convert all input columns, on which data quality is to be evaluated, to rows and create key value pair. </w:t>
      </w:r>
      <w:r w:rsidR="00025348">
        <w:t xml:space="preserve">Select option “Convert Columns to Rows” in drop down – “Reshape Operation to perform”. Add all the fields except </w:t>
      </w:r>
      <w:r w:rsidR="001F55CB">
        <w:t>Data Key</w:t>
      </w:r>
      <w:r w:rsidR="00025348">
        <w:t xml:space="preserve"> in section – “Fields to Move to Rows”. Put the field name as </w:t>
      </w:r>
      <w:proofErr w:type="spellStart"/>
      <w:r w:rsidR="00025348">
        <w:t>FieldName</w:t>
      </w:r>
      <w:proofErr w:type="spellEnd"/>
      <w:r w:rsidR="00025348">
        <w:t xml:space="preserve"> and values as </w:t>
      </w:r>
      <w:proofErr w:type="spellStart"/>
      <w:r w:rsidR="00025348">
        <w:t>FieldValue</w:t>
      </w:r>
      <w:proofErr w:type="spellEnd"/>
      <w:r w:rsidR="00025348">
        <w:t>.</w:t>
      </w:r>
    </w:p>
    <w:p w14:paraId="00EBBDAD" w14:textId="77777777" w:rsidR="00025348" w:rsidRDefault="00025348" w:rsidP="00075931">
      <w:pPr>
        <w:ind w:left="720" w:hanging="720"/>
        <w:jc w:val="both"/>
      </w:pPr>
    </w:p>
    <w:p w14:paraId="6417BBEB" w14:textId="6175AF78" w:rsidR="00002949" w:rsidRPr="00FA2A27" w:rsidRDefault="00002949" w:rsidP="00075931">
      <w:pPr>
        <w:ind w:left="720" w:hanging="720"/>
        <w:jc w:val="both"/>
      </w:pPr>
      <w:r w:rsidRPr="00FA2A27">
        <w:t xml:space="preserve">Node </w:t>
      </w:r>
      <w:r w:rsidR="00DA2DC7" w:rsidRPr="00FA2A27">
        <w:t>6:</w:t>
      </w:r>
      <w:r w:rsidRPr="00FA2A27">
        <w:t xml:space="preserve"> </w:t>
      </w:r>
      <w:r w:rsidR="00265BEC">
        <w:t xml:space="preserve">Select Node - </w:t>
      </w:r>
      <w:r w:rsidRPr="00FA2A27">
        <w:t>Select the Data Key, Field Name and Field Value and add fields</w:t>
      </w:r>
      <w:r w:rsidR="00AD66D2">
        <w:t>:</w:t>
      </w:r>
      <w:r w:rsidRPr="00FA2A27">
        <w:t xml:space="preserve"> </w:t>
      </w:r>
      <w:proofErr w:type="spellStart"/>
      <w:r w:rsidRPr="00FA2A27">
        <w:rPr>
          <w:b/>
          <w:bCs/>
        </w:rPr>
        <w:t>Batch_Identifier</w:t>
      </w:r>
      <w:proofErr w:type="spellEnd"/>
      <w:r w:rsidRPr="00FA2A27">
        <w:t xml:space="preserve"> </w:t>
      </w:r>
      <w:r w:rsidR="00B97450">
        <w:t xml:space="preserve">Assign the unique batch identifier to the column, if available in data set, else assign </w:t>
      </w:r>
      <w:proofErr w:type="gramStart"/>
      <w:r w:rsidR="00B97450" w:rsidRPr="00FA2A27">
        <w:t>SUBSTRING(</w:t>
      </w:r>
      <w:proofErr w:type="gramEnd"/>
      <w:r w:rsidR="00B97450" w:rsidRPr="00FA2A27">
        <w:t xml:space="preserve"> CURRENT_TIMESTAMP(),0,10 )</w:t>
      </w:r>
      <w:r w:rsidR="00B97450">
        <w:t>.</w:t>
      </w:r>
      <w:r w:rsidRPr="00FA2A27">
        <w:t xml:space="preserve"> </w:t>
      </w:r>
    </w:p>
    <w:p w14:paraId="010E19AD" w14:textId="3F8AB626" w:rsidR="00002949" w:rsidRDefault="00002949" w:rsidP="00002949">
      <w:pPr>
        <w:ind w:left="720"/>
        <w:jc w:val="both"/>
      </w:pPr>
      <w:r w:rsidRPr="00FA2A27">
        <w:rPr>
          <w:b/>
          <w:bCs/>
        </w:rPr>
        <w:t>PM_DATA_ENTITY</w:t>
      </w:r>
      <w:r w:rsidRPr="00FA2A27">
        <w:t xml:space="preserve"> </w:t>
      </w:r>
      <w:proofErr w:type="spellStart"/>
      <w:r w:rsidRPr="00FA2A27">
        <w:t>as</w:t>
      </w:r>
      <w:proofErr w:type="spellEnd"/>
      <w:r w:rsidRPr="00FA2A27">
        <w:t xml:space="preserve"> </w:t>
      </w:r>
      <w:proofErr w:type="gramStart"/>
      <w:r w:rsidRPr="00FA2A27">
        <w:t>RUNTIME(</w:t>
      </w:r>
      <w:proofErr w:type="gramEnd"/>
      <w:r w:rsidRPr="00FA2A27">
        <w:t>'PM_DATA_ENTITY').</w:t>
      </w:r>
    </w:p>
    <w:p w14:paraId="477A932A" w14:textId="43CB39C1" w:rsidR="00B97450" w:rsidRPr="00FA2A27" w:rsidRDefault="00B97450" w:rsidP="00002949">
      <w:pPr>
        <w:ind w:left="720"/>
        <w:jc w:val="both"/>
      </w:pPr>
      <w:proofErr w:type="spellStart"/>
      <w:r w:rsidRPr="00B97450">
        <w:rPr>
          <w:b/>
          <w:bCs/>
        </w:rPr>
        <w:t>Run_Date</w:t>
      </w:r>
      <w:proofErr w:type="spellEnd"/>
      <w:r>
        <w:t xml:space="preserve"> </w:t>
      </w:r>
      <w:proofErr w:type="spellStart"/>
      <w:r>
        <w:t>as</w:t>
      </w:r>
      <w:proofErr w:type="spellEnd"/>
      <w:r>
        <w:t xml:space="preserve"> </w:t>
      </w:r>
      <w:proofErr w:type="gramStart"/>
      <w:r w:rsidRPr="00B97450">
        <w:t>RUNTIME(</w:t>
      </w:r>
      <w:proofErr w:type="gramEnd"/>
      <w:r w:rsidRPr="00B97450">
        <w:t>'PM_START_TS')</w:t>
      </w:r>
    </w:p>
    <w:p w14:paraId="493C1730" w14:textId="77777777" w:rsidR="00075931" w:rsidRPr="00FA2A27" w:rsidRDefault="00075931" w:rsidP="00075931">
      <w:pPr>
        <w:ind w:left="720" w:hanging="720"/>
      </w:pPr>
    </w:p>
    <w:p w14:paraId="0C34D2BF" w14:textId="5B119EB1" w:rsidR="00B84D5F" w:rsidRPr="00FA2A27" w:rsidRDefault="00B84D5F" w:rsidP="001F55CB">
      <w:pPr>
        <w:pStyle w:val="Heading2"/>
        <w:numPr>
          <w:ilvl w:val="1"/>
          <w:numId w:val="3"/>
        </w:numPr>
        <w:rPr>
          <w:rFonts w:asciiTheme="minorHAnsi" w:hAnsiTheme="minorHAnsi" w:cstheme="majorHAnsi"/>
          <w:color w:val="auto"/>
          <w:sz w:val="24"/>
          <w:szCs w:val="24"/>
        </w:rPr>
      </w:pPr>
      <w:bookmarkStart w:id="1215" w:name="_Toc25838747"/>
      <w:bookmarkStart w:id="1216" w:name="CreateProcessModel"/>
      <w:r w:rsidRPr="00FA2A27">
        <w:rPr>
          <w:rFonts w:asciiTheme="minorHAnsi" w:hAnsiTheme="minorHAnsi" w:cstheme="majorHAnsi"/>
          <w:color w:val="auto"/>
          <w:sz w:val="24"/>
          <w:szCs w:val="24"/>
        </w:rPr>
        <w:t>Create Process Model</w:t>
      </w:r>
      <w:bookmarkEnd w:id="1215"/>
    </w:p>
    <w:p w14:paraId="28892EA0" w14:textId="1A7E7F88" w:rsidR="008506E9" w:rsidRPr="00FA2A27" w:rsidRDefault="00763D69" w:rsidP="00D35706">
      <w:pPr>
        <w:ind w:left="720"/>
      </w:pPr>
      <w:r w:rsidRPr="00FA2A27">
        <w:t xml:space="preserve">Create Process Model </w:t>
      </w:r>
      <w:r w:rsidR="008506E9" w:rsidRPr="00FA2A27">
        <w:t xml:space="preserve">for executing </w:t>
      </w:r>
      <w:r w:rsidRPr="00FA2A27">
        <w:t xml:space="preserve">the analysis </w:t>
      </w:r>
      <w:r w:rsidR="008506E9" w:rsidRPr="00FA2A27">
        <w:t>defined in</w:t>
      </w:r>
      <w:r w:rsidR="00CB38C8" w:rsidRPr="00FA2A27">
        <w:t xml:space="preserve"> </w:t>
      </w:r>
      <w:hyperlink w:anchor="_Create_Analysis" w:history="1">
        <w:r w:rsidR="00CB38C8" w:rsidRPr="00FA2A27">
          <w:rPr>
            <w:rStyle w:val="Hyperlink"/>
          </w:rPr>
          <w:t>Create Analysis section above</w:t>
        </w:r>
      </w:hyperlink>
      <w:r w:rsidR="00CB38C8" w:rsidRPr="00FA2A27">
        <w:t>. User can copy the existing PM in pipeline</w:t>
      </w:r>
      <w:r w:rsidR="00823C84" w:rsidRPr="00FA2A27">
        <w:t xml:space="preserve"> and modify it.</w:t>
      </w:r>
    </w:p>
    <w:p w14:paraId="3EF7AB93" w14:textId="44A861EF" w:rsidR="00CB38C8" w:rsidRPr="00FA2A27" w:rsidRDefault="00CB38C8" w:rsidP="00763D69">
      <w:pPr>
        <w:ind w:firstLine="720"/>
      </w:pPr>
      <w:r w:rsidRPr="00FA2A27">
        <w:t>“DQ Govern Scoring\ Sample\Process Model\</w:t>
      </w:r>
      <w:proofErr w:type="spellStart"/>
      <w:r w:rsidRPr="00FA2A27">
        <w:t>IGX_PM_Rule_Evaluate_CMF</w:t>
      </w:r>
      <w:proofErr w:type="spellEnd"/>
      <w:r w:rsidRPr="00FA2A27">
        <w:t>”</w:t>
      </w:r>
    </w:p>
    <w:p w14:paraId="0AC1EA4A" w14:textId="77777777" w:rsidR="00CB38C8" w:rsidRPr="00FA2A27" w:rsidRDefault="00CB38C8" w:rsidP="00763D69">
      <w:pPr>
        <w:ind w:firstLine="720"/>
      </w:pPr>
    </w:p>
    <w:p w14:paraId="404462C4" w14:textId="183FF8A2" w:rsidR="008506E9" w:rsidRPr="00FA2A27" w:rsidRDefault="008506E9" w:rsidP="00763D69">
      <w:pPr>
        <w:ind w:firstLine="720"/>
      </w:pPr>
      <w:r w:rsidRPr="00FA2A27">
        <w:rPr>
          <w:noProof/>
          <w:lang w:val="en-US"/>
        </w:rPr>
        <w:drawing>
          <wp:inline distT="0" distB="0" distL="0" distR="0" wp14:anchorId="6932298E" wp14:editId="71AF1775">
            <wp:extent cx="3871296" cy="1261981"/>
            <wp:effectExtent l="19050" t="19050" r="15240" b="14605"/>
            <wp:docPr id="54" name="Picture 7">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5A053B97-AEC8-440A-8ACA-8049DEA02B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5A053B97-AEC8-440A-8ACA-8049DEA02B4C}"/>
                        </a:ext>
                      </a:extLst>
                    </pic:cNvPr>
                    <pic:cNvPicPr>
                      <a:picLocks noChangeAspect="1"/>
                    </pic:cNvPicPr>
                  </pic:nvPicPr>
                  <pic:blipFill>
                    <a:blip r:embed="rId30"/>
                    <a:stretch>
                      <a:fillRect/>
                    </a:stretch>
                  </pic:blipFill>
                  <pic:spPr>
                    <a:xfrm>
                      <a:off x="0" y="0"/>
                      <a:ext cx="3871296" cy="1261981"/>
                    </a:xfrm>
                    <a:prstGeom prst="rect">
                      <a:avLst/>
                    </a:prstGeom>
                    <a:ln>
                      <a:solidFill>
                        <a:schemeClr val="accent1"/>
                      </a:solidFill>
                    </a:ln>
                  </pic:spPr>
                </pic:pic>
              </a:graphicData>
            </a:graphic>
          </wp:inline>
        </w:drawing>
      </w:r>
    </w:p>
    <w:p w14:paraId="34003EC5" w14:textId="77777777" w:rsidR="00C779F1" w:rsidRPr="00FA2A27" w:rsidRDefault="00C779F1" w:rsidP="00763D69">
      <w:pPr>
        <w:ind w:firstLine="720"/>
      </w:pPr>
    </w:p>
    <w:p w14:paraId="16AB1A81" w14:textId="1835514D" w:rsidR="008506E9" w:rsidRDefault="00823C84" w:rsidP="00265BEC">
      <w:r w:rsidRPr="00FA2A27">
        <w:t>Custom c</w:t>
      </w:r>
      <w:r w:rsidR="00DA2DC7">
        <w:t>hanges to be applied to the PM:</w:t>
      </w:r>
    </w:p>
    <w:p w14:paraId="507CC127" w14:textId="77777777" w:rsidR="00DA2DC7" w:rsidRPr="00FA2A27" w:rsidRDefault="00DA2DC7" w:rsidP="00265BEC"/>
    <w:p w14:paraId="442F5F45" w14:textId="65842BA6" w:rsidR="00823C84" w:rsidRPr="00FA2A27" w:rsidRDefault="00823C84" w:rsidP="00265BEC">
      <w:pPr>
        <w:ind w:left="720" w:hanging="720"/>
      </w:pPr>
      <w:r w:rsidRPr="00265BEC">
        <w:t>Node 1 - External Start Event</w:t>
      </w:r>
      <w:r w:rsidRPr="00FA2A27">
        <w:rPr>
          <w:b/>
          <w:bCs/>
        </w:rPr>
        <w:t xml:space="preserve"> –</w:t>
      </w:r>
      <w:r w:rsidRPr="00FA2A27">
        <w:t xml:space="preserve"> It triggers the execution process. It carries below 2 runtime parameters -</w:t>
      </w:r>
    </w:p>
    <w:p w14:paraId="0466FCED" w14:textId="7E10CF29" w:rsidR="00C779F1" w:rsidRPr="00FA2A27" w:rsidRDefault="00823C84" w:rsidP="00823C84">
      <w:pPr>
        <w:pStyle w:val="ListParagraph"/>
        <w:numPr>
          <w:ilvl w:val="0"/>
          <w:numId w:val="42"/>
        </w:numPr>
      </w:pPr>
      <w:r w:rsidRPr="00FA2A27">
        <w:t>PM_DATA_ENTITY – Configure it as shown in below screen shot –</w:t>
      </w:r>
    </w:p>
    <w:p w14:paraId="64F10DA6" w14:textId="4B510752" w:rsidR="00823C84" w:rsidRPr="00FA2A27" w:rsidRDefault="00823C84" w:rsidP="00D35706">
      <w:pPr>
        <w:pStyle w:val="ListParagraph"/>
        <w:ind w:left="1440"/>
      </w:pPr>
      <w:r w:rsidRPr="00FA2A27">
        <w:rPr>
          <w:noProof/>
          <w:lang w:val="en-US"/>
        </w:rPr>
        <w:drawing>
          <wp:inline distT="0" distB="0" distL="0" distR="0" wp14:anchorId="5551A401" wp14:editId="7D50E772">
            <wp:extent cx="2350770" cy="1887855"/>
            <wp:effectExtent l="19050" t="19050" r="11430"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2361319" cy="1896327"/>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cx="http://schemas.microsoft.com/office/drawing/2014/chartex" xmlns:w15="http://schemas.microsoft.com/office/word/2012/wordml" xmlns:w16se="http://schemas.microsoft.com/office/word/2015/wordml/symex" xmlns:ask="http://schemas.microsoft.com/office/drawing/2018/sketchyshapes"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E8C267" w14:textId="77777777" w:rsidR="00823C84" w:rsidRPr="00FA2A27" w:rsidRDefault="00823C84" w:rsidP="00763D69">
      <w:pPr>
        <w:ind w:firstLine="720"/>
      </w:pPr>
    </w:p>
    <w:p w14:paraId="64D8D837" w14:textId="0A10D4F7" w:rsidR="00823C84" w:rsidRPr="00FA2A27" w:rsidRDefault="00823C84" w:rsidP="00823C84">
      <w:pPr>
        <w:pStyle w:val="ListParagraph"/>
        <w:ind w:left="1440"/>
      </w:pPr>
      <w:r w:rsidRPr="00FA2A27">
        <w:t xml:space="preserve">In the Value Property assign </w:t>
      </w:r>
      <w:r w:rsidR="00B97450">
        <w:t xml:space="preserve">the name of the source as configured in section </w:t>
      </w:r>
      <w:hyperlink w:anchor="DataSources" w:history="1">
        <w:r w:rsidR="00B97450" w:rsidRPr="00B97450">
          <w:rPr>
            <w:rStyle w:val="Hyperlink"/>
          </w:rPr>
          <w:t>Data Sources</w:t>
        </w:r>
      </w:hyperlink>
      <w:r w:rsidR="00B97450">
        <w:t xml:space="preserve">. </w:t>
      </w:r>
    </w:p>
    <w:p w14:paraId="772D6171" w14:textId="77777777" w:rsidR="00823C84" w:rsidRPr="00FA2A27" w:rsidRDefault="00823C84" w:rsidP="00763D69">
      <w:pPr>
        <w:ind w:firstLine="720"/>
      </w:pPr>
    </w:p>
    <w:p w14:paraId="14728963" w14:textId="31223610" w:rsidR="00CB38C8" w:rsidRPr="00FA2A27" w:rsidRDefault="00B97450" w:rsidP="00823C84">
      <w:pPr>
        <w:pStyle w:val="ListParagraph"/>
        <w:numPr>
          <w:ilvl w:val="0"/>
          <w:numId w:val="42"/>
        </w:numPr>
      </w:pPr>
      <w:r>
        <w:lastRenderedPageBreak/>
        <w:t>PM_</w:t>
      </w:r>
      <w:r w:rsidR="00823C84" w:rsidRPr="00FA2A27">
        <w:t>START_TS – It holds the start time stamp of the PM. Configure its properties as below screen shot.</w:t>
      </w:r>
    </w:p>
    <w:p w14:paraId="63567EC2" w14:textId="7C7182D1" w:rsidR="00823C84" w:rsidRPr="00FA2A27" w:rsidRDefault="00823C84" w:rsidP="00823C84">
      <w:pPr>
        <w:pStyle w:val="ListParagraph"/>
        <w:ind w:left="1440"/>
      </w:pPr>
      <w:r w:rsidRPr="00FA2A27">
        <w:rPr>
          <w:noProof/>
          <w:lang w:val="en-US"/>
        </w:rPr>
        <w:drawing>
          <wp:inline distT="0" distB="0" distL="0" distR="0" wp14:anchorId="29B481A4" wp14:editId="4F61B42D">
            <wp:extent cx="2286000" cy="1848556"/>
            <wp:effectExtent l="19050" t="19050" r="19050"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2289019" cy="185099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E6D37E3" w14:textId="7B0E2642" w:rsidR="00CB38C8" w:rsidRPr="00FA2A27" w:rsidRDefault="00CB38C8" w:rsidP="00763D69">
      <w:pPr>
        <w:ind w:firstLine="720"/>
      </w:pPr>
    </w:p>
    <w:p w14:paraId="68DEB8FF" w14:textId="6A51FCBB" w:rsidR="00823C84" w:rsidRPr="00FA2A27" w:rsidRDefault="00823C84" w:rsidP="00763D69">
      <w:pPr>
        <w:ind w:firstLine="720"/>
      </w:pPr>
    </w:p>
    <w:p w14:paraId="6659773C" w14:textId="43E8A219" w:rsidR="00823C84" w:rsidRPr="00FA2A27" w:rsidRDefault="00D35706" w:rsidP="00265BEC">
      <w:r w:rsidRPr="00265BEC">
        <w:t>Node 2 - Execute Stage Task</w:t>
      </w:r>
      <w:r w:rsidRPr="00FA2A27">
        <w:rPr>
          <w:b/>
          <w:bCs/>
        </w:rPr>
        <w:t xml:space="preserve"> </w:t>
      </w:r>
      <w:r w:rsidRPr="00FA2A27">
        <w:t xml:space="preserve">– It triggers the execution of analysis created in </w:t>
      </w:r>
      <w:hyperlink w:anchor="_Create_Analysis" w:history="1">
        <w:r w:rsidRPr="00FA2A27">
          <w:rPr>
            <w:rStyle w:val="Hyperlink"/>
          </w:rPr>
          <w:t>Create Analysis section</w:t>
        </w:r>
      </w:hyperlink>
      <w:r w:rsidRPr="00FA2A27">
        <w:t>.</w:t>
      </w:r>
    </w:p>
    <w:p w14:paraId="656AA29B" w14:textId="1AD7F10C" w:rsidR="00823C84" w:rsidRPr="00FA2A27" w:rsidRDefault="00823C84" w:rsidP="00763D69">
      <w:pPr>
        <w:ind w:firstLine="720"/>
      </w:pPr>
    </w:p>
    <w:p w14:paraId="69470C62" w14:textId="76E214C4" w:rsidR="00D35706" w:rsidRDefault="00D35706" w:rsidP="00265BEC">
      <w:r w:rsidRPr="00265BEC">
        <w:t>Node 3 - Success End Event</w:t>
      </w:r>
      <w:r w:rsidRPr="00FA2A27">
        <w:t xml:space="preserve"> - It represents end of successful execution of PM.</w:t>
      </w:r>
    </w:p>
    <w:p w14:paraId="04245170" w14:textId="77777777" w:rsidR="00986766" w:rsidRDefault="00986766" w:rsidP="00265BEC"/>
    <w:p w14:paraId="0054D9BB" w14:textId="66712924" w:rsidR="00986766" w:rsidRPr="00E441F8" w:rsidRDefault="00986766" w:rsidP="00E441F8">
      <w:pPr>
        <w:pStyle w:val="Heading2"/>
        <w:numPr>
          <w:ilvl w:val="1"/>
          <w:numId w:val="3"/>
        </w:numPr>
        <w:rPr>
          <w:rFonts w:cstheme="majorHAnsi"/>
        </w:rPr>
      </w:pPr>
      <w:bookmarkStart w:id="1217" w:name="_Toc25838748"/>
      <w:r w:rsidRPr="00E441F8">
        <w:rPr>
          <w:rFonts w:asciiTheme="minorHAnsi" w:hAnsiTheme="minorHAnsi" w:cstheme="majorHAnsi"/>
          <w:color w:val="auto"/>
          <w:sz w:val="24"/>
          <w:szCs w:val="24"/>
        </w:rPr>
        <w:t>Dashboard URL Configuration</w:t>
      </w:r>
      <w:bookmarkEnd w:id="1217"/>
      <w:r w:rsidRPr="00E441F8">
        <w:rPr>
          <w:rFonts w:asciiTheme="minorHAnsi" w:hAnsiTheme="minorHAnsi" w:cstheme="majorHAnsi"/>
          <w:color w:val="auto"/>
          <w:sz w:val="24"/>
          <w:szCs w:val="24"/>
        </w:rPr>
        <w:t xml:space="preserve"> </w:t>
      </w:r>
    </w:p>
    <w:p w14:paraId="54506B60" w14:textId="77777777" w:rsidR="00986766" w:rsidRDefault="00986766" w:rsidP="00986766"/>
    <w:p w14:paraId="113F2148" w14:textId="00AA89E1" w:rsidR="00986766" w:rsidRDefault="00986766" w:rsidP="00E441F8">
      <w:pPr>
        <w:pStyle w:val="ListParagraph"/>
        <w:numPr>
          <w:ilvl w:val="0"/>
          <w:numId w:val="44"/>
        </w:numPr>
        <w:rPr>
          <w:color w:val="1F497D"/>
        </w:rPr>
      </w:pPr>
      <w:r w:rsidRPr="00986766">
        <w:rPr>
          <w:color w:val="1F497D"/>
        </w:rPr>
        <w:t>Go to Admin</w:t>
      </w:r>
      <w:r>
        <w:rPr>
          <w:color w:val="1F497D"/>
        </w:rPr>
        <w:t xml:space="preserve"> and select </w:t>
      </w:r>
      <w:r w:rsidRPr="00E441F8">
        <w:rPr>
          <w:color w:val="1F497D"/>
        </w:rPr>
        <w:t xml:space="preserve">Settings </w:t>
      </w:r>
    </w:p>
    <w:p w14:paraId="406384D7" w14:textId="2CF96FA6" w:rsidR="00986766" w:rsidRPr="00E441F8" w:rsidRDefault="00986766" w:rsidP="00E441F8">
      <w:pPr>
        <w:pStyle w:val="ListParagraph"/>
        <w:numPr>
          <w:ilvl w:val="0"/>
          <w:numId w:val="44"/>
        </w:numPr>
        <w:rPr>
          <w:color w:val="1F497D"/>
        </w:rPr>
      </w:pPr>
      <w:r>
        <w:rPr>
          <w:color w:val="1F497D"/>
        </w:rPr>
        <w:t>Check</w:t>
      </w:r>
      <w:r w:rsidRPr="00E441F8">
        <w:rPr>
          <w:color w:val="1F497D"/>
        </w:rPr>
        <w:t xml:space="preserve"> Portal Integration </w:t>
      </w:r>
      <w:r>
        <w:rPr>
          <w:color w:val="1F497D"/>
        </w:rPr>
        <w:t xml:space="preserve">checkbox and </w:t>
      </w:r>
      <w:r w:rsidRPr="00E441F8">
        <w:rPr>
          <w:color w:val="1F497D"/>
        </w:rPr>
        <w:t xml:space="preserve">add the </w:t>
      </w:r>
      <w:r>
        <w:rPr>
          <w:color w:val="1F497D"/>
        </w:rPr>
        <w:t xml:space="preserve">URL </w:t>
      </w:r>
      <w:r w:rsidRPr="00E441F8">
        <w:rPr>
          <w:color w:val="1F497D"/>
        </w:rPr>
        <w:t>value</w:t>
      </w:r>
      <w:r>
        <w:rPr>
          <w:color w:val="1F497D"/>
        </w:rPr>
        <w:t xml:space="preserve"> for configured &amp; connected Govern Environment</w:t>
      </w:r>
      <w:r w:rsidRPr="00E441F8">
        <w:rPr>
          <w:color w:val="1F497D"/>
        </w:rPr>
        <w:t xml:space="preserve"> </w:t>
      </w:r>
    </w:p>
    <w:p w14:paraId="44EC0173" w14:textId="783D0FB0" w:rsidR="00986766" w:rsidRDefault="00986766" w:rsidP="00986766">
      <w:pPr>
        <w:rPr>
          <w:color w:val="1F497D"/>
        </w:rPr>
      </w:pPr>
      <w:r>
        <w:rPr>
          <w:color w:val="1F497D"/>
        </w:rPr>
        <w:t xml:space="preserve">               e.g. </w:t>
      </w:r>
      <w:hyperlink r:id="rId33" w:history="1">
        <w:r>
          <w:rPr>
            <w:rStyle w:val="Hyperlink"/>
          </w:rPr>
          <w:t>https://infogix-fda.data3sixty.com</w:t>
        </w:r>
      </w:hyperlink>
    </w:p>
    <w:p w14:paraId="2D006E59" w14:textId="77777777" w:rsidR="00986766" w:rsidRDefault="00986766" w:rsidP="00986766">
      <w:pPr>
        <w:rPr>
          <w:color w:val="1F497D"/>
        </w:rPr>
      </w:pPr>
    </w:p>
    <w:p w14:paraId="537D2FA2" w14:textId="77777777" w:rsidR="00986766" w:rsidRDefault="00986766" w:rsidP="00E441F8">
      <w:pPr>
        <w:pStyle w:val="ListParagraph"/>
        <w:numPr>
          <w:ilvl w:val="0"/>
          <w:numId w:val="44"/>
        </w:numPr>
        <w:rPr>
          <w:color w:val="1F497D"/>
        </w:rPr>
      </w:pPr>
      <w:r w:rsidRPr="00986766">
        <w:rPr>
          <w:color w:val="1F497D"/>
        </w:rPr>
        <w:t>Go to Admin</w:t>
      </w:r>
      <w:r>
        <w:rPr>
          <w:color w:val="1F497D"/>
        </w:rPr>
        <w:t xml:space="preserve"> and select </w:t>
      </w:r>
      <w:r w:rsidRPr="00E441F8">
        <w:rPr>
          <w:color w:val="1F497D"/>
        </w:rPr>
        <w:t xml:space="preserve">Environments </w:t>
      </w:r>
    </w:p>
    <w:p w14:paraId="04A5DBDF" w14:textId="77777777" w:rsidR="00986766" w:rsidRDefault="00986766" w:rsidP="00E441F8">
      <w:pPr>
        <w:pStyle w:val="ListParagraph"/>
        <w:numPr>
          <w:ilvl w:val="0"/>
          <w:numId w:val="44"/>
        </w:numPr>
        <w:rPr>
          <w:color w:val="1F497D"/>
        </w:rPr>
      </w:pPr>
      <w:r>
        <w:rPr>
          <w:color w:val="1F497D"/>
        </w:rPr>
        <w:t xml:space="preserve">Select the Corresponding Environment </w:t>
      </w:r>
    </w:p>
    <w:p w14:paraId="04961072" w14:textId="26113598" w:rsidR="00986766" w:rsidRPr="00E441F8" w:rsidRDefault="00986766" w:rsidP="00E441F8">
      <w:pPr>
        <w:pStyle w:val="ListParagraph"/>
        <w:numPr>
          <w:ilvl w:val="0"/>
          <w:numId w:val="44"/>
        </w:numPr>
        <w:rPr>
          <w:color w:val="1F497D"/>
        </w:rPr>
      </w:pPr>
      <w:r>
        <w:rPr>
          <w:color w:val="1F497D"/>
        </w:rPr>
        <w:t>In Details Tab , add</w:t>
      </w:r>
      <w:r w:rsidRPr="00E441F8">
        <w:rPr>
          <w:color w:val="1F497D"/>
        </w:rPr>
        <w:t xml:space="preserve"> </w:t>
      </w:r>
      <w:r w:rsidRPr="008E1509">
        <w:rPr>
          <w:color w:val="1F497D"/>
        </w:rPr>
        <w:t xml:space="preserve">the </w:t>
      </w:r>
      <w:r>
        <w:rPr>
          <w:color w:val="1F497D"/>
        </w:rPr>
        <w:t xml:space="preserve">URL </w:t>
      </w:r>
      <w:r w:rsidRPr="008E1509">
        <w:rPr>
          <w:color w:val="1F497D"/>
        </w:rPr>
        <w:t>value</w:t>
      </w:r>
      <w:r>
        <w:rPr>
          <w:color w:val="1F497D"/>
        </w:rPr>
        <w:t xml:space="preserve"> for configured &amp; connected Govern Environment</w:t>
      </w:r>
      <w:r w:rsidRPr="008E1509">
        <w:rPr>
          <w:color w:val="1F497D"/>
        </w:rPr>
        <w:t xml:space="preserve"> </w:t>
      </w:r>
      <w:r>
        <w:rPr>
          <w:color w:val="1F497D"/>
        </w:rPr>
        <w:t xml:space="preserve"> in </w:t>
      </w:r>
      <w:r w:rsidRPr="00E441F8">
        <w:rPr>
          <w:color w:val="1F497D"/>
        </w:rPr>
        <w:t xml:space="preserve">Portal URL </w:t>
      </w:r>
      <w:r>
        <w:rPr>
          <w:color w:val="1F497D"/>
        </w:rPr>
        <w:t>Box</w:t>
      </w:r>
    </w:p>
    <w:p w14:paraId="0C019D2A" w14:textId="7D41E25B" w:rsidR="00986766" w:rsidRDefault="00986766" w:rsidP="00986766">
      <w:pPr>
        <w:rPr>
          <w:color w:val="1F497D"/>
        </w:rPr>
      </w:pPr>
      <w:r>
        <w:rPr>
          <w:color w:val="1F497D"/>
        </w:rPr>
        <w:t xml:space="preserve">               e.g. </w:t>
      </w:r>
      <w:hyperlink r:id="rId34" w:history="1">
        <w:r>
          <w:rPr>
            <w:rStyle w:val="Hyperlink"/>
          </w:rPr>
          <w:t>https://infogix-fda.data3sixty.com</w:t>
        </w:r>
      </w:hyperlink>
    </w:p>
    <w:p w14:paraId="34F70D21" w14:textId="77777777" w:rsidR="00986766" w:rsidRDefault="00986766" w:rsidP="00986766">
      <w:pPr>
        <w:rPr>
          <w:color w:val="1F497D"/>
        </w:rPr>
      </w:pPr>
    </w:p>
    <w:p w14:paraId="7BD5EFEA" w14:textId="1CB2F074" w:rsidR="00986766" w:rsidRDefault="00986766" w:rsidP="00E441F8">
      <w:pPr>
        <w:pStyle w:val="ListParagraph"/>
        <w:numPr>
          <w:ilvl w:val="0"/>
          <w:numId w:val="44"/>
        </w:numPr>
        <w:rPr>
          <w:color w:val="1F497D"/>
        </w:rPr>
      </w:pPr>
      <w:r w:rsidRPr="00E441F8">
        <w:rPr>
          <w:color w:val="1F497D"/>
        </w:rPr>
        <w:t>Go to the Da</w:t>
      </w:r>
      <w:r>
        <w:rPr>
          <w:color w:val="1F497D"/>
        </w:rPr>
        <w:t>shboard in pipeline and click on edit stage</w:t>
      </w:r>
    </w:p>
    <w:p w14:paraId="38AF6911" w14:textId="77777777" w:rsidR="00986766" w:rsidRDefault="00986766" w:rsidP="00E441F8">
      <w:pPr>
        <w:pStyle w:val="ListParagraph"/>
        <w:numPr>
          <w:ilvl w:val="0"/>
          <w:numId w:val="44"/>
        </w:numPr>
        <w:rPr>
          <w:color w:val="1F497D"/>
        </w:rPr>
      </w:pPr>
      <w:r w:rsidRPr="00E441F8">
        <w:rPr>
          <w:color w:val="1F497D"/>
        </w:rPr>
        <w:t xml:space="preserve"> </w:t>
      </w:r>
      <w:proofErr w:type="spellStart"/>
      <w:r>
        <w:rPr>
          <w:color w:val="1F497D"/>
        </w:rPr>
        <w:t>Clieck</w:t>
      </w:r>
      <w:proofErr w:type="spellEnd"/>
      <w:r>
        <w:rPr>
          <w:color w:val="1F497D"/>
        </w:rPr>
        <w:t xml:space="preserve"> on </w:t>
      </w:r>
      <w:r w:rsidRPr="00E441F8">
        <w:rPr>
          <w:color w:val="1F497D"/>
        </w:rPr>
        <w:t>the settings button</w:t>
      </w:r>
      <w:r>
        <w:rPr>
          <w:color w:val="1F497D"/>
        </w:rPr>
        <w:t xml:space="preserve"> at Right upper corner of the Dashboard</w:t>
      </w:r>
    </w:p>
    <w:p w14:paraId="5DC9D6B2" w14:textId="77777777" w:rsidR="00986766" w:rsidRDefault="00986766" w:rsidP="00E441F8">
      <w:pPr>
        <w:pStyle w:val="ListParagraph"/>
        <w:numPr>
          <w:ilvl w:val="0"/>
          <w:numId w:val="44"/>
        </w:numPr>
        <w:rPr>
          <w:color w:val="1F497D"/>
        </w:rPr>
      </w:pPr>
      <w:r>
        <w:rPr>
          <w:color w:val="1F497D"/>
        </w:rPr>
        <w:t>Go To Settings tab</w:t>
      </w:r>
    </w:p>
    <w:p w14:paraId="04BF7FA9" w14:textId="6A4518DA" w:rsidR="00986766" w:rsidRPr="00E441F8" w:rsidRDefault="009171E5" w:rsidP="00E441F8">
      <w:pPr>
        <w:pStyle w:val="ListParagraph"/>
        <w:numPr>
          <w:ilvl w:val="0"/>
          <w:numId w:val="44"/>
        </w:numPr>
        <w:rPr>
          <w:color w:val="1F497D"/>
        </w:rPr>
      </w:pPr>
      <w:r>
        <w:rPr>
          <w:color w:val="1F497D"/>
        </w:rPr>
        <w:t>E</w:t>
      </w:r>
      <w:r w:rsidR="00986766" w:rsidRPr="00E441F8">
        <w:rPr>
          <w:color w:val="1F497D"/>
        </w:rPr>
        <w:t xml:space="preserve">nable </w:t>
      </w:r>
      <w:r>
        <w:rPr>
          <w:color w:val="1F497D"/>
        </w:rPr>
        <w:t>checkbox for</w:t>
      </w:r>
      <w:r w:rsidR="00986766" w:rsidRPr="00E441F8">
        <w:rPr>
          <w:color w:val="1F497D"/>
        </w:rPr>
        <w:t xml:space="preserve"> Portal Integration</w:t>
      </w:r>
      <w:r>
        <w:rPr>
          <w:color w:val="1F497D"/>
        </w:rPr>
        <w:t xml:space="preserve"> as shown below</w:t>
      </w:r>
    </w:p>
    <w:p w14:paraId="4191339C" w14:textId="7DB6334E" w:rsidR="00986766" w:rsidRDefault="00986766" w:rsidP="00986766">
      <w:pPr>
        <w:rPr>
          <w:color w:val="1F497D"/>
        </w:rPr>
      </w:pPr>
      <w:r>
        <w:rPr>
          <w:noProof/>
          <w:lang w:val="en-US"/>
        </w:rPr>
        <w:drawing>
          <wp:inline distT="0" distB="0" distL="0" distR="0" wp14:anchorId="706DD3CE" wp14:editId="7245E02E">
            <wp:extent cx="7188835" cy="914400"/>
            <wp:effectExtent l="0" t="0" r="0" b="0"/>
            <wp:docPr id="2" name="Picture 2" descr="cid:image003.png@01D5A383.18CF7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D5A383.18CF74F0"/>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7188835" cy="914400"/>
                    </a:xfrm>
                    <a:prstGeom prst="rect">
                      <a:avLst/>
                    </a:prstGeom>
                    <a:noFill/>
                    <a:ln>
                      <a:noFill/>
                    </a:ln>
                  </pic:spPr>
                </pic:pic>
              </a:graphicData>
            </a:graphic>
          </wp:inline>
        </w:drawing>
      </w:r>
    </w:p>
    <w:p w14:paraId="7A75D0DE" w14:textId="77777777" w:rsidR="00986766" w:rsidRDefault="00986766" w:rsidP="00986766">
      <w:pPr>
        <w:rPr>
          <w:color w:val="1F497D"/>
        </w:rPr>
      </w:pPr>
    </w:p>
    <w:p w14:paraId="0F8FE47D" w14:textId="77777777" w:rsidR="00986766" w:rsidRDefault="00986766" w:rsidP="00986766"/>
    <w:p w14:paraId="5E935BCA" w14:textId="77777777" w:rsidR="00986766" w:rsidRPr="00FA2A27" w:rsidRDefault="00986766" w:rsidP="00986766"/>
    <w:p w14:paraId="5395F599" w14:textId="77777777" w:rsidR="00D35706" w:rsidRPr="00FA2A27" w:rsidRDefault="00D35706" w:rsidP="00763D69">
      <w:pPr>
        <w:ind w:firstLine="720"/>
      </w:pPr>
    </w:p>
    <w:p w14:paraId="0B92ACCE" w14:textId="77777777" w:rsidR="00823C84" w:rsidRDefault="00823C84" w:rsidP="00763D69">
      <w:pPr>
        <w:ind w:firstLine="720"/>
      </w:pPr>
    </w:p>
    <w:bookmarkEnd w:id="1216"/>
    <w:p w14:paraId="7344B2DE" w14:textId="77777777" w:rsidR="00CF34EB" w:rsidRDefault="00CF34EB">
      <w:pPr>
        <w:rPr>
          <w:rFonts w:eastAsiaTheme="majorEastAsia" w:cstheme="majorHAnsi"/>
          <w:color w:val="365F91" w:themeColor="accent1" w:themeShade="BF"/>
          <w:sz w:val="32"/>
          <w:szCs w:val="32"/>
        </w:rPr>
      </w:pPr>
      <w:r>
        <w:rPr>
          <w:rFonts w:cstheme="majorHAnsi"/>
        </w:rPr>
        <w:br w:type="page"/>
      </w:r>
    </w:p>
    <w:p w14:paraId="07EA8483" w14:textId="79094262" w:rsidR="00EC2EDA" w:rsidRDefault="00EC2EDA" w:rsidP="00EC2EDA">
      <w:pPr>
        <w:pStyle w:val="Heading1"/>
        <w:numPr>
          <w:ilvl w:val="0"/>
          <w:numId w:val="3"/>
        </w:numPr>
        <w:spacing w:after="120" w:line="288" w:lineRule="auto"/>
        <w:ind w:right="270"/>
        <w:jc w:val="both"/>
        <w:rPr>
          <w:rFonts w:asciiTheme="minorHAnsi" w:hAnsiTheme="minorHAnsi" w:cstheme="majorHAnsi"/>
        </w:rPr>
      </w:pPr>
      <w:bookmarkStart w:id="1218" w:name="_Toc25838749"/>
      <w:r>
        <w:rPr>
          <w:rFonts w:asciiTheme="minorHAnsi" w:hAnsiTheme="minorHAnsi" w:cstheme="majorHAnsi"/>
        </w:rPr>
        <w:lastRenderedPageBreak/>
        <w:t>How to Execute – DQ+ Process Executions</w:t>
      </w:r>
      <w:bookmarkEnd w:id="1218"/>
    </w:p>
    <w:p w14:paraId="3B4AC8E4" w14:textId="6FB39EFE" w:rsidR="00C92CD6" w:rsidRDefault="00C92CD6" w:rsidP="00C92CD6">
      <w:pPr>
        <w:ind w:left="720"/>
      </w:pPr>
      <w:r>
        <w:t>Following process models need to be executed in given sequence:</w:t>
      </w:r>
    </w:p>
    <w:p w14:paraId="3F09A2B4" w14:textId="77777777" w:rsidR="00C92CD6" w:rsidRDefault="00C92CD6" w:rsidP="00C92CD6">
      <w:pPr>
        <w:ind w:left="720"/>
      </w:pPr>
    </w:p>
    <w:p w14:paraId="58E75AAD" w14:textId="162F3B04" w:rsidR="00C92CD6" w:rsidRDefault="00C92CD6" w:rsidP="007E1350">
      <w:pPr>
        <w:pStyle w:val="ListParagraph"/>
        <w:numPr>
          <w:ilvl w:val="0"/>
          <w:numId w:val="26"/>
        </w:numPr>
      </w:pPr>
      <w:proofErr w:type="spellStart"/>
      <w:r w:rsidRPr="003D5A5E">
        <w:rPr>
          <w:b/>
        </w:rPr>
        <w:t>IGX_PM_Rule_</w:t>
      </w:r>
      <w:r w:rsidR="00DA2DC7" w:rsidRPr="003D5A5E">
        <w:rPr>
          <w:b/>
        </w:rPr>
        <w:t>Refresher</w:t>
      </w:r>
      <w:proofErr w:type="spellEnd"/>
      <w:r w:rsidR="00DA2DC7">
        <w:t xml:space="preserve"> -</w:t>
      </w:r>
      <w:r w:rsidR="00D513B1">
        <w:t xml:space="preserve"> For Rule Refresher</w:t>
      </w:r>
    </w:p>
    <w:p w14:paraId="554957BA" w14:textId="438E0C0E" w:rsidR="00C92CD6" w:rsidRDefault="00C92CD6" w:rsidP="007E1350">
      <w:pPr>
        <w:pStyle w:val="ListParagraph"/>
        <w:numPr>
          <w:ilvl w:val="0"/>
          <w:numId w:val="26"/>
        </w:numPr>
      </w:pPr>
      <w:proofErr w:type="spellStart"/>
      <w:r w:rsidRPr="003D5A5E">
        <w:rPr>
          <w:b/>
        </w:rPr>
        <w:t>IGX_PM_Rule_Evaluate</w:t>
      </w:r>
      <w:proofErr w:type="spellEnd"/>
      <w:r w:rsidRPr="003D5A5E">
        <w:rPr>
          <w:b/>
        </w:rPr>
        <w:t>_&lt;</w:t>
      </w:r>
      <w:proofErr w:type="spellStart"/>
      <w:r w:rsidRPr="003D5A5E">
        <w:rPr>
          <w:b/>
          <w:i/>
        </w:rPr>
        <w:t>DataSource</w:t>
      </w:r>
      <w:proofErr w:type="spellEnd"/>
      <w:r w:rsidRPr="003D5A5E">
        <w:rPr>
          <w:b/>
        </w:rPr>
        <w:t>&gt;</w:t>
      </w:r>
      <w:r w:rsidR="007C6943" w:rsidRPr="003D5A5E">
        <w:rPr>
          <w:b/>
        </w:rPr>
        <w:t xml:space="preserve"> </w:t>
      </w:r>
      <w:r w:rsidR="007C6943">
        <w:t>(process model</w:t>
      </w:r>
      <w:r w:rsidR="00B43B3F">
        <w:t>(s)</w:t>
      </w:r>
      <w:r w:rsidR="007C6943">
        <w:t xml:space="preserve"> created as per </w:t>
      </w:r>
      <w:r w:rsidR="00C204BF">
        <w:t xml:space="preserve">process model defined in </w:t>
      </w:r>
      <w:hyperlink w:anchor="CreateProcessModel" w:history="1">
        <w:r w:rsidR="00C204BF" w:rsidRPr="003A5B63">
          <w:rPr>
            <w:rStyle w:val="Hyperlink"/>
          </w:rPr>
          <w:t>Create Process Model section</w:t>
        </w:r>
      </w:hyperlink>
      <w:r w:rsidR="007C6943">
        <w:t>)</w:t>
      </w:r>
      <w:r w:rsidR="00B6137F">
        <w:t xml:space="preserve"> </w:t>
      </w:r>
      <w:r w:rsidR="00D513B1">
        <w:t>– For Rule Evaluator per source</w:t>
      </w:r>
    </w:p>
    <w:p w14:paraId="4A25FEBB" w14:textId="6E0B9AE1" w:rsidR="00EB5589" w:rsidRDefault="00EB5589" w:rsidP="007E1350">
      <w:pPr>
        <w:pStyle w:val="ListParagraph"/>
        <w:numPr>
          <w:ilvl w:val="0"/>
          <w:numId w:val="26"/>
        </w:numPr>
      </w:pPr>
      <w:proofErr w:type="spellStart"/>
      <w:r w:rsidRPr="003D5A5E">
        <w:rPr>
          <w:b/>
        </w:rPr>
        <w:t>IGX_PM_Scoring_Engine</w:t>
      </w:r>
      <w:proofErr w:type="spellEnd"/>
      <w:r w:rsidR="00D513B1">
        <w:t xml:space="preserve"> – For Scoring Engine</w:t>
      </w:r>
    </w:p>
    <w:p w14:paraId="3377D1D0" w14:textId="04453DF6" w:rsidR="00EB5589" w:rsidRDefault="00EB5589" w:rsidP="007E1350">
      <w:pPr>
        <w:pStyle w:val="ListParagraph"/>
        <w:numPr>
          <w:ilvl w:val="0"/>
          <w:numId w:val="26"/>
        </w:numPr>
      </w:pPr>
      <w:r w:rsidRPr="003D5A5E">
        <w:rPr>
          <w:b/>
        </w:rPr>
        <w:t>IGX_PM_SCORE_REFRESHER</w:t>
      </w:r>
      <w:r w:rsidR="00D513B1">
        <w:t xml:space="preserve"> – For Score Refresher</w:t>
      </w:r>
    </w:p>
    <w:p w14:paraId="698C2B8F" w14:textId="26CE1E96" w:rsidR="000115D3" w:rsidRDefault="000115D3" w:rsidP="007E1350">
      <w:pPr>
        <w:pStyle w:val="ListParagraph"/>
        <w:numPr>
          <w:ilvl w:val="0"/>
          <w:numId w:val="26"/>
        </w:numPr>
      </w:pPr>
      <w:r w:rsidRPr="003D5A5E">
        <w:rPr>
          <w:b/>
        </w:rPr>
        <w:t>IGX_PM_DASHBOARD_PREPARATION</w:t>
      </w:r>
      <w:r w:rsidR="00B6137F">
        <w:t xml:space="preserve"> </w:t>
      </w:r>
      <w:r w:rsidR="00D513B1">
        <w:t>– For Dashboard Preparation</w:t>
      </w:r>
    </w:p>
    <w:p w14:paraId="6979F2F2" w14:textId="77777777" w:rsidR="00FC2C19" w:rsidRDefault="00FC2C19" w:rsidP="00FC2C19">
      <w:pPr>
        <w:pStyle w:val="ListParagraph"/>
        <w:ind w:left="1080"/>
      </w:pPr>
    </w:p>
    <w:p w14:paraId="066A297A" w14:textId="459DB6E2" w:rsidR="00FC2C19" w:rsidRDefault="00DA2DC7" w:rsidP="00FC2C19">
      <w:pPr>
        <w:pStyle w:val="ListParagraph"/>
        <w:ind w:left="1080"/>
      </w:pPr>
      <w:r w:rsidRPr="00DA2DC7">
        <w:rPr>
          <w:b/>
        </w:rPr>
        <w:t>Note</w:t>
      </w:r>
      <w:r>
        <w:t>:</w:t>
      </w:r>
      <w:r w:rsidR="00FC2C19">
        <w:t xml:space="preserve"> </w:t>
      </w:r>
    </w:p>
    <w:p w14:paraId="0C934336" w14:textId="44031CF8" w:rsidR="00FC2C19" w:rsidRDefault="00FC2C19" w:rsidP="00FC2C19">
      <w:pPr>
        <w:pStyle w:val="ListParagraph"/>
        <w:numPr>
          <w:ilvl w:val="0"/>
          <w:numId w:val="27"/>
        </w:numPr>
      </w:pPr>
      <w:r>
        <w:t>The process models shoul</w:t>
      </w:r>
      <w:r w:rsidR="008364AA">
        <w:t>d be executed in given sequence</w:t>
      </w:r>
      <w:r>
        <w:t>, only if previous step is successfully completed.</w:t>
      </w:r>
    </w:p>
    <w:p w14:paraId="7BF7A9B2" w14:textId="4DC12877" w:rsidR="00FC2C19" w:rsidRDefault="00FC2C19" w:rsidP="00FC2C19">
      <w:pPr>
        <w:pStyle w:val="ListParagraph"/>
        <w:numPr>
          <w:ilvl w:val="0"/>
          <w:numId w:val="27"/>
        </w:numPr>
      </w:pPr>
      <w:r>
        <w:t>Scoring Engine, Score Refresher and Dashboard Preparation should be executed only once a day.</w:t>
      </w:r>
    </w:p>
    <w:p w14:paraId="77E4C35B" w14:textId="51C24B97" w:rsidR="00FB708C" w:rsidRPr="00EB5589" w:rsidRDefault="00FB708C" w:rsidP="00FC2C19">
      <w:pPr>
        <w:pStyle w:val="ListParagraph"/>
        <w:numPr>
          <w:ilvl w:val="0"/>
          <w:numId w:val="27"/>
        </w:numPr>
      </w:pPr>
      <w:r>
        <w:t>Scoring Engine (step#3) should be executed only after completing Rule Evaluator (step#2) for all the sources</w:t>
      </w:r>
      <w:r w:rsidR="007D3C73">
        <w:t xml:space="preserve"> to be processed on the day</w:t>
      </w:r>
      <w:r>
        <w:t>.</w:t>
      </w:r>
    </w:p>
    <w:p w14:paraId="3320BA3C" w14:textId="77777777" w:rsidR="00EB5589" w:rsidRPr="00C92CD6" w:rsidRDefault="00EB5589" w:rsidP="00C92CD6">
      <w:pPr>
        <w:ind w:left="720"/>
      </w:pPr>
    </w:p>
    <w:p w14:paraId="383171D4" w14:textId="77777777" w:rsidR="00840EC0" w:rsidRDefault="00840EC0">
      <w:pPr>
        <w:rPr>
          <w:rFonts w:eastAsiaTheme="majorEastAsia" w:cstheme="majorHAnsi"/>
          <w:color w:val="365F91" w:themeColor="accent1" w:themeShade="BF"/>
          <w:sz w:val="32"/>
          <w:szCs w:val="32"/>
        </w:rPr>
      </w:pPr>
      <w:r>
        <w:rPr>
          <w:rFonts w:cstheme="majorHAnsi"/>
        </w:rPr>
        <w:br w:type="page"/>
      </w:r>
    </w:p>
    <w:p w14:paraId="216FACD5" w14:textId="14B328D0" w:rsidR="006E7F6D" w:rsidRDefault="006E7F6D" w:rsidP="00F224F5">
      <w:pPr>
        <w:pStyle w:val="Heading1"/>
        <w:numPr>
          <w:ilvl w:val="0"/>
          <w:numId w:val="3"/>
        </w:numPr>
        <w:spacing w:after="120" w:line="288" w:lineRule="auto"/>
        <w:ind w:right="270"/>
        <w:jc w:val="both"/>
        <w:rPr>
          <w:rFonts w:asciiTheme="minorHAnsi" w:hAnsiTheme="minorHAnsi" w:cstheme="majorHAnsi"/>
        </w:rPr>
      </w:pPr>
      <w:bookmarkStart w:id="1219" w:name="_Toc25838750"/>
      <w:r w:rsidRPr="006E7F6D">
        <w:rPr>
          <w:rFonts w:asciiTheme="minorHAnsi" w:hAnsiTheme="minorHAnsi" w:cstheme="majorHAnsi"/>
        </w:rPr>
        <w:lastRenderedPageBreak/>
        <w:t>Dashboards</w:t>
      </w:r>
      <w:bookmarkEnd w:id="1219"/>
    </w:p>
    <w:p w14:paraId="5E1D4A22" w14:textId="24B1E7F9" w:rsidR="00B56DDC" w:rsidRDefault="00B56DDC" w:rsidP="00683163"/>
    <w:p w14:paraId="0B5779A5" w14:textId="19673100" w:rsidR="009E5B07" w:rsidRDefault="009E5B07" w:rsidP="00683163">
      <w:pPr>
        <w:ind w:left="720"/>
        <w:rPr>
          <w:rFonts w:cstheme="majorHAnsi"/>
        </w:rPr>
      </w:pPr>
      <w:r>
        <w:rPr>
          <w:rFonts w:cstheme="majorHAnsi"/>
        </w:rPr>
        <w:t>DQ</w:t>
      </w:r>
      <w:r w:rsidR="00016C14">
        <w:rPr>
          <w:rFonts w:cstheme="majorHAnsi"/>
        </w:rPr>
        <w:t>+</w:t>
      </w:r>
      <w:r>
        <w:rPr>
          <w:rFonts w:cstheme="majorHAnsi"/>
        </w:rPr>
        <w:t xml:space="preserve"> Scoring Dashboard </w:t>
      </w:r>
      <w:r w:rsidR="00400094">
        <w:rPr>
          <w:rFonts w:cstheme="majorHAnsi"/>
        </w:rPr>
        <w:t xml:space="preserve">allows user to monitor the overall data quality health and facilitate user to investigate cause of failure and errors in data quality evaluation. </w:t>
      </w:r>
    </w:p>
    <w:p w14:paraId="35E27826" w14:textId="77777777" w:rsidR="009E5B07" w:rsidRDefault="009E5B07" w:rsidP="009E5B07">
      <w:pPr>
        <w:jc w:val="both"/>
        <w:rPr>
          <w:rFonts w:cstheme="majorHAnsi"/>
        </w:rPr>
      </w:pPr>
    </w:p>
    <w:p w14:paraId="4C280F0A" w14:textId="77777777" w:rsidR="009E5B07" w:rsidRDefault="009E5B07" w:rsidP="009E5B07">
      <w:pPr>
        <w:jc w:val="both"/>
        <w:rPr>
          <w:rFonts w:cstheme="majorHAnsi"/>
        </w:rPr>
      </w:pPr>
    </w:p>
    <w:p w14:paraId="37D5C62E" w14:textId="77777777" w:rsidR="009E5B07" w:rsidRDefault="009E5B07" w:rsidP="00DA2DC7">
      <w:pPr>
        <w:ind w:left="720"/>
        <w:jc w:val="both"/>
        <w:rPr>
          <w:rFonts w:cstheme="majorHAnsi"/>
        </w:rPr>
      </w:pPr>
      <w:r>
        <w:rPr>
          <w:rFonts w:cstheme="majorHAnsi"/>
          <w:noProof/>
          <w:lang w:val="en-US"/>
        </w:rPr>
        <w:drawing>
          <wp:inline distT="0" distB="0" distL="0" distR="0" wp14:anchorId="0EE701B1" wp14:editId="027D8E9E">
            <wp:extent cx="5543550" cy="2317750"/>
            <wp:effectExtent l="19050" t="19050" r="1905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5543550" cy="2317750"/>
                    </a:xfrm>
                    <a:prstGeom prst="rect">
                      <a:avLst/>
                    </a:prstGeom>
                    <a:noFill/>
                    <a:ln>
                      <a:solidFill>
                        <a:schemeClr val="accent1"/>
                      </a:solidFill>
                    </a:ln>
                  </pic:spPr>
                </pic:pic>
              </a:graphicData>
            </a:graphic>
          </wp:inline>
        </w:drawing>
      </w:r>
    </w:p>
    <w:p w14:paraId="1F209A7F" w14:textId="77777777" w:rsidR="009E5B07" w:rsidRDefault="009E5B07" w:rsidP="009E5B07">
      <w:pPr>
        <w:jc w:val="both"/>
        <w:rPr>
          <w:rFonts w:cstheme="majorHAnsi"/>
        </w:rPr>
      </w:pPr>
    </w:p>
    <w:p w14:paraId="40D3AE10" w14:textId="77777777" w:rsidR="009E5B07" w:rsidRDefault="009E5B07" w:rsidP="009E5B07">
      <w:pPr>
        <w:jc w:val="both"/>
        <w:rPr>
          <w:rFonts w:cstheme="majorHAnsi"/>
        </w:rPr>
      </w:pPr>
    </w:p>
    <w:p w14:paraId="13C970EF" w14:textId="3B466461" w:rsidR="009E5B07" w:rsidRDefault="009E5B07" w:rsidP="00CE49B6">
      <w:pPr>
        <w:ind w:left="810"/>
        <w:jc w:val="both"/>
        <w:rPr>
          <w:rFonts w:cstheme="majorHAnsi"/>
        </w:rPr>
      </w:pPr>
      <w:r>
        <w:rPr>
          <w:rFonts w:cstheme="majorHAnsi"/>
        </w:rPr>
        <w:t>DQ Scoring Dash</w:t>
      </w:r>
      <w:r w:rsidR="00DA2DC7">
        <w:rPr>
          <w:rFonts w:cstheme="majorHAnsi"/>
        </w:rPr>
        <w:t xml:space="preserve">board is having below </w:t>
      </w:r>
      <w:proofErr w:type="spellStart"/>
      <w:r w:rsidR="00DA2DC7">
        <w:rPr>
          <w:rFonts w:cstheme="majorHAnsi"/>
        </w:rPr>
        <w:t>dashlets</w:t>
      </w:r>
      <w:proofErr w:type="spellEnd"/>
      <w:r w:rsidR="00DA2DC7">
        <w:rPr>
          <w:rFonts w:cstheme="majorHAnsi"/>
        </w:rPr>
        <w:t>:</w:t>
      </w:r>
    </w:p>
    <w:p w14:paraId="31FE417D" w14:textId="77777777" w:rsidR="009E5B07" w:rsidRDefault="009E5B07" w:rsidP="009E5B07">
      <w:pPr>
        <w:jc w:val="both"/>
        <w:rPr>
          <w:rFonts w:cstheme="majorHAnsi"/>
        </w:rPr>
      </w:pPr>
    </w:p>
    <w:p w14:paraId="022328E3" w14:textId="77777777" w:rsidR="009E5B07" w:rsidRDefault="009E5B07" w:rsidP="009E5B07">
      <w:pPr>
        <w:jc w:val="both"/>
        <w:rPr>
          <w:rFonts w:cstheme="majorHAnsi"/>
        </w:rPr>
      </w:pPr>
    </w:p>
    <w:p w14:paraId="19E44317" w14:textId="3DB78B1C" w:rsidR="009E5B07" w:rsidRDefault="009E5B07" w:rsidP="00054360">
      <w:pPr>
        <w:pStyle w:val="Heading3"/>
        <w:numPr>
          <w:ilvl w:val="1"/>
          <w:numId w:val="3"/>
        </w:numPr>
        <w:jc w:val="both"/>
        <w:rPr>
          <w:b/>
        </w:rPr>
      </w:pPr>
      <w:bookmarkStart w:id="1220" w:name="_Toc23404884"/>
      <w:bookmarkStart w:id="1221" w:name="_Toc25838751"/>
      <w:r>
        <w:rPr>
          <w:b/>
        </w:rPr>
        <w:t>Overall DQ Health</w:t>
      </w:r>
      <w:bookmarkEnd w:id="1220"/>
      <w:bookmarkEnd w:id="1221"/>
    </w:p>
    <w:p w14:paraId="64EE8CCB" w14:textId="77777777" w:rsidR="009E5B07" w:rsidRDefault="009E5B07" w:rsidP="009E5B07">
      <w:pPr>
        <w:jc w:val="both"/>
        <w:rPr>
          <w:rFonts w:cstheme="majorHAnsi"/>
        </w:rPr>
      </w:pPr>
    </w:p>
    <w:p w14:paraId="2E9C2482" w14:textId="77777777" w:rsidR="009E5B07" w:rsidRDefault="009E5B07" w:rsidP="009E5B07">
      <w:pPr>
        <w:jc w:val="both"/>
        <w:rPr>
          <w:rFonts w:cstheme="majorHAnsi"/>
        </w:rPr>
      </w:pPr>
    </w:p>
    <w:p w14:paraId="3731641F" w14:textId="77777777" w:rsidR="009E5B07" w:rsidRDefault="009E5B07" w:rsidP="009E5B07">
      <w:pPr>
        <w:ind w:left="810"/>
        <w:jc w:val="both"/>
        <w:rPr>
          <w:rFonts w:cstheme="majorHAnsi"/>
        </w:rPr>
      </w:pPr>
      <w:r>
        <w:rPr>
          <w:rFonts w:cstheme="majorHAnsi"/>
          <w:noProof/>
          <w:lang w:val="en-US"/>
        </w:rPr>
        <w:drawing>
          <wp:inline distT="0" distB="0" distL="0" distR="0" wp14:anchorId="4B72A5A4" wp14:editId="73639FD3">
            <wp:extent cx="4241800" cy="2324100"/>
            <wp:effectExtent l="19050" t="19050" r="2540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4241800" cy="2324100"/>
                    </a:xfrm>
                    <a:prstGeom prst="rect">
                      <a:avLst/>
                    </a:prstGeom>
                    <a:noFill/>
                    <a:ln>
                      <a:solidFill>
                        <a:schemeClr val="accent1"/>
                      </a:solidFill>
                    </a:ln>
                  </pic:spPr>
                </pic:pic>
              </a:graphicData>
            </a:graphic>
          </wp:inline>
        </w:drawing>
      </w:r>
    </w:p>
    <w:p w14:paraId="7CDACB61" w14:textId="77777777" w:rsidR="009E5B07" w:rsidRDefault="009E5B07" w:rsidP="009E5B07">
      <w:pPr>
        <w:ind w:left="810"/>
        <w:jc w:val="both"/>
        <w:rPr>
          <w:rFonts w:cstheme="majorHAnsi"/>
        </w:rPr>
      </w:pPr>
    </w:p>
    <w:p w14:paraId="2A0E5925" w14:textId="77777777" w:rsidR="00054360" w:rsidRDefault="00054360" w:rsidP="00054360">
      <w:pPr>
        <w:ind w:left="810"/>
        <w:jc w:val="both"/>
      </w:pPr>
      <w:r>
        <w:t xml:space="preserve">This widget shows the overall DQ score for the entire system. The score is computed as simple average of scores (for their latest DQ runs) for all Source Attributes. The </w:t>
      </w:r>
      <w:r>
        <w:lastRenderedPageBreak/>
        <w:t>widget shows a gauge on scale of 0 to 100. 0 to 40 shows as Red, 40 to 70 as Orange, 70 to 90 as light green and more than 90 as Dark Green.</w:t>
      </w:r>
    </w:p>
    <w:p w14:paraId="0F8FE3A1" w14:textId="77777777" w:rsidR="009E5B07" w:rsidRDefault="009E5B07" w:rsidP="009E5B07">
      <w:pPr>
        <w:ind w:left="810"/>
        <w:jc w:val="both"/>
      </w:pPr>
    </w:p>
    <w:p w14:paraId="1E1C462C" w14:textId="77777777" w:rsidR="009E5B07" w:rsidRDefault="009E5B07" w:rsidP="009E5B07">
      <w:pPr>
        <w:ind w:left="810"/>
        <w:jc w:val="both"/>
      </w:pPr>
    </w:p>
    <w:p w14:paraId="3DBCBFAE" w14:textId="6C16B69D" w:rsidR="009E5B07" w:rsidRDefault="00683163" w:rsidP="009E5B07">
      <w:pPr>
        <w:ind w:left="810"/>
        <w:jc w:val="both"/>
        <w:rPr>
          <w:rFonts w:cstheme="majorHAnsi"/>
        </w:rPr>
      </w:pPr>
      <w:r>
        <w:rPr>
          <w:rFonts w:cstheme="majorHAnsi"/>
        </w:rPr>
        <w:t>This is a non-drillable w</w:t>
      </w:r>
      <w:r w:rsidR="009E5B07">
        <w:rPr>
          <w:rFonts w:cstheme="majorHAnsi"/>
        </w:rPr>
        <w:t>idget</w:t>
      </w:r>
    </w:p>
    <w:p w14:paraId="0D124ACF" w14:textId="77777777" w:rsidR="009E5B07" w:rsidRDefault="009E5B07" w:rsidP="009E5B07">
      <w:pPr>
        <w:ind w:left="810"/>
        <w:jc w:val="both"/>
        <w:rPr>
          <w:rFonts w:cstheme="majorHAnsi"/>
        </w:rPr>
      </w:pPr>
    </w:p>
    <w:p w14:paraId="11CC9D73" w14:textId="51259BBD" w:rsidR="009E5B07" w:rsidRDefault="009E5B07" w:rsidP="00054360">
      <w:pPr>
        <w:pStyle w:val="Heading3"/>
        <w:numPr>
          <w:ilvl w:val="1"/>
          <w:numId w:val="3"/>
        </w:numPr>
        <w:ind w:hanging="630"/>
        <w:jc w:val="both"/>
        <w:rPr>
          <w:b/>
        </w:rPr>
      </w:pPr>
      <w:bookmarkStart w:id="1222" w:name="_Toc25838752"/>
      <w:r>
        <w:rPr>
          <w:b/>
        </w:rPr>
        <w:t xml:space="preserve">Score Trend by Asset </w:t>
      </w:r>
      <w:r w:rsidR="00054360">
        <w:rPr>
          <w:b/>
        </w:rPr>
        <w:t>Group</w:t>
      </w:r>
      <w:bookmarkEnd w:id="1222"/>
    </w:p>
    <w:p w14:paraId="71C10BBB" w14:textId="77777777" w:rsidR="009E5B07" w:rsidRDefault="009E5B07" w:rsidP="009E5B07">
      <w:pPr>
        <w:ind w:left="810"/>
        <w:jc w:val="both"/>
        <w:rPr>
          <w:rFonts w:cstheme="majorHAnsi"/>
        </w:rPr>
      </w:pPr>
    </w:p>
    <w:p w14:paraId="15EC05AA" w14:textId="05D9FCEC" w:rsidR="009E5B07" w:rsidRDefault="00054360" w:rsidP="009E5B07">
      <w:pPr>
        <w:ind w:left="810"/>
        <w:jc w:val="both"/>
        <w:rPr>
          <w:rFonts w:cstheme="majorHAnsi"/>
        </w:rPr>
      </w:pPr>
      <w:r>
        <w:rPr>
          <w:rFonts w:cstheme="majorHAnsi"/>
          <w:noProof/>
          <w:lang w:val="en-US"/>
        </w:rPr>
        <w:drawing>
          <wp:inline distT="0" distB="0" distL="0" distR="0" wp14:anchorId="16C8A0E2" wp14:editId="6154F629">
            <wp:extent cx="4298950" cy="2444750"/>
            <wp:effectExtent l="19050" t="19050" r="254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4298950" cy="2444750"/>
                    </a:xfrm>
                    <a:prstGeom prst="rect">
                      <a:avLst/>
                    </a:prstGeom>
                    <a:noFill/>
                    <a:ln>
                      <a:solidFill>
                        <a:schemeClr val="accent1"/>
                      </a:solidFill>
                    </a:ln>
                  </pic:spPr>
                </pic:pic>
              </a:graphicData>
            </a:graphic>
          </wp:inline>
        </w:drawing>
      </w:r>
    </w:p>
    <w:p w14:paraId="1AA200A2" w14:textId="77777777" w:rsidR="009E5B07" w:rsidRDefault="009E5B07" w:rsidP="009E5B07">
      <w:pPr>
        <w:ind w:left="810"/>
        <w:jc w:val="both"/>
        <w:rPr>
          <w:rFonts w:cstheme="majorHAnsi"/>
        </w:rPr>
      </w:pPr>
    </w:p>
    <w:p w14:paraId="07E69ADE" w14:textId="77777777" w:rsidR="00054360" w:rsidRDefault="00054360" w:rsidP="00054360">
      <w:pPr>
        <w:ind w:left="810"/>
        <w:jc w:val="both"/>
      </w:pPr>
      <w:r>
        <w:t>This widget shows the Score trend for last 1 month of different Asset Groups. It is a linked widget, if clicked it opens up another tab with more detailed options as shown in below screenshot.</w:t>
      </w:r>
    </w:p>
    <w:p w14:paraId="7B48B27B" w14:textId="77777777" w:rsidR="009E5B07" w:rsidRDefault="009E5B07" w:rsidP="009E5B07">
      <w:pPr>
        <w:ind w:left="810"/>
        <w:jc w:val="both"/>
      </w:pPr>
    </w:p>
    <w:p w14:paraId="2EF41943" w14:textId="77777777" w:rsidR="009E5B07" w:rsidRDefault="009E5B07" w:rsidP="009E5B07">
      <w:pPr>
        <w:ind w:left="810"/>
        <w:jc w:val="both"/>
      </w:pPr>
    </w:p>
    <w:p w14:paraId="6579ED7D" w14:textId="784F4B56" w:rsidR="009E5B07" w:rsidRDefault="00054360" w:rsidP="00054360">
      <w:pPr>
        <w:jc w:val="both"/>
      </w:pPr>
      <w:r>
        <w:rPr>
          <w:noProof/>
          <w:lang w:val="en-US"/>
        </w:rPr>
        <w:drawing>
          <wp:inline distT="0" distB="0" distL="0" distR="0" wp14:anchorId="150A114A" wp14:editId="770FD0AD">
            <wp:extent cx="6000750" cy="2978337"/>
            <wp:effectExtent l="19050" t="19050" r="1905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screen">
                      <a:extLst>
                        <a:ext uri="{28A0092B-C50C-407E-A947-70E740481C1C}">
                          <a14:useLocalDpi xmlns:a14="http://schemas.microsoft.com/office/drawing/2010/main"/>
                        </a:ext>
                      </a:extLst>
                    </a:blip>
                    <a:srcRect/>
                    <a:stretch>
                      <a:fillRect/>
                    </a:stretch>
                  </pic:blipFill>
                  <pic:spPr bwMode="auto">
                    <a:xfrm>
                      <a:off x="0" y="0"/>
                      <a:ext cx="6000750" cy="2978337"/>
                    </a:xfrm>
                    <a:prstGeom prst="rect">
                      <a:avLst/>
                    </a:prstGeom>
                    <a:noFill/>
                    <a:ln>
                      <a:solidFill>
                        <a:schemeClr val="accent1"/>
                      </a:solidFill>
                    </a:ln>
                  </pic:spPr>
                </pic:pic>
              </a:graphicData>
            </a:graphic>
          </wp:inline>
        </w:drawing>
      </w:r>
    </w:p>
    <w:p w14:paraId="1198BF90" w14:textId="77777777" w:rsidR="009E5B07" w:rsidRDefault="009E5B07" w:rsidP="009E5B07">
      <w:pPr>
        <w:ind w:left="810"/>
        <w:jc w:val="both"/>
        <w:rPr>
          <w:rFonts w:cstheme="majorHAnsi"/>
        </w:rPr>
      </w:pPr>
    </w:p>
    <w:p w14:paraId="2BF9A10D" w14:textId="77777777" w:rsidR="009E5B07" w:rsidRDefault="009E5B07" w:rsidP="009E5B07">
      <w:pPr>
        <w:ind w:left="810"/>
        <w:jc w:val="both"/>
        <w:rPr>
          <w:rFonts w:cstheme="majorHAnsi"/>
        </w:rPr>
      </w:pPr>
    </w:p>
    <w:p w14:paraId="49282801" w14:textId="06DE8B05" w:rsidR="00054360" w:rsidRPr="00D45AAE" w:rsidRDefault="00054360" w:rsidP="00054360">
      <w:pPr>
        <w:ind w:left="810"/>
        <w:jc w:val="both"/>
      </w:pPr>
      <w:r>
        <w:t xml:space="preserve">The detailed view </w:t>
      </w:r>
      <w:r w:rsidRPr="00D45AAE">
        <w:t>allow</w:t>
      </w:r>
      <w:r>
        <w:t>s the</w:t>
      </w:r>
      <w:r w:rsidRPr="00D45AAE">
        <w:t xml:space="preserve"> user to filter by</w:t>
      </w:r>
      <w:r>
        <w:t xml:space="preserve"> </w:t>
      </w:r>
      <w:r w:rsidR="007A2110">
        <w:t>available</w:t>
      </w:r>
      <w:r>
        <w:t xml:space="preserve"> Asset Group</w:t>
      </w:r>
      <w:r w:rsidRPr="00D45AAE">
        <w:t>. The upper view will show the graphical trend for the Assets qualified as per filter criteria and the bottom part will show the stats for Total Records, Pass, Fail, Error and Skip record counts.</w:t>
      </w:r>
    </w:p>
    <w:p w14:paraId="5C802012" w14:textId="77777777" w:rsidR="009E5B07" w:rsidRDefault="009E5B07" w:rsidP="009E5B07">
      <w:pPr>
        <w:ind w:left="810"/>
        <w:jc w:val="both"/>
        <w:rPr>
          <w:rFonts w:cstheme="majorHAnsi"/>
        </w:rPr>
      </w:pPr>
    </w:p>
    <w:p w14:paraId="647CD21B" w14:textId="77777777" w:rsidR="00016C14" w:rsidRPr="001F55CB" w:rsidRDefault="00054360" w:rsidP="00054360">
      <w:pPr>
        <w:pStyle w:val="Heading3"/>
        <w:numPr>
          <w:ilvl w:val="1"/>
          <w:numId w:val="3"/>
        </w:numPr>
        <w:ind w:hanging="630"/>
      </w:pPr>
      <w:bookmarkStart w:id="1223" w:name="_Toc23404886"/>
      <w:bookmarkStart w:id="1224" w:name="_Toc25838753"/>
      <w:r>
        <w:rPr>
          <w:b/>
        </w:rPr>
        <w:t>Failed and Error Records by Data Entity, Element &amp; Rule</w:t>
      </w:r>
      <w:bookmarkEnd w:id="1223"/>
      <w:bookmarkEnd w:id="1224"/>
    </w:p>
    <w:p w14:paraId="2E3C58EC" w14:textId="5C2C19EB" w:rsidR="00A8187F" w:rsidRPr="001F55CB" w:rsidRDefault="00A8187F" w:rsidP="001F55CB">
      <w:pPr>
        <w:jc w:val="center"/>
      </w:pPr>
      <w:r>
        <w:rPr>
          <w:noProof/>
          <w:lang w:val="en-US"/>
        </w:rPr>
        <w:drawing>
          <wp:inline distT="0" distB="0" distL="0" distR="0" wp14:anchorId="22EB3174" wp14:editId="33D4E3E4">
            <wp:extent cx="2419350" cy="42291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2419350" cy="4229100"/>
                    </a:xfrm>
                    <a:prstGeom prst="rect">
                      <a:avLst/>
                    </a:prstGeom>
                    <a:noFill/>
                    <a:ln>
                      <a:solidFill>
                        <a:schemeClr val="accent1"/>
                      </a:solidFill>
                    </a:ln>
                  </pic:spPr>
                </pic:pic>
              </a:graphicData>
            </a:graphic>
          </wp:inline>
        </w:drawing>
      </w:r>
    </w:p>
    <w:p w14:paraId="17AFB3EE" w14:textId="4A967918" w:rsidR="007A2110" w:rsidRDefault="007A2110" w:rsidP="007A2110"/>
    <w:p w14:paraId="09B05A13" w14:textId="77777777" w:rsidR="007A2110" w:rsidRDefault="007A2110" w:rsidP="007A2110"/>
    <w:p w14:paraId="47B8D6EA" w14:textId="6477EA25" w:rsidR="007A2110" w:rsidRDefault="007A2110" w:rsidP="007A2110">
      <w:pPr>
        <w:rPr>
          <w:lang w:val="en-US"/>
        </w:rPr>
      </w:pPr>
      <w:r>
        <w:t xml:space="preserve">This widget is a stacked column chart that shows count of failed and error records per data source for </w:t>
      </w:r>
      <w:r w:rsidR="00DA2DC7">
        <w:t>its</w:t>
      </w:r>
      <w:r>
        <w:t xml:space="preserve"> last execution. At starting </w:t>
      </w:r>
      <w:r w:rsidR="00DA2DC7">
        <w:t>level,</w:t>
      </w:r>
      <w:r>
        <w:t xml:space="preserve"> the counts are shown by Data Source. User can drill down the counts by Source Attributes and then by Rules, as shown in below screenshots, to investigate the root cause of failure.  </w:t>
      </w:r>
    </w:p>
    <w:p w14:paraId="791B03A6" w14:textId="1919AB19" w:rsidR="00054360" w:rsidRDefault="007A2110" w:rsidP="007A2110">
      <w:pPr>
        <w:jc w:val="both"/>
      </w:pPr>
      <w:r>
        <w:t xml:space="preserve"> </w:t>
      </w:r>
      <w:r w:rsidR="00054360">
        <w:br w:type="page"/>
      </w:r>
    </w:p>
    <w:p w14:paraId="1C67EB12" w14:textId="77777777" w:rsidR="00054360" w:rsidRDefault="00054360" w:rsidP="00054360">
      <w:pPr>
        <w:ind w:left="2160"/>
      </w:pPr>
    </w:p>
    <w:p w14:paraId="59B1DD71" w14:textId="77777777" w:rsidR="00054360" w:rsidRDefault="00054360" w:rsidP="00054360">
      <w:pPr>
        <w:ind w:left="810"/>
        <w:jc w:val="both"/>
      </w:pPr>
      <w:r>
        <w:t>On clicking the Rule Name, a tabular listing displays the detailed records of the source, for which the rule evaluation resulted as Failed or Error.</w:t>
      </w:r>
    </w:p>
    <w:p w14:paraId="178911F8" w14:textId="77777777" w:rsidR="00054360" w:rsidRDefault="00054360" w:rsidP="00054360">
      <w:pPr>
        <w:ind w:left="810"/>
        <w:jc w:val="both"/>
      </w:pPr>
    </w:p>
    <w:p w14:paraId="00830960" w14:textId="77777777" w:rsidR="00054360" w:rsidRDefault="00054360" w:rsidP="00054360">
      <w:pPr>
        <w:jc w:val="both"/>
      </w:pPr>
      <w:r>
        <w:rPr>
          <w:noProof/>
          <w:lang w:val="en-US"/>
        </w:rPr>
        <w:drawing>
          <wp:inline distT="0" distB="0" distL="0" distR="0" wp14:anchorId="277B0434" wp14:editId="60EDA69A">
            <wp:extent cx="6057900" cy="2216150"/>
            <wp:effectExtent l="19050" t="19050" r="1905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6057900" cy="2216150"/>
                    </a:xfrm>
                    <a:prstGeom prst="rect">
                      <a:avLst/>
                    </a:prstGeom>
                    <a:noFill/>
                    <a:ln>
                      <a:solidFill>
                        <a:schemeClr val="accent1"/>
                      </a:solidFill>
                    </a:ln>
                  </pic:spPr>
                </pic:pic>
              </a:graphicData>
            </a:graphic>
          </wp:inline>
        </w:drawing>
      </w:r>
    </w:p>
    <w:p w14:paraId="3E0B56C8" w14:textId="77777777" w:rsidR="00054360" w:rsidRDefault="00054360" w:rsidP="00054360">
      <w:pPr>
        <w:jc w:val="both"/>
      </w:pPr>
    </w:p>
    <w:p w14:paraId="50C14960" w14:textId="77777777" w:rsidR="00054360" w:rsidRDefault="00054360" w:rsidP="009E5B07">
      <w:pPr>
        <w:ind w:left="810"/>
        <w:jc w:val="both"/>
        <w:rPr>
          <w:rFonts w:cstheme="majorHAnsi"/>
        </w:rPr>
      </w:pPr>
    </w:p>
    <w:p w14:paraId="2228C58A" w14:textId="77777777" w:rsidR="00054360" w:rsidRPr="0002367F" w:rsidRDefault="00054360" w:rsidP="009E5B07">
      <w:pPr>
        <w:ind w:left="810"/>
        <w:jc w:val="both"/>
        <w:rPr>
          <w:rFonts w:cstheme="majorHAnsi"/>
        </w:rPr>
      </w:pPr>
    </w:p>
    <w:p w14:paraId="361B71F6" w14:textId="6B713A2A" w:rsidR="00D45AAE" w:rsidRDefault="00054360" w:rsidP="00054360">
      <w:pPr>
        <w:pStyle w:val="Heading3"/>
        <w:numPr>
          <w:ilvl w:val="1"/>
          <w:numId w:val="3"/>
        </w:numPr>
        <w:ind w:hanging="630"/>
        <w:rPr>
          <w:b/>
        </w:rPr>
      </w:pPr>
      <w:bookmarkStart w:id="1225" w:name="_Toc25838754"/>
      <w:r>
        <w:rPr>
          <w:b/>
        </w:rPr>
        <w:t>Pass Rate b</w:t>
      </w:r>
      <w:r w:rsidR="00C75490">
        <w:rPr>
          <w:b/>
        </w:rPr>
        <w:t>y Hierarchy</w:t>
      </w:r>
      <w:bookmarkEnd w:id="1225"/>
    </w:p>
    <w:p w14:paraId="6F9EB1E4" w14:textId="77777777" w:rsidR="00D45AAE" w:rsidRDefault="00D45AAE" w:rsidP="00D45AAE">
      <w:pPr>
        <w:jc w:val="both"/>
      </w:pPr>
    </w:p>
    <w:p w14:paraId="5A3AD307" w14:textId="77777777" w:rsidR="00054360" w:rsidRDefault="00054360" w:rsidP="00054360">
      <w:pPr>
        <w:pStyle w:val="ListParagraph"/>
        <w:jc w:val="both"/>
      </w:pPr>
    </w:p>
    <w:p w14:paraId="1DBE8943" w14:textId="77777777" w:rsidR="00054360" w:rsidRDefault="00054360" w:rsidP="00054360">
      <w:pPr>
        <w:pStyle w:val="ListParagraph"/>
        <w:jc w:val="both"/>
      </w:pPr>
      <w:r>
        <w:rPr>
          <w:noProof/>
          <w:lang w:val="en-US"/>
        </w:rPr>
        <w:drawing>
          <wp:inline distT="0" distB="0" distL="0" distR="0" wp14:anchorId="00C32E53" wp14:editId="3B33E8F6">
            <wp:extent cx="5486400" cy="1617710"/>
            <wp:effectExtent l="19050" t="19050" r="19050" b="209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screen">
                      <a:extLst>
                        <a:ext uri="{28A0092B-C50C-407E-A947-70E740481C1C}">
                          <a14:useLocalDpi xmlns:a14="http://schemas.microsoft.com/office/drawing/2010/main"/>
                        </a:ext>
                      </a:extLst>
                    </a:blip>
                    <a:srcRect/>
                    <a:stretch>
                      <a:fillRect/>
                    </a:stretch>
                  </pic:blipFill>
                  <pic:spPr bwMode="auto">
                    <a:xfrm>
                      <a:off x="0" y="0"/>
                      <a:ext cx="5486400" cy="1617710"/>
                    </a:xfrm>
                    <a:prstGeom prst="rect">
                      <a:avLst/>
                    </a:prstGeom>
                    <a:noFill/>
                    <a:ln>
                      <a:solidFill>
                        <a:schemeClr val="accent1"/>
                      </a:solidFill>
                    </a:ln>
                  </pic:spPr>
                </pic:pic>
              </a:graphicData>
            </a:graphic>
          </wp:inline>
        </w:drawing>
      </w:r>
    </w:p>
    <w:p w14:paraId="31A4A163" w14:textId="77777777" w:rsidR="00054360" w:rsidRDefault="00054360" w:rsidP="00054360">
      <w:pPr>
        <w:pStyle w:val="ListParagraph"/>
        <w:jc w:val="both"/>
      </w:pPr>
    </w:p>
    <w:p w14:paraId="13D028D6" w14:textId="15608581" w:rsidR="00054360" w:rsidRDefault="00054360" w:rsidP="00054360">
      <w:pPr>
        <w:pStyle w:val="ListParagraph"/>
        <w:jc w:val="both"/>
      </w:pPr>
      <w:r>
        <w:t xml:space="preserve">This widget shows the passing rate of different DQ evaluations executed in last 30 days. </w:t>
      </w:r>
      <w:r w:rsidRPr="00D45AAE">
        <w:t xml:space="preserve">At starting </w:t>
      </w:r>
      <w:r w:rsidR="00AD66D2" w:rsidRPr="00D45AAE">
        <w:t>level,</w:t>
      </w:r>
      <w:r w:rsidRPr="00D45AAE">
        <w:t xml:space="preserve"> the values </w:t>
      </w:r>
      <w:r>
        <w:t>are</w:t>
      </w:r>
      <w:r w:rsidRPr="00D45AAE">
        <w:t xml:space="preserve"> shown by Execution Date. User can drill down it further by Owner to Model to Business Terms to Rule and then a detailed tabular list will appear showing the pass, fail, </w:t>
      </w:r>
      <w:proofErr w:type="gramStart"/>
      <w:r w:rsidRPr="00D45AAE">
        <w:t>error</w:t>
      </w:r>
      <w:proofErr w:type="gramEnd"/>
      <w:r w:rsidRPr="00D45AAE">
        <w:t xml:space="preserve"> and skip counts.</w:t>
      </w:r>
    </w:p>
    <w:p w14:paraId="33BB535D" w14:textId="77777777" w:rsidR="00054360" w:rsidRDefault="00054360" w:rsidP="00054360">
      <w:pPr>
        <w:pStyle w:val="ListParagraph"/>
        <w:jc w:val="both"/>
      </w:pPr>
    </w:p>
    <w:p w14:paraId="3479E469" w14:textId="77777777" w:rsidR="00054360" w:rsidRDefault="00054360" w:rsidP="00054360">
      <w:pPr>
        <w:pStyle w:val="ListParagraph"/>
        <w:jc w:val="both"/>
      </w:pPr>
    </w:p>
    <w:p w14:paraId="433C70E1" w14:textId="77777777" w:rsidR="00054360" w:rsidRDefault="00054360" w:rsidP="00054360">
      <w:pPr>
        <w:pStyle w:val="ListParagraph"/>
        <w:ind w:left="0"/>
        <w:jc w:val="both"/>
      </w:pPr>
      <w:r>
        <w:rPr>
          <w:noProof/>
          <w:lang w:val="en-US"/>
        </w:rPr>
        <w:drawing>
          <wp:inline distT="0" distB="0" distL="0" distR="0" wp14:anchorId="3349002E" wp14:editId="1298AAD9">
            <wp:extent cx="6051550" cy="8636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6051550" cy="863600"/>
                    </a:xfrm>
                    <a:prstGeom prst="rect">
                      <a:avLst/>
                    </a:prstGeom>
                    <a:noFill/>
                    <a:ln>
                      <a:noFill/>
                    </a:ln>
                  </pic:spPr>
                </pic:pic>
              </a:graphicData>
            </a:graphic>
          </wp:inline>
        </w:drawing>
      </w:r>
    </w:p>
    <w:p w14:paraId="05BC35CC" w14:textId="77777777" w:rsidR="00F82325" w:rsidRDefault="00F82325" w:rsidP="00054360">
      <w:pPr>
        <w:pStyle w:val="ListParagraph"/>
        <w:ind w:left="0"/>
        <w:jc w:val="both"/>
      </w:pPr>
    </w:p>
    <w:p w14:paraId="20688BE8" w14:textId="77777777" w:rsidR="00F82325" w:rsidRDefault="00F82325" w:rsidP="00054360">
      <w:pPr>
        <w:pStyle w:val="ListParagraph"/>
        <w:ind w:left="0"/>
        <w:jc w:val="both"/>
      </w:pPr>
    </w:p>
    <w:p w14:paraId="65CC10FB" w14:textId="77777777" w:rsidR="00F82325" w:rsidRDefault="00F82325" w:rsidP="00054360">
      <w:pPr>
        <w:pStyle w:val="ListParagraph"/>
        <w:ind w:left="0"/>
        <w:jc w:val="both"/>
      </w:pPr>
    </w:p>
    <w:p w14:paraId="60B454E2" w14:textId="3D06351D" w:rsidR="00F82325" w:rsidRPr="00E441F8" w:rsidRDefault="00F82325" w:rsidP="00E441F8">
      <w:pPr>
        <w:pStyle w:val="Heading3"/>
        <w:numPr>
          <w:ilvl w:val="1"/>
          <w:numId w:val="3"/>
        </w:numPr>
        <w:ind w:hanging="630"/>
        <w:rPr>
          <w:b/>
        </w:rPr>
      </w:pPr>
      <w:bookmarkStart w:id="1226" w:name="_Toc25838755"/>
      <w:r>
        <w:rPr>
          <w:b/>
        </w:rPr>
        <w:t xml:space="preserve">URL </w:t>
      </w:r>
      <w:r w:rsidRPr="00E441F8">
        <w:rPr>
          <w:b/>
        </w:rPr>
        <w:t>Configuration for DQ+ Dashboard</w:t>
      </w:r>
      <w:bookmarkEnd w:id="1226"/>
    </w:p>
    <w:p w14:paraId="01294AEE" w14:textId="77777777" w:rsidR="00F82325" w:rsidRDefault="00F82325" w:rsidP="00E441F8">
      <w:pPr>
        <w:pStyle w:val="ListParagraph"/>
        <w:ind w:left="1440"/>
        <w:jc w:val="both"/>
      </w:pPr>
    </w:p>
    <w:p w14:paraId="107D2F86" w14:textId="77777777" w:rsidR="00F82325" w:rsidRDefault="00F82325" w:rsidP="00E441F8">
      <w:pPr>
        <w:pStyle w:val="ListParagraph"/>
        <w:numPr>
          <w:ilvl w:val="0"/>
          <w:numId w:val="45"/>
        </w:numPr>
        <w:rPr>
          <w:color w:val="1F497D"/>
        </w:rPr>
      </w:pPr>
      <w:r w:rsidRPr="00E441F8">
        <w:rPr>
          <w:color w:val="1F497D"/>
        </w:rPr>
        <w:t>Go to Adminis</w:t>
      </w:r>
      <w:r w:rsidRPr="00F82325">
        <w:rPr>
          <w:color w:val="1F497D"/>
        </w:rPr>
        <w:t>tration</w:t>
      </w:r>
      <w:r>
        <w:rPr>
          <w:color w:val="1F497D"/>
        </w:rPr>
        <w:t xml:space="preserve"> and select </w:t>
      </w:r>
      <w:r w:rsidRPr="00E441F8">
        <w:rPr>
          <w:color w:val="1F497D"/>
        </w:rPr>
        <w:t xml:space="preserve">Dashboard </w:t>
      </w:r>
    </w:p>
    <w:p w14:paraId="33C7A417" w14:textId="77777777" w:rsidR="00F82325" w:rsidRDefault="00F82325" w:rsidP="00E441F8">
      <w:pPr>
        <w:pStyle w:val="ListParagraph"/>
        <w:numPr>
          <w:ilvl w:val="0"/>
          <w:numId w:val="45"/>
        </w:numPr>
        <w:rPr>
          <w:color w:val="1F497D"/>
        </w:rPr>
      </w:pPr>
      <w:r w:rsidRPr="00E441F8">
        <w:rPr>
          <w:color w:val="1F497D"/>
        </w:rPr>
        <w:t xml:space="preserve">create the dashboard </w:t>
      </w:r>
      <w:r>
        <w:rPr>
          <w:color w:val="1F497D"/>
        </w:rPr>
        <w:t xml:space="preserve">by clicking ‘+’ sign </w:t>
      </w:r>
    </w:p>
    <w:p w14:paraId="43709521" w14:textId="1BE1C1FD" w:rsidR="00F82325" w:rsidRDefault="00F82325" w:rsidP="00E441F8">
      <w:pPr>
        <w:pStyle w:val="ListParagraph"/>
        <w:numPr>
          <w:ilvl w:val="0"/>
          <w:numId w:val="45"/>
        </w:numPr>
        <w:rPr>
          <w:color w:val="1F497D"/>
        </w:rPr>
      </w:pPr>
      <w:r>
        <w:rPr>
          <w:color w:val="1F497D"/>
        </w:rPr>
        <w:t>Enter Report Type , Name &amp; Fusion Type</w:t>
      </w:r>
    </w:p>
    <w:p w14:paraId="6E53B208" w14:textId="5B71AD0C" w:rsidR="00F82325" w:rsidRPr="00E441F8" w:rsidRDefault="00F82325" w:rsidP="00E441F8">
      <w:pPr>
        <w:pStyle w:val="ListParagraph"/>
        <w:numPr>
          <w:ilvl w:val="0"/>
          <w:numId w:val="45"/>
        </w:numPr>
        <w:rPr>
          <w:color w:val="1F497D"/>
        </w:rPr>
      </w:pPr>
      <w:r>
        <w:rPr>
          <w:color w:val="1F497D"/>
        </w:rPr>
        <w:t xml:space="preserve">Enter the URL of DQ+ Dashboard here in “URL” Box to link the same </w:t>
      </w:r>
    </w:p>
    <w:p w14:paraId="5115F4C5" w14:textId="33087F93" w:rsidR="00F82325" w:rsidRDefault="00F82325" w:rsidP="00F82325">
      <w:pPr>
        <w:rPr>
          <w:color w:val="1F497D"/>
        </w:rPr>
      </w:pPr>
      <w:r>
        <w:rPr>
          <w:color w:val="1F497D"/>
        </w:rPr>
        <w:t xml:space="preserve">               e.g. </w:t>
      </w:r>
      <w:hyperlink r:id="rId45" w:anchor="viewdashboard/28247" w:history="1">
        <w:r>
          <w:rPr>
            <w:rStyle w:val="Hyperlink"/>
          </w:rPr>
          <w:t>https://cafe-dev.infogix.com/desktop/index.html?tenantId=</w:t>
        </w:r>
        <w:r w:rsidRPr="00E441F8">
          <w:rPr>
            <w:rStyle w:val="Hyperlink"/>
          </w:rPr>
          <w:t>Infogix</w:t>
        </w:r>
        <w:r w:rsidRPr="00F82325">
          <w:rPr>
            <w:rStyle w:val="Hyperlink"/>
          </w:rPr>
          <w:t>&amp;p</w:t>
        </w:r>
        <w:r>
          <w:rPr>
            <w:rStyle w:val="Hyperlink"/>
          </w:rPr>
          <w:t>ortalmode=true#viewdashboard/</w:t>
        </w:r>
        <w:r w:rsidRPr="00E441F8">
          <w:rPr>
            <w:rStyle w:val="Hyperlink"/>
          </w:rPr>
          <w:t>28247</w:t>
        </w:r>
      </w:hyperlink>
    </w:p>
    <w:p w14:paraId="525C04FA" w14:textId="77777777" w:rsidR="00F82325" w:rsidRDefault="00F82325" w:rsidP="00F82325">
      <w:pPr>
        <w:rPr>
          <w:color w:val="1F497D"/>
        </w:rPr>
      </w:pPr>
    </w:p>
    <w:p w14:paraId="443E209C" w14:textId="535E9CD1" w:rsidR="00F82325" w:rsidRDefault="00F82325" w:rsidP="00F82325">
      <w:pPr>
        <w:rPr>
          <w:color w:val="1F497D"/>
        </w:rPr>
      </w:pPr>
      <w:r>
        <w:rPr>
          <w:color w:val="1F497D"/>
        </w:rPr>
        <w:t xml:space="preserve">Here </w:t>
      </w:r>
      <w:proofErr w:type="spellStart"/>
      <w:r>
        <w:rPr>
          <w:color w:val="1F497D"/>
        </w:rPr>
        <w:t>TenantID</w:t>
      </w:r>
      <w:proofErr w:type="spellEnd"/>
      <w:r>
        <w:rPr>
          <w:color w:val="1F497D"/>
        </w:rPr>
        <w:t xml:space="preserve"> is the Logging-in User name and the above URL is the URL taken from one of the corresponding DQ+ Environment </w:t>
      </w:r>
    </w:p>
    <w:p w14:paraId="1E75E12F" w14:textId="77777777" w:rsidR="00F82325" w:rsidRDefault="00F82325" w:rsidP="00F82325">
      <w:pPr>
        <w:rPr>
          <w:color w:val="1F497D"/>
        </w:rPr>
      </w:pPr>
    </w:p>
    <w:p w14:paraId="2517B3DA" w14:textId="77777777" w:rsidR="00F82325" w:rsidRDefault="00F82325" w:rsidP="00E441F8">
      <w:pPr>
        <w:pStyle w:val="ListParagraph"/>
        <w:ind w:left="1440"/>
        <w:jc w:val="both"/>
      </w:pPr>
    </w:p>
    <w:p w14:paraId="389829BD" w14:textId="2E81365A" w:rsidR="009A1081" w:rsidRDefault="003E43CA" w:rsidP="009A1081">
      <w:pPr>
        <w:pStyle w:val="Heading1"/>
        <w:numPr>
          <w:ilvl w:val="0"/>
          <w:numId w:val="3"/>
        </w:numPr>
        <w:spacing w:after="120" w:line="288" w:lineRule="auto"/>
        <w:ind w:right="270"/>
        <w:jc w:val="both"/>
        <w:rPr>
          <w:rFonts w:asciiTheme="minorHAnsi" w:hAnsiTheme="minorHAnsi" w:cstheme="majorHAnsi"/>
        </w:rPr>
      </w:pPr>
      <w:bookmarkStart w:id="1227" w:name="_Toc25838756"/>
      <w:r>
        <w:rPr>
          <w:rFonts w:asciiTheme="minorHAnsi" w:hAnsiTheme="minorHAnsi" w:cstheme="majorHAnsi"/>
        </w:rPr>
        <w:t>D</w:t>
      </w:r>
      <w:r w:rsidR="00016C14">
        <w:rPr>
          <w:rFonts w:asciiTheme="minorHAnsi" w:hAnsiTheme="minorHAnsi" w:cstheme="majorHAnsi"/>
        </w:rPr>
        <w:t xml:space="preserve">ata </w:t>
      </w:r>
      <w:r>
        <w:rPr>
          <w:rFonts w:asciiTheme="minorHAnsi" w:hAnsiTheme="minorHAnsi" w:cstheme="majorHAnsi"/>
        </w:rPr>
        <w:t>Q</w:t>
      </w:r>
      <w:r w:rsidR="00016C14">
        <w:rPr>
          <w:rFonts w:asciiTheme="minorHAnsi" w:hAnsiTheme="minorHAnsi" w:cstheme="majorHAnsi"/>
        </w:rPr>
        <w:t>uality</w:t>
      </w:r>
      <w:r>
        <w:rPr>
          <w:rFonts w:asciiTheme="minorHAnsi" w:hAnsiTheme="minorHAnsi" w:cstheme="majorHAnsi"/>
        </w:rPr>
        <w:t xml:space="preserve"> Results in </w:t>
      </w:r>
      <w:r w:rsidR="00016C14">
        <w:rPr>
          <w:rFonts w:asciiTheme="minorHAnsi" w:hAnsiTheme="minorHAnsi" w:cstheme="majorHAnsi"/>
        </w:rPr>
        <w:t xml:space="preserve">Data </w:t>
      </w:r>
      <w:r>
        <w:rPr>
          <w:rFonts w:asciiTheme="minorHAnsi" w:hAnsiTheme="minorHAnsi" w:cstheme="majorHAnsi"/>
        </w:rPr>
        <w:t>Govern</w:t>
      </w:r>
      <w:r w:rsidR="00016C14">
        <w:rPr>
          <w:rFonts w:asciiTheme="minorHAnsi" w:hAnsiTheme="minorHAnsi" w:cstheme="majorHAnsi"/>
        </w:rPr>
        <w:t>ance</w:t>
      </w:r>
      <w:bookmarkEnd w:id="1227"/>
    </w:p>
    <w:p w14:paraId="4CDB77D0" w14:textId="355D51AB" w:rsidR="00E96D64" w:rsidRDefault="00E96D64" w:rsidP="007129C2">
      <w:pPr>
        <w:ind w:left="720"/>
      </w:pPr>
      <w:r>
        <w:t xml:space="preserve">DQ+ Scoring </w:t>
      </w:r>
      <w:r w:rsidR="007129C2">
        <w:t>solution</w:t>
      </w:r>
      <w:r>
        <w:t xml:space="preserve"> calculates scores of assets and these scores are posted back to </w:t>
      </w:r>
      <w:r w:rsidR="00016C14">
        <w:t>Data Governance</w:t>
      </w:r>
      <w:r>
        <w:t>. Scores of last n</w:t>
      </w:r>
      <w:r w:rsidR="007129C2">
        <w:t xml:space="preserve"> </w:t>
      </w:r>
      <w:r>
        <w:t xml:space="preserve">executions will be posted in </w:t>
      </w:r>
      <w:r w:rsidR="00016C14">
        <w:t xml:space="preserve">Data Governance </w:t>
      </w:r>
      <w:r>
        <w:t>for each asset. Scores of assets can be seen on asset’s detail screen under Data Quality pane in DQ Results field.</w:t>
      </w:r>
      <w:r w:rsidR="00A5587A">
        <w:t xml:space="preserve"> Number of executions for which scores need to </w:t>
      </w:r>
      <w:r w:rsidR="004307D8">
        <w:t xml:space="preserve">be </w:t>
      </w:r>
      <w:r w:rsidR="00A5587A">
        <w:t xml:space="preserve">posted is configured in </w:t>
      </w:r>
      <w:hyperlink w:anchor="IGXScoringConfig" w:history="1">
        <w:r w:rsidR="00A5587A" w:rsidRPr="001A4A0E">
          <w:rPr>
            <w:rStyle w:val="Hyperlink"/>
          </w:rPr>
          <w:t xml:space="preserve">IGX Scoring </w:t>
        </w:r>
        <w:proofErr w:type="spellStart"/>
        <w:r w:rsidR="00A5587A" w:rsidRPr="001A4A0E">
          <w:rPr>
            <w:rStyle w:val="Hyperlink"/>
          </w:rPr>
          <w:t>Config</w:t>
        </w:r>
        <w:proofErr w:type="spellEnd"/>
      </w:hyperlink>
      <w:r w:rsidR="00A5587A">
        <w:t xml:space="preserve"> against parameter “</w:t>
      </w:r>
      <w:r w:rsidR="004307D8">
        <w:rPr>
          <w:rFonts w:asciiTheme="majorHAnsi" w:hAnsiTheme="majorHAnsi" w:cstheme="majorHAnsi"/>
        </w:rPr>
        <w:t>SR_</w:t>
      </w:r>
      <w:r w:rsidR="004307D8" w:rsidRPr="008F438E">
        <w:rPr>
          <w:rFonts w:asciiTheme="majorHAnsi" w:hAnsiTheme="majorHAnsi" w:cstheme="majorHAnsi"/>
        </w:rPr>
        <w:t>SCORE_POST_DAYS</w:t>
      </w:r>
      <w:r w:rsidR="00A5587A">
        <w:t>”.</w:t>
      </w:r>
    </w:p>
    <w:p w14:paraId="7CDCAAFA" w14:textId="77777777" w:rsidR="009A1081" w:rsidRDefault="009A1081" w:rsidP="00D45AAE">
      <w:pPr>
        <w:jc w:val="both"/>
      </w:pPr>
    </w:p>
    <w:p w14:paraId="0F55813F" w14:textId="240E27C5" w:rsidR="00432695" w:rsidRDefault="00432695" w:rsidP="00D45AAE">
      <w:pPr>
        <w:jc w:val="both"/>
      </w:pPr>
      <w:r>
        <w:tab/>
        <w:t>Refer below screenshot for DQ Results.</w:t>
      </w:r>
    </w:p>
    <w:p w14:paraId="0659B8C7" w14:textId="77777777" w:rsidR="00432695" w:rsidRDefault="00432695" w:rsidP="00D45AAE">
      <w:pPr>
        <w:jc w:val="both"/>
      </w:pPr>
    </w:p>
    <w:p w14:paraId="4D959385" w14:textId="4616A72D" w:rsidR="007D42DC" w:rsidRDefault="00912E96" w:rsidP="007D42DC">
      <w:pPr>
        <w:jc w:val="center"/>
        <w:rPr>
          <w:rFonts w:cstheme="majorHAnsi"/>
        </w:rPr>
      </w:pPr>
      <w:r>
        <w:rPr>
          <w:noProof/>
          <w:lang w:val="en-US"/>
        </w:rPr>
        <w:drawing>
          <wp:inline distT="0" distB="0" distL="0" distR="0" wp14:anchorId="6E185012" wp14:editId="0B1647FE">
            <wp:extent cx="5943600" cy="2517140"/>
            <wp:effectExtent l="19050" t="19050" r="1905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screen">
                      <a:extLst>
                        <a:ext uri="{28A0092B-C50C-407E-A947-70E740481C1C}">
                          <a14:useLocalDpi xmlns:a14="http://schemas.microsoft.com/office/drawing/2010/main"/>
                        </a:ext>
                      </a:extLst>
                    </a:blip>
                    <a:stretch>
                      <a:fillRect/>
                    </a:stretch>
                  </pic:blipFill>
                  <pic:spPr>
                    <a:xfrm>
                      <a:off x="0" y="0"/>
                      <a:ext cx="5943600" cy="2517140"/>
                    </a:xfrm>
                    <a:prstGeom prst="rect">
                      <a:avLst/>
                    </a:prstGeom>
                    <a:ln>
                      <a:solidFill>
                        <a:schemeClr val="accent1"/>
                      </a:solidFill>
                    </a:ln>
                  </pic:spPr>
                </pic:pic>
              </a:graphicData>
            </a:graphic>
          </wp:inline>
        </w:drawing>
      </w:r>
    </w:p>
    <w:p w14:paraId="15C4B626" w14:textId="77777777" w:rsidR="007D42DC" w:rsidRDefault="007D42DC" w:rsidP="007D42DC">
      <w:pPr>
        <w:jc w:val="center"/>
        <w:rPr>
          <w:rFonts w:cstheme="majorHAnsi"/>
        </w:rPr>
      </w:pPr>
    </w:p>
    <w:p w14:paraId="08047E7E" w14:textId="6216AA88" w:rsidR="007D42DC" w:rsidRDefault="007D42DC" w:rsidP="007D42DC">
      <w:pPr>
        <w:pStyle w:val="Heading2"/>
        <w:numPr>
          <w:ilvl w:val="1"/>
          <w:numId w:val="3"/>
        </w:numPr>
        <w:rPr>
          <w:rFonts w:asciiTheme="minorHAnsi" w:hAnsiTheme="minorHAnsi" w:cstheme="majorHAnsi"/>
          <w:b w:val="0"/>
          <w:bCs w:val="0"/>
          <w:color w:val="365F91" w:themeColor="accent1" w:themeShade="BF"/>
          <w:szCs w:val="32"/>
        </w:rPr>
      </w:pPr>
      <w:bookmarkStart w:id="1228" w:name="_Toc25838757"/>
      <w:r w:rsidRPr="00750C43">
        <w:rPr>
          <w:rFonts w:asciiTheme="minorHAnsi" w:hAnsiTheme="minorHAnsi" w:cstheme="majorHAnsi"/>
          <w:b w:val="0"/>
          <w:bCs w:val="0"/>
          <w:color w:val="365F91" w:themeColor="accent1" w:themeShade="BF"/>
          <w:szCs w:val="32"/>
        </w:rPr>
        <w:t>Hierarchy/Score Rollup</w:t>
      </w:r>
      <w:bookmarkEnd w:id="1228"/>
    </w:p>
    <w:p w14:paraId="6E3ED561" w14:textId="77777777" w:rsidR="006B2E02" w:rsidRDefault="006B2E02" w:rsidP="006B2E02">
      <w:pPr>
        <w:ind w:left="1440"/>
      </w:pPr>
    </w:p>
    <w:p w14:paraId="15A764D3" w14:textId="7F589610" w:rsidR="006B2E02" w:rsidRDefault="006B2E02" w:rsidP="006B2E02">
      <w:pPr>
        <w:pStyle w:val="ListParagraph"/>
      </w:pPr>
      <w:r>
        <w:lastRenderedPageBreak/>
        <w:t xml:space="preserve">We create relationships between assets. While calculating score of assets </w:t>
      </w:r>
      <w:r w:rsidR="006F67CA">
        <w:t>(</w:t>
      </w:r>
      <w:r w:rsidR="009C08CB">
        <w:t xml:space="preserve">other </w:t>
      </w:r>
      <w:r w:rsidR="00987036">
        <w:t>than source</w:t>
      </w:r>
      <w:r>
        <w:t xml:space="preserve"> attributes</w:t>
      </w:r>
      <w:r w:rsidR="006F67CA">
        <w:t>)</w:t>
      </w:r>
      <w:r>
        <w:t>, these relationships are transformed as hierarchy of assets, which helps in rolling up scores.</w:t>
      </w:r>
    </w:p>
    <w:p w14:paraId="51D3A29B" w14:textId="77777777" w:rsidR="006B2E02" w:rsidRDefault="006B2E02" w:rsidP="006B2E02">
      <w:pPr>
        <w:pStyle w:val="ListParagraph"/>
      </w:pPr>
    </w:p>
    <w:p w14:paraId="3F11F7BD" w14:textId="77777777" w:rsidR="006B2E02" w:rsidRDefault="006B2E02" w:rsidP="006B2E02">
      <w:pPr>
        <w:pStyle w:val="ListParagraph"/>
      </w:pPr>
      <w:r>
        <w:t>For example, we may have relationship like below:</w:t>
      </w:r>
    </w:p>
    <w:p w14:paraId="2F59E8ED" w14:textId="77777777" w:rsidR="006B2E02" w:rsidRDefault="006B2E02" w:rsidP="006B2E02">
      <w:pPr>
        <w:pStyle w:val="ListParagraph"/>
      </w:pPr>
    </w:p>
    <w:p w14:paraId="274988B7" w14:textId="004BAD0E" w:rsidR="006B2E02" w:rsidRDefault="006B2E02" w:rsidP="006B2E02">
      <w:pPr>
        <w:pStyle w:val="ListParagraph"/>
      </w:pPr>
      <w:r>
        <w:t>Rule(s) -&gt; Data Element(s) -&gt; Business Term(s) -&gt; Model(s)</w:t>
      </w:r>
    </w:p>
    <w:p w14:paraId="0710BA03" w14:textId="77777777" w:rsidR="00DF0B85" w:rsidRDefault="00DF0B85" w:rsidP="006B2E02">
      <w:pPr>
        <w:pStyle w:val="ListParagraph"/>
      </w:pPr>
    </w:p>
    <w:p w14:paraId="27BCA828" w14:textId="5CCC10D1" w:rsidR="00DF0B85" w:rsidRDefault="00DF0B85" w:rsidP="006B2E02">
      <w:pPr>
        <w:pStyle w:val="ListParagraph"/>
      </w:pPr>
      <w:r>
        <w:t>In above example, score of Business Term will be calculated using scores of Data Elements related to it.</w:t>
      </w:r>
      <w:r w:rsidR="009164A2">
        <w:t xml:space="preserve"> </w:t>
      </w:r>
    </w:p>
    <w:p w14:paraId="78C4182E" w14:textId="17FBAF01" w:rsidR="00F15329" w:rsidRDefault="00260BA8" w:rsidP="006B2E02">
      <w:pPr>
        <w:pStyle w:val="ListParagraph"/>
      </w:pPr>
      <w:r>
        <w:t xml:space="preserve">Similarly, score of Business Terms and their </w:t>
      </w:r>
      <w:r w:rsidR="009C08CB">
        <w:t xml:space="preserve">assigned </w:t>
      </w:r>
      <w:r>
        <w:t>weightage</w:t>
      </w:r>
      <w:r w:rsidR="009C08CB">
        <w:t>, if any,</w:t>
      </w:r>
      <w:r>
        <w:t xml:space="preserve"> will be considered and rolled up to get score </w:t>
      </w:r>
      <w:r w:rsidR="009C08CB">
        <w:t>for</w:t>
      </w:r>
      <w:r>
        <w:t xml:space="preserve"> Model.</w:t>
      </w:r>
    </w:p>
    <w:p w14:paraId="64D0F01A" w14:textId="77777777" w:rsidR="00F15329" w:rsidRDefault="00F15329" w:rsidP="006B2E02">
      <w:pPr>
        <w:pStyle w:val="ListParagraph"/>
      </w:pPr>
    </w:p>
    <w:p w14:paraId="5E58883D" w14:textId="77777777" w:rsidR="00F45569" w:rsidRDefault="00F45569" w:rsidP="006B2E02">
      <w:pPr>
        <w:pStyle w:val="ListParagraph"/>
      </w:pPr>
    </w:p>
    <w:p w14:paraId="056F7763" w14:textId="77777777" w:rsidR="00F45569" w:rsidRDefault="00F45569" w:rsidP="006B2E02">
      <w:pPr>
        <w:pStyle w:val="ListParagraph"/>
      </w:pPr>
    </w:p>
    <w:p w14:paraId="2043C1AC" w14:textId="77777777" w:rsidR="00F45569" w:rsidRDefault="00F45569" w:rsidP="006B2E02">
      <w:pPr>
        <w:pStyle w:val="ListParagraph"/>
      </w:pPr>
    </w:p>
    <w:p w14:paraId="62699982" w14:textId="77777777" w:rsidR="00F45569" w:rsidRDefault="00F45569" w:rsidP="006B2E02">
      <w:pPr>
        <w:pStyle w:val="ListParagraph"/>
      </w:pPr>
    </w:p>
    <w:p w14:paraId="46B7EC34" w14:textId="7B8BCC69" w:rsidR="00260BA8" w:rsidRDefault="00F15329" w:rsidP="006B2E02">
      <w:pPr>
        <w:pStyle w:val="ListParagraph"/>
      </w:pPr>
      <w:r>
        <w:t>Refer below diagram for hierarchy and score rollup.</w:t>
      </w:r>
      <w:r w:rsidR="00260BA8">
        <w:t xml:space="preserve"> </w:t>
      </w:r>
    </w:p>
    <w:p w14:paraId="7B8CD7A1" w14:textId="77777777" w:rsidR="006B2E02" w:rsidRDefault="006B2E02" w:rsidP="006B2E02">
      <w:pPr>
        <w:ind w:left="1440"/>
      </w:pPr>
    </w:p>
    <w:p w14:paraId="19C7F9E9" w14:textId="6C79AFAB" w:rsidR="00254632" w:rsidRPr="006B2E02" w:rsidRDefault="00254632" w:rsidP="00254632">
      <w:pPr>
        <w:ind w:left="90"/>
        <w:jc w:val="center"/>
      </w:pPr>
      <w:r>
        <w:rPr>
          <w:noProof/>
          <w:lang w:val="en-US"/>
        </w:rPr>
        <w:drawing>
          <wp:inline distT="0" distB="0" distL="0" distR="0" wp14:anchorId="13552A2F" wp14:editId="66B76E4A">
            <wp:extent cx="5943600" cy="3245485"/>
            <wp:effectExtent l="19050" t="19050" r="1905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screen">
                      <a:extLst>
                        <a:ext uri="{28A0092B-C50C-407E-A947-70E740481C1C}">
                          <a14:useLocalDpi xmlns:a14="http://schemas.microsoft.com/office/drawing/2010/main"/>
                        </a:ext>
                      </a:extLst>
                    </a:blip>
                    <a:stretch>
                      <a:fillRect/>
                    </a:stretch>
                  </pic:blipFill>
                  <pic:spPr>
                    <a:xfrm>
                      <a:off x="0" y="0"/>
                      <a:ext cx="5943600" cy="3245485"/>
                    </a:xfrm>
                    <a:prstGeom prst="rect">
                      <a:avLst/>
                    </a:prstGeom>
                    <a:ln>
                      <a:solidFill>
                        <a:schemeClr val="accent1"/>
                      </a:solidFill>
                    </a:ln>
                  </pic:spPr>
                </pic:pic>
              </a:graphicData>
            </a:graphic>
          </wp:inline>
        </w:drawing>
      </w:r>
    </w:p>
    <w:sectPr w:rsidR="00254632" w:rsidRPr="006B2E02" w:rsidSect="006F46F8">
      <w:headerReference w:type="default" r:id="rId48"/>
      <w:footerReference w:type="default" r:id="rId49"/>
      <w:footerReference w:type="first" r:id="rId50"/>
      <w:pgSz w:w="11906" w:h="16838" w:code="9"/>
      <w:pgMar w:top="1350" w:right="656" w:bottom="630" w:left="1800" w:header="0" w:footer="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902C3B" w16cid:durableId="217D232B"/>
  <w16cid:commentId w16cid:paraId="58B69783" w16cid:durableId="217D232C"/>
  <w16cid:commentId w16cid:paraId="72154087" w16cid:durableId="217D232D"/>
  <w16cid:commentId w16cid:paraId="41440FAF" w16cid:durableId="217D232E"/>
  <w16cid:commentId w16cid:paraId="0992C022" w16cid:durableId="217D232F"/>
  <w16cid:commentId w16cid:paraId="3A3F9599" w16cid:durableId="217D2330"/>
  <w16cid:commentId w16cid:paraId="3F6047BB" w16cid:durableId="217D2331"/>
  <w16cid:commentId w16cid:paraId="3F69C85C" w16cid:durableId="217D2332"/>
  <w16cid:commentId w16cid:paraId="49C7B60F" w16cid:durableId="217D2333"/>
  <w16cid:commentId w16cid:paraId="08E6E2D3" w16cid:durableId="217D2334"/>
  <w16cid:commentId w16cid:paraId="6A2ABEAF" w16cid:durableId="217D2335"/>
  <w16cid:commentId w16cid:paraId="058B7DFE" w16cid:durableId="217D233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32F349" w14:textId="77777777" w:rsidR="000265D3" w:rsidRDefault="000265D3" w:rsidP="00B07F38">
      <w:r>
        <w:separator/>
      </w:r>
    </w:p>
  </w:endnote>
  <w:endnote w:type="continuationSeparator" w:id="0">
    <w:p w14:paraId="496230C2" w14:textId="77777777" w:rsidR="000265D3" w:rsidRDefault="000265D3" w:rsidP="00B07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swiss"/>
    <w:pitch w:val="variable"/>
    <w:sig w:usb0="00000000" w:usb1="5000A1FF" w:usb2="00000000" w:usb3="00000000" w:csb0="000001BF" w:csb1="00000000"/>
  </w:font>
  <w:font w:name="MinionPro-Regular">
    <w:panose1 w:val="00000000000000000000"/>
    <w:charset w:val="4D"/>
    <w:family w:val="auto"/>
    <w:notTrueType/>
    <w:pitch w:val="default"/>
    <w:sig w:usb0="00000003" w:usb1="00000000" w:usb2="00000000" w:usb3="00000000" w:csb0="00000001" w:csb1="00000000"/>
  </w:font>
  <w:font w:name="Roboto">
    <w:altName w:val="Times New Roman"/>
    <w:panose1 w:val="00000000000000000000"/>
    <w:charset w:val="00"/>
    <w:family w:val="auto"/>
    <w:pitch w:val="variable"/>
    <w:sig w:usb0="E0000AFF" w:usb1="5000217F" w:usb2="00000021" w:usb3="00000000" w:csb0="0000019F" w:csb1="00000000"/>
  </w:font>
  <w:font w:name="Avenir LT Std 45 Book">
    <w:altName w:val="Arial"/>
    <w:charset w:val="00"/>
    <w:family w:val="auto"/>
    <w:pitch w:val="variable"/>
    <w:sig w:usb0="800000AF" w:usb1="5000204A" w:usb2="00000000" w:usb3="00000000" w:csb0="0000009B" w:csb1="00000000"/>
  </w:font>
  <w:font w:name="Arial Bold">
    <w:panose1 w:val="020B0704020202020204"/>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Harmony Text">
    <w:altName w:val="Arial Narrow"/>
    <w:charset w:val="00"/>
    <w:family w:val="swiss"/>
    <w:pitch w:val="variable"/>
    <w:sig w:usb0="00000003" w:usb1="00000000" w:usb2="00000000" w:usb3="00000000" w:csb0="00000001" w:csb1="00000000"/>
  </w:font>
  <w:font w:name="Avenir LT Pro 45 Book">
    <w:altName w:val="Century Gothic"/>
    <w:panose1 w:val="00000000000000000000"/>
    <w:charset w:val="00"/>
    <w:family w:val="swiss"/>
    <w:notTrueType/>
    <w:pitch w:val="variable"/>
    <w:sig w:usb0="00000001" w:usb1="5000204A"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5776158"/>
      <w:docPartObj>
        <w:docPartGallery w:val="Page Numbers (Bottom of Page)"/>
        <w:docPartUnique/>
      </w:docPartObj>
    </w:sdtPr>
    <w:sdtEndPr>
      <w:rPr>
        <w:noProof/>
        <w:sz w:val="20"/>
        <w:szCs w:val="20"/>
      </w:rPr>
    </w:sdtEndPr>
    <w:sdtContent>
      <w:p w14:paraId="499E79A3" w14:textId="17EA3AA2" w:rsidR="00BC14DE" w:rsidRPr="00240BC0" w:rsidRDefault="00BC14DE">
        <w:pPr>
          <w:pStyle w:val="Footer"/>
          <w:jc w:val="right"/>
          <w:rPr>
            <w:sz w:val="20"/>
            <w:szCs w:val="20"/>
          </w:rPr>
        </w:pPr>
        <w:r w:rsidRPr="00240BC0">
          <w:rPr>
            <w:sz w:val="20"/>
            <w:szCs w:val="20"/>
          </w:rPr>
          <w:fldChar w:fldCharType="begin"/>
        </w:r>
        <w:r w:rsidRPr="00240BC0">
          <w:rPr>
            <w:sz w:val="20"/>
            <w:szCs w:val="20"/>
          </w:rPr>
          <w:instrText xml:space="preserve"> PAGE   \* MERGEFORMAT </w:instrText>
        </w:r>
        <w:r w:rsidRPr="00240BC0">
          <w:rPr>
            <w:sz w:val="20"/>
            <w:szCs w:val="20"/>
          </w:rPr>
          <w:fldChar w:fldCharType="separate"/>
        </w:r>
        <w:r w:rsidR="009B4A1B">
          <w:rPr>
            <w:noProof/>
            <w:sz w:val="20"/>
            <w:szCs w:val="20"/>
          </w:rPr>
          <w:t>34</w:t>
        </w:r>
        <w:r w:rsidRPr="00240BC0">
          <w:rPr>
            <w:noProof/>
            <w:sz w:val="20"/>
            <w:szCs w:val="20"/>
          </w:rPr>
          <w:fldChar w:fldCharType="end"/>
        </w:r>
      </w:p>
    </w:sdtContent>
  </w:sdt>
  <w:p w14:paraId="5FAD3FA6" w14:textId="77777777" w:rsidR="00BC14DE" w:rsidRPr="00D9244F" w:rsidRDefault="00BC14DE" w:rsidP="006F7BC8">
    <w:pPr>
      <w:pStyle w:val="Header"/>
      <w:rPr>
        <w:rFonts w:ascii="Arial" w:hAnsi="Arial" w:cs="Arial"/>
        <w:sz w:val="16"/>
        <w:szCs w:val="16"/>
      </w:rPr>
    </w:pPr>
  </w:p>
  <w:p w14:paraId="146FB08E" w14:textId="77777777" w:rsidR="00BC14DE" w:rsidRPr="00D9244F" w:rsidRDefault="00BC14DE" w:rsidP="00240BC0">
    <w:pPr>
      <w:pStyle w:val="Header"/>
      <w:rPr>
        <w:rFonts w:ascii="Arial" w:hAnsi="Arial" w:cs="Arial"/>
        <w:sz w:val="16"/>
        <w:szCs w:val="16"/>
      </w:rPr>
    </w:pPr>
    <w:r>
      <w:rPr>
        <w:rFonts w:ascii="Arial" w:hAnsi="Arial" w:cs="Arial"/>
        <w:sz w:val="16"/>
        <w:szCs w:val="16"/>
      </w:rPr>
      <w:t>Copyright © 2019</w:t>
    </w:r>
    <w:r w:rsidRPr="00D9244F">
      <w:rPr>
        <w:rFonts w:ascii="Arial" w:hAnsi="Arial" w:cs="Arial"/>
        <w:sz w:val="16"/>
        <w:szCs w:val="16"/>
      </w:rPr>
      <w:t xml:space="preserve"> Infogix, Inc. All rights reserved.  </w:t>
    </w:r>
  </w:p>
  <w:p w14:paraId="1BD4E49F" w14:textId="77777777" w:rsidR="00BC14DE" w:rsidRDefault="00BC14DE" w:rsidP="00240BC0">
    <w:pPr>
      <w:pStyle w:val="Footer"/>
      <w:tabs>
        <w:tab w:val="left" w:pos="735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D459D8" w14:textId="77777777" w:rsidR="00BC14DE" w:rsidRDefault="00BC14DE" w:rsidP="009F6AB8">
    <w:pPr>
      <w:pStyle w:val="Footer"/>
      <w:tabs>
        <w:tab w:val="left" w:pos="10440"/>
      </w:tabs>
      <w:ind w:left="-1800" w:firstLine="90"/>
    </w:pPr>
    <w:r>
      <w:t xml:space="preserve">                                                                                                                 </w:t>
    </w:r>
    <w:r>
      <w:rPr>
        <w:noProof/>
        <w:lang w:val="en-US"/>
      </w:rPr>
      <w:drawing>
        <wp:inline distT="0" distB="0" distL="0" distR="0" wp14:anchorId="37AD4E55" wp14:editId="0EA2F257">
          <wp:extent cx="7772400" cy="1813560"/>
          <wp:effectExtent l="0" t="0" r="0" b="0"/>
          <wp:docPr id="23" name="Picture 5" descr="Macintosh HD:Users:alyssachurches:Desktop:cover foot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yssachurches:Desktop:cover footer-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4821" cy="181412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C0998A" w14:textId="77777777" w:rsidR="000265D3" w:rsidRDefault="000265D3" w:rsidP="00B07F38">
      <w:r>
        <w:separator/>
      </w:r>
    </w:p>
  </w:footnote>
  <w:footnote w:type="continuationSeparator" w:id="0">
    <w:p w14:paraId="7EBFE356" w14:textId="77777777" w:rsidR="000265D3" w:rsidRDefault="000265D3" w:rsidP="00B07F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73D8EC" w14:textId="77777777" w:rsidR="00BC14DE" w:rsidRPr="00B07F38" w:rsidRDefault="00BC14DE" w:rsidP="00B07F38">
    <w:pPr>
      <w:pStyle w:val="Header"/>
      <w:tabs>
        <w:tab w:val="clear" w:pos="8640"/>
        <w:tab w:val="left" w:pos="10440"/>
      </w:tabs>
      <w:ind w:left="-1800"/>
    </w:pPr>
    <w:r>
      <w:rPr>
        <w:rFonts w:hint="eastAsia"/>
        <w:noProof/>
        <w:lang w:val="en-US"/>
      </w:rPr>
      <w:drawing>
        <wp:inline distT="0" distB="0" distL="0" distR="0" wp14:anchorId="009ED8DE" wp14:editId="3976575B">
          <wp:extent cx="7562850" cy="1838960"/>
          <wp:effectExtent l="0" t="0" r="0" b="0"/>
          <wp:docPr id="22" name="Picture 22" descr="Macintosh HD:Users:alyssachurches:Desktop:release notes head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lyssachurches:Desktop:release notes header-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4693" cy="1839408"/>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D24D2"/>
    <w:multiLevelType w:val="hybridMultilevel"/>
    <w:tmpl w:val="6C1CD0FA"/>
    <w:lvl w:ilvl="0" w:tplc="2250CA90">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BD6F83"/>
    <w:multiLevelType w:val="hybridMultilevel"/>
    <w:tmpl w:val="9BFA356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185503"/>
    <w:multiLevelType w:val="multilevel"/>
    <w:tmpl w:val="6FCAF060"/>
    <w:lvl w:ilvl="0">
      <w:start w:val="12"/>
      <w:numFmt w:val="decimal"/>
      <w:lvlText w:val="%1."/>
      <w:lvlJc w:val="left"/>
      <w:pPr>
        <w:ind w:left="360" w:hanging="360"/>
      </w:pPr>
      <w:rPr>
        <w:rFonts w:hint="default"/>
      </w:rPr>
    </w:lvl>
    <w:lvl w:ilvl="1">
      <w:start w:val="1"/>
      <w:numFmt w:val="decimal"/>
      <w:isLgl/>
      <w:lvlText w:val="%1.%2"/>
      <w:lvlJc w:val="left"/>
      <w:pPr>
        <w:ind w:left="2580" w:hanging="420"/>
      </w:pPr>
      <w:rPr>
        <w:rFonts w:hint="default"/>
        <w:b/>
      </w:rPr>
    </w:lvl>
    <w:lvl w:ilvl="2">
      <w:start w:val="1"/>
      <w:numFmt w:val="decimal"/>
      <w:isLgl/>
      <w:lvlText w:val="%1.%2.%3"/>
      <w:lvlJc w:val="left"/>
      <w:pPr>
        <w:ind w:left="5040" w:hanging="720"/>
      </w:pPr>
      <w:rPr>
        <w:rFonts w:hint="default"/>
      </w:rPr>
    </w:lvl>
    <w:lvl w:ilvl="3">
      <w:start w:val="1"/>
      <w:numFmt w:val="decimal"/>
      <w:isLgl/>
      <w:lvlText w:val="%1.%2.%3.%4"/>
      <w:lvlJc w:val="left"/>
      <w:pPr>
        <w:ind w:left="7200" w:hanging="720"/>
      </w:pPr>
      <w:rPr>
        <w:rFonts w:hint="default"/>
      </w:rPr>
    </w:lvl>
    <w:lvl w:ilvl="4">
      <w:start w:val="1"/>
      <w:numFmt w:val="decimal"/>
      <w:isLgl/>
      <w:lvlText w:val="%1.%2.%3.%4.%5"/>
      <w:lvlJc w:val="left"/>
      <w:pPr>
        <w:ind w:left="9720" w:hanging="1080"/>
      </w:pPr>
      <w:rPr>
        <w:rFonts w:hint="default"/>
      </w:rPr>
    </w:lvl>
    <w:lvl w:ilvl="5">
      <w:start w:val="1"/>
      <w:numFmt w:val="decimal"/>
      <w:isLgl/>
      <w:lvlText w:val="%1.%2.%3.%4.%5.%6"/>
      <w:lvlJc w:val="left"/>
      <w:pPr>
        <w:ind w:left="11880" w:hanging="1080"/>
      </w:pPr>
      <w:rPr>
        <w:rFonts w:hint="default"/>
      </w:rPr>
    </w:lvl>
    <w:lvl w:ilvl="6">
      <w:start w:val="1"/>
      <w:numFmt w:val="decimal"/>
      <w:isLgl/>
      <w:lvlText w:val="%1.%2.%3.%4.%5.%6.%7"/>
      <w:lvlJc w:val="left"/>
      <w:pPr>
        <w:ind w:left="14400" w:hanging="1440"/>
      </w:pPr>
      <w:rPr>
        <w:rFonts w:hint="default"/>
      </w:rPr>
    </w:lvl>
    <w:lvl w:ilvl="7">
      <w:start w:val="1"/>
      <w:numFmt w:val="decimal"/>
      <w:isLgl/>
      <w:lvlText w:val="%1.%2.%3.%4.%5.%6.%7.%8"/>
      <w:lvlJc w:val="left"/>
      <w:pPr>
        <w:ind w:left="16560" w:hanging="1440"/>
      </w:pPr>
      <w:rPr>
        <w:rFonts w:hint="default"/>
      </w:rPr>
    </w:lvl>
    <w:lvl w:ilvl="8">
      <w:start w:val="1"/>
      <w:numFmt w:val="decimal"/>
      <w:isLgl/>
      <w:lvlText w:val="%1.%2.%3.%4.%5.%6.%7.%8.%9"/>
      <w:lvlJc w:val="left"/>
      <w:pPr>
        <w:ind w:left="19080" w:hanging="1800"/>
      </w:pPr>
      <w:rPr>
        <w:rFonts w:hint="default"/>
      </w:rPr>
    </w:lvl>
  </w:abstractNum>
  <w:abstractNum w:abstractNumId="3">
    <w:nsid w:val="0D505E09"/>
    <w:multiLevelType w:val="hybridMultilevel"/>
    <w:tmpl w:val="E37EF97C"/>
    <w:lvl w:ilvl="0" w:tplc="3B162A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FDF0F94"/>
    <w:multiLevelType w:val="hybridMultilevel"/>
    <w:tmpl w:val="9D065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4168AC"/>
    <w:multiLevelType w:val="hybridMultilevel"/>
    <w:tmpl w:val="BA5A85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D31786"/>
    <w:multiLevelType w:val="multilevel"/>
    <w:tmpl w:val="E37EF97C"/>
    <w:lvl w:ilvl="0">
      <w:start w:val="1"/>
      <w:numFmt w:val="decimal"/>
      <w:lvlText w:val="%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7">
    <w:nsid w:val="25706DA0"/>
    <w:multiLevelType w:val="hybridMultilevel"/>
    <w:tmpl w:val="CF34ADD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nsid w:val="25E02DD0"/>
    <w:multiLevelType w:val="hybridMultilevel"/>
    <w:tmpl w:val="7D129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1D4CB7"/>
    <w:multiLevelType w:val="hybridMultilevel"/>
    <w:tmpl w:val="A85C8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4549BF"/>
    <w:multiLevelType w:val="hybridMultilevel"/>
    <w:tmpl w:val="B59A488C"/>
    <w:lvl w:ilvl="0" w:tplc="002022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7A346E1"/>
    <w:multiLevelType w:val="hybridMultilevel"/>
    <w:tmpl w:val="DE1423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C393CB0"/>
    <w:multiLevelType w:val="hybridMultilevel"/>
    <w:tmpl w:val="C65A10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DCE7BF8"/>
    <w:multiLevelType w:val="hybridMultilevel"/>
    <w:tmpl w:val="3CF25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D24839"/>
    <w:multiLevelType w:val="hybridMultilevel"/>
    <w:tmpl w:val="E0D02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633708"/>
    <w:multiLevelType w:val="hybridMultilevel"/>
    <w:tmpl w:val="C760363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786F37"/>
    <w:multiLevelType w:val="hybridMultilevel"/>
    <w:tmpl w:val="A0DEE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8B405C"/>
    <w:multiLevelType w:val="hybridMultilevel"/>
    <w:tmpl w:val="8B7ED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B30116"/>
    <w:multiLevelType w:val="multilevel"/>
    <w:tmpl w:val="326CCC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nsid w:val="39B35A75"/>
    <w:multiLevelType w:val="hybridMultilevel"/>
    <w:tmpl w:val="1DCEC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B56CBB"/>
    <w:multiLevelType w:val="hybridMultilevel"/>
    <w:tmpl w:val="3DA0B68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0291831"/>
    <w:multiLevelType w:val="hybridMultilevel"/>
    <w:tmpl w:val="96BC4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3A294B"/>
    <w:multiLevelType w:val="multilevel"/>
    <w:tmpl w:val="326CCC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nsid w:val="413548FB"/>
    <w:multiLevelType w:val="hybridMultilevel"/>
    <w:tmpl w:val="9C423DF8"/>
    <w:lvl w:ilvl="0" w:tplc="9FF6108E">
      <w:start w:val="1"/>
      <w:numFmt w:val="bullet"/>
      <w:pStyle w:val="Bullet"/>
      <w:lvlText w:val=""/>
      <w:lvlJc w:val="left"/>
      <w:pPr>
        <w:tabs>
          <w:tab w:val="num" w:pos="1296"/>
        </w:tabs>
        <w:ind w:left="1296" w:hanging="360"/>
      </w:pPr>
      <w:rPr>
        <w:rFonts w:ascii="Symbol" w:hAnsi="Symbol" w:hint="default"/>
      </w:rPr>
    </w:lvl>
    <w:lvl w:ilvl="1" w:tplc="04090003">
      <w:start w:val="1"/>
      <w:numFmt w:val="bullet"/>
      <w:lvlText w:val="o"/>
      <w:lvlJc w:val="left"/>
      <w:pPr>
        <w:tabs>
          <w:tab w:val="num" w:pos="2016"/>
        </w:tabs>
        <w:ind w:left="2016" w:hanging="360"/>
      </w:pPr>
      <w:rPr>
        <w:rFonts w:ascii="Courier New" w:hAnsi="Courier New" w:hint="default"/>
      </w:rPr>
    </w:lvl>
    <w:lvl w:ilvl="2" w:tplc="04090005">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5">
    <w:nsid w:val="4902115A"/>
    <w:multiLevelType w:val="singleLevel"/>
    <w:tmpl w:val="B23E9E1E"/>
    <w:lvl w:ilvl="0">
      <w:start w:val="1"/>
      <w:numFmt w:val="bullet"/>
      <w:pStyle w:val="Preface7"/>
      <w:lvlText w:val=""/>
      <w:lvlJc w:val="left"/>
      <w:pPr>
        <w:tabs>
          <w:tab w:val="num" w:pos="1151"/>
        </w:tabs>
        <w:ind w:left="1151" w:hanging="431"/>
      </w:pPr>
      <w:rPr>
        <w:rFonts w:ascii="Wingdings" w:hAnsi="Wingdings" w:hint="default"/>
      </w:rPr>
    </w:lvl>
  </w:abstractNum>
  <w:abstractNum w:abstractNumId="26">
    <w:nsid w:val="4C907859"/>
    <w:multiLevelType w:val="hybridMultilevel"/>
    <w:tmpl w:val="F7DC5930"/>
    <w:lvl w:ilvl="0" w:tplc="0409000F">
      <w:start w:val="1"/>
      <w:numFmt w:val="bullet"/>
      <w:pStyle w:val="Bullet2"/>
      <w:lvlText w:val=""/>
      <w:lvlJc w:val="left"/>
      <w:pPr>
        <w:ind w:left="1800" w:hanging="360"/>
      </w:pPr>
      <w:rPr>
        <w:rFonts w:ascii="Wingdings" w:hAnsi="Wingdings" w:hint="default"/>
      </w:rPr>
    </w:lvl>
    <w:lvl w:ilvl="1" w:tplc="04090019">
      <w:numFmt w:val="bullet"/>
      <w:lvlText w:val="-"/>
      <w:lvlJc w:val="left"/>
      <w:pPr>
        <w:ind w:left="2520" w:hanging="360"/>
      </w:pPr>
      <w:rPr>
        <w:rFonts w:ascii="Arial" w:eastAsia="Times New Roman" w:hAnsi="Arial" w:cs="Cambria" w:hint="default"/>
      </w:rPr>
    </w:lvl>
    <w:lvl w:ilvl="2" w:tplc="0409001B">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19">
      <w:start w:val="1"/>
      <w:numFmt w:val="bullet"/>
      <w:lvlText w:val="o"/>
      <w:lvlJc w:val="left"/>
      <w:pPr>
        <w:ind w:left="4680" w:hanging="360"/>
      </w:pPr>
      <w:rPr>
        <w:rFonts w:ascii="Courier New" w:hAnsi="Courier New" w:cs="Cambria" w:hint="default"/>
      </w:rPr>
    </w:lvl>
    <w:lvl w:ilvl="5" w:tplc="0409001B" w:tentative="1">
      <w:start w:val="1"/>
      <w:numFmt w:val="bullet"/>
      <w:lvlText w:val=""/>
      <w:lvlJc w:val="left"/>
      <w:pPr>
        <w:ind w:left="5400" w:hanging="360"/>
      </w:pPr>
      <w:rPr>
        <w:rFonts w:ascii="Wingdings" w:hAnsi="Wingdings" w:hint="default"/>
      </w:rPr>
    </w:lvl>
    <w:lvl w:ilvl="6" w:tplc="0409000F" w:tentative="1">
      <w:start w:val="1"/>
      <w:numFmt w:val="bullet"/>
      <w:lvlText w:val=""/>
      <w:lvlJc w:val="left"/>
      <w:pPr>
        <w:ind w:left="6120" w:hanging="360"/>
      </w:pPr>
      <w:rPr>
        <w:rFonts w:ascii="Symbol" w:hAnsi="Symbol" w:hint="default"/>
      </w:rPr>
    </w:lvl>
    <w:lvl w:ilvl="7" w:tplc="04090019" w:tentative="1">
      <w:start w:val="1"/>
      <w:numFmt w:val="bullet"/>
      <w:lvlText w:val="o"/>
      <w:lvlJc w:val="left"/>
      <w:pPr>
        <w:ind w:left="6840" w:hanging="360"/>
      </w:pPr>
      <w:rPr>
        <w:rFonts w:ascii="Courier New" w:hAnsi="Courier New" w:cs="Cambria" w:hint="default"/>
      </w:rPr>
    </w:lvl>
    <w:lvl w:ilvl="8" w:tplc="0409001B" w:tentative="1">
      <w:start w:val="1"/>
      <w:numFmt w:val="bullet"/>
      <w:lvlText w:val=""/>
      <w:lvlJc w:val="left"/>
      <w:pPr>
        <w:ind w:left="7560" w:hanging="360"/>
      </w:pPr>
      <w:rPr>
        <w:rFonts w:ascii="Wingdings" w:hAnsi="Wingdings" w:hint="default"/>
      </w:rPr>
    </w:lvl>
  </w:abstractNum>
  <w:abstractNum w:abstractNumId="27">
    <w:nsid w:val="50FE722A"/>
    <w:multiLevelType w:val="hybridMultilevel"/>
    <w:tmpl w:val="23E6A860"/>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28">
    <w:nsid w:val="51A86BE6"/>
    <w:multiLevelType w:val="hybridMultilevel"/>
    <w:tmpl w:val="43DA871E"/>
    <w:lvl w:ilvl="0" w:tplc="E47E69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581E374F"/>
    <w:multiLevelType w:val="hybridMultilevel"/>
    <w:tmpl w:val="CE9A8FD8"/>
    <w:lvl w:ilvl="0" w:tplc="A72021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C4F7A45"/>
    <w:multiLevelType w:val="hybridMultilevel"/>
    <w:tmpl w:val="D138CE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32">
    <w:nsid w:val="620A5844"/>
    <w:multiLevelType w:val="multilevel"/>
    <w:tmpl w:val="C4B854BE"/>
    <w:lvl w:ilvl="0">
      <w:start w:val="1"/>
      <w:numFmt w:val="decimal"/>
      <w:lvlText w:val="%1.0"/>
      <w:lvlJc w:val="left"/>
      <w:pPr>
        <w:ind w:left="720" w:hanging="720"/>
      </w:pPr>
      <w:rPr>
        <w:rFonts w:hint="default"/>
      </w:rPr>
    </w:lvl>
    <w:lvl w:ilvl="1">
      <w:start w:val="1"/>
      <w:numFmt w:val="lowerLetter"/>
      <w:lvlText w:val="%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3">
    <w:nsid w:val="63F16D7B"/>
    <w:multiLevelType w:val="singleLevel"/>
    <w:tmpl w:val="9DB005B0"/>
    <w:lvl w:ilvl="0">
      <w:start w:val="1"/>
      <w:numFmt w:val="decimal"/>
      <w:pStyle w:val="Preface5"/>
      <w:lvlText w:val="#%1"/>
      <w:lvlJc w:val="left"/>
      <w:pPr>
        <w:tabs>
          <w:tab w:val="num" w:pos="720"/>
        </w:tabs>
        <w:ind w:left="720" w:hanging="720"/>
      </w:pPr>
    </w:lvl>
  </w:abstractNum>
  <w:abstractNum w:abstractNumId="34">
    <w:nsid w:val="64974B77"/>
    <w:multiLevelType w:val="hybridMultilevel"/>
    <w:tmpl w:val="09241746"/>
    <w:lvl w:ilvl="0" w:tplc="48F07FAA">
      <w:start w:val="1"/>
      <w:numFmt w:val="lowerLetter"/>
      <w:lvlText w:val="%1)"/>
      <w:lvlJc w:val="left"/>
      <w:pPr>
        <w:ind w:left="1080" w:hanging="360"/>
      </w:pPr>
      <w:rPr>
        <w:rFonts w:asciiTheme="majorHAnsi" w:hAnsiTheme="majorHAnsi" w:cstheme="maj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59C5AA3"/>
    <w:multiLevelType w:val="multilevel"/>
    <w:tmpl w:val="326CCC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6">
    <w:nsid w:val="68705731"/>
    <w:multiLevelType w:val="hybridMultilevel"/>
    <w:tmpl w:val="780032F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nsid w:val="6B8B6EE2"/>
    <w:multiLevelType w:val="multilevel"/>
    <w:tmpl w:val="6C94CB3A"/>
    <w:styleLink w:val="Appendices"/>
    <w:lvl w:ilvl="0">
      <w:start w:val="1"/>
      <w:numFmt w:val="upperLetter"/>
      <w:lvlText w:val="Appendix %1"/>
      <w:lvlJc w:val="center"/>
      <w:pPr>
        <w:ind w:left="360" w:hanging="72"/>
      </w:pPr>
      <w:rPr>
        <w:rFonts w:ascii="Arial Narrow" w:hAnsi="Arial Narrow" w:hint="default"/>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6DD67B60"/>
    <w:multiLevelType w:val="multilevel"/>
    <w:tmpl w:val="326CCC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9">
    <w:nsid w:val="6E2F4ED5"/>
    <w:multiLevelType w:val="hybridMultilevel"/>
    <w:tmpl w:val="2DD82D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EA464EF"/>
    <w:multiLevelType w:val="hybridMultilevel"/>
    <w:tmpl w:val="B8E6FCF8"/>
    <w:lvl w:ilvl="0" w:tplc="69E62E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F44B41"/>
    <w:multiLevelType w:val="multilevel"/>
    <w:tmpl w:val="326CCC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2">
    <w:nsid w:val="6F765C7D"/>
    <w:multiLevelType w:val="multilevel"/>
    <w:tmpl w:val="7C74F1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b/>
        <w:bCs w:val="0"/>
        <w:color w:val="auto"/>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3">
    <w:nsid w:val="700702F6"/>
    <w:multiLevelType w:val="hybridMultilevel"/>
    <w:tmpl w:val="038A00A8"/>
    <w:lvl w:ilvl="0" w:tplc="474CAB44">
      <w:start w:val="13"/>
      <w:numFmt w:val="bullet"/>
      <w:lvlText w:val=""/>
      <w:lvlJc w:val="left"/>
      <w:pPr>
        <w:ind w:left="2565" w:hanging="360"/>
      </w:pPr>
      <w:rPr>
        <w:rFonts w:ascii="Wingdings" w:eastAsia="Times New Roman" w:hAnsi="Wingdings" w:cs="Times New Roman" w:hint="default"/>
      </w:rPr>
    </w:lvl>
    <w:lvl w:ilvl="1" w:tplc="04090003" w:tentative="1">
      <w:start w:val="1"/>
      <w:numFmt w:val="bullet"/>
      <w:lvlText w:val="o"/>
      <w:lvlJc w:val="left"/>
      <w:pPr>
        <w:ind w:left="3285" w:hanging="360"/>
      </w:pPr>
      <w:rPr>
        <w:rFonts w:ascii="Courier New" w:hAnsi="Courier New" w:cs="Courier New" w:hint="default"/>
      </w:rPr>
    </w:lvl>
    <w:lvl w:ilvl="2" w:tplc="04090005" w:tentative="1">
      <w:start w:val="1"/>
      <w:numFmt w:val="bullet"/>
      <w:lvlText w:val=""/>
      <w:lvlJc w:val="left"/>
      <w:pPr>
        <w:ind w:left="4005" w:hanging="360"/>
      </w:pPr>
      <w:rPr>
        <w:rFonts w:ascii="Wingdings" w:hAnsi="Wingdings" w:hint="default"/>
      </w:rPr>
    </w:lvl>
    <w:lvl w:ilvl="3" w:tplc="04090001" w:tentative="1">
      <w:start w:val="1"/>
      <w:numFmt w:val="bullet"/>
      <w:lvlText w:val=""/>
      <w:lvlJc w:val="left"/>
      <w:pPr>
        <w:ind w:left="4725" w:hanging="360"/>
      </w:pPr>
      <w:rPr>
        <w:rFonts w:ascii="Symbol" w:hAnsi="Symbol" w:hint="default"/>
      </w:rPr>
    </w:lvl>
    <w:lvl w:ilvl="4" w:tplc="04090003" w:tentative="1">
      <w:start w:val="1"/>
      <w:numFmt w:val="bullet"/>
      <w:lvlText w:val="o"/>
      <w:lvlJc w:val="left"/>
      <w:pPr>
        <w:ind w:left="5445" w:hanging="360"/>
      </w:pPr>
      <w:rPr>
        <w:rFonts w:ascii="Courier New" w:hAnsi="Courier New" w:cs="Courier New" w:hint="default"/>
      </w:rPr>
    </w:lvl>
    <w:lvl w:ilvl="5" w:tplc="04090005" w:tentative="1">
      <w:start w:val="1"/>
      <w:numFmt w:val="bullet"/>
      <w:lvlText w:val=""/>
      <w:lvlJc w:val="left"/>
      <w:pPr>
        <w:ind w:left="6165" w:hanging="360"/>
      </w:pPr>
      <w:rPr>
        <w:rFonts w:ascii="Wingdings" w:hAnsi="Wingdings" w:hint="default"/>
      </w:rPr>
    </w:lvl>
    <w:lvl w:ilvl="6" w:tplc="04090001" w:tentative="1">
      <w:start w:val="1"/>
      <w:numFmt w:val="bullet"/>
      <w:lvlText w:val=""/>
      <w:lvlJc w:val="left"/>
      <w:pPr>
        <w:ind w:left="6885" w:hanging="360"/>
      </w:pPr>
      <w:rPr>
        <w:rFonts w:ascii="Symbol" w:hAnsi="Symbol" w:hint="default"/>
      </w:rPr>
    </w:lvl>
    <w:lvl w:ilvl="7" w:tplc="04090003" w:tentative="1">
      <w:start w:val="1"/>
      <w:numFmt w:val="bullet"/>
      <w:lvlText w:val="o"/>
      <w:lvlJc w:val="left"/>
      <w:pPr>
        <w:ind w:left="7605" w:hanging="360"/>
      </w:pPr>
      <w:rPr>
        <w:rFonts w:ascii="Courier New" w:hAnsi="Courier New" w:cs="Courier New" w:hint="default"/>
      </w:rPr>
    </w:lvl>
    <w:lvl w:ilvl="8" w:tplc="04090005" w:tentative="1">
      <w:start w:val="1"/>
      <w:numFmt w:val="bullet"/>
      <w:lvlText w:val=""/>
      <w:lvlJc w:val="left"/>
      <w:pPr>
        <w:ind w:left="8325" w:hanging="360"/>
      </w:pPr>
      <w:rPr>
        <w:rFonts w:ascii="Wingdings" w:hAnsi="Wingdings" w:hint="default"/>
      </w:rPr>
    </w:lvl>
  </w:abstractNum>
  <w:abstractNum w:abstractNumId="44">
    <w:nsid w:val="76724C98"/>
    <w:multiLevelType w:val="hybridMultilevel"/>
    <w:tmpl w:val="504C0B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7EA01419"/>
    <w:multiLevelType w:val="hybridMultilevel"/>
    <w:tmpl w:val="55F04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6"/>
  </w:num>
  <w:num w:numId="3">
    <w:abstractNumId w:val="42"/>
  </w:num>
  <w:num w:numId="4">
    <w:abstractNumId w:val="37"/>
  </w:num>
  <w:num w:numId="5">
    <w:abstractNumId w:val="18"/>
  </w:num>
  <w:num w:numId="6">
    <w:abstractNumId w:val="31"/>
  </w:num>
  <w:num w:numId="7">
    <w:abstractNumId w:val="33"/>
    <w:lvlOverride w:ilvl="0">
      <w:startOverride w:val="1"/>
    </w:lvlOverride>
  </w:num>
  <w:num w:numId="8">
    <w:abstractNumId w:val="25"/>
  </w:num>
  <w:num w:numId="9">
    <w:abstractNumId w:val="27"/>
  </w:num>
  <w:num w:numId="10">
    <w:abstractNumId w:val="1"/>
  </w:num>
  <w:num w:numId="11">
    <w:abstractNumId w:val="32"/>
  </w:num>
  <w:num w:numId="12">
    <w:abstractNumId w:val="35"/>
  </w:num>
  <w:num w:numId="13">
    <w:abstractNumId w:val="34"/>
  </w:num>
  <w:num w:numId="14">
    <w:abstractNumId w:val="2"/>
  </w:num>
  <w:num w:numId="15">
    <w:abstractNumId w:val="23"/>
  </w:num>
  <w:num w:numId="16">
    <w:abstractNumId w:val="19"/>
  </w:num>
  <w:num w:numId="17">
    <w:abstractNumId w:val="38"/>
  </w:num>
  <w:num w:numId="18">
    <w:abstractNumId w:val="41"/>
  </w:num>
  <w:num w:numId="19">
    <w:abstractNumId w:val="5"/>
  </w:num>
  <w:num w:numId="20">
    <w:abstractNumId w:val="44"/>
  </w:num>
  <w:num w:numId="21">
    <w:abstractNumId w:val="43"/>
  </w:num>
  <w:num w:numId="22">
    <w:abstractNumId w:val="36"/>
  </w:num>
  <w:num w:numId="23">
    <w:abstractNumId w:val="12"/>
  </w:num>
  <w:num w:numId="24">
    <w:abstractNumId w:val="10"/>
  </w:num>
  <w:num w:numId="25">
    <w:abstractNumId w:val="3"/>
  </w:num>
  <w:num w:numId="26">
    <w:abstractNumId w:val="6"/>
  </w:num>
  <w:num w:numId="27">
    <w:abstractNumId w:val="28"/>
  </w:num>
  <w:num w:numId="28">
    <w:abstractNumId w:val="21"/>
  </w:num>
  <w:num w:numId="29">
    <w:abstractNumId w:val="11"/>
  </w:num>
  <w:num w:numId="30">
    <w:abstractNumId w:val="20"/>
  </w:num>
  <w:num w:numId="31">
    <w:abstractNumId w:val="45"/>
  </w:num>
  <w:num w:numId="32">
    <w:abstractNumId w:val="15"/>
  </w:num>
  <w:num w:numId="33">
    <w:abstractNumId w:val="17"/>
  </w:num>
  <w:num w:numId="34">
    <w:abstractNumId w:val="22"/>
  </w:num>
  <w:num w:numId="35">
    <w:abstractNumId w:val="13"/>
  </w:num>
  <w:num w:numId="36">
    <w:abstractNumId w:val="8"/>
  </w:num>
  <w:num w:numId="37">
    <w:abstractNumId w:val="9"/>
  </w:num>
  <w:num w:numId="38">
    <w:abstractNumId w:val="4"/>
  </w:num>
  <w:num w:numId="39">
    <w:abstractNumId w:val="16"/>
  </w:num>
  <w:num w:numId="40">
    <w:abstractNumId w:val="14"/>
  </w:num>
  <w:num w:numId="41">
    <w:abstractNumId w:val="7"/>
  </w:num>
  <w:num w:numId="42">
    <w:abstractNumId w:val="39"/>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0"/>
  </w:num>
  <w:num w:numId="45">
    <w:abstractNumId w:val="29"/>
  </w:num>
  <w:num w:numId="46">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F38"/>
    <w:rsid w:val="000011C8"/>
    <w:rsid w:val="000021DE"/>
    <w:rsid w:val="00002949"/>
    <w:rsid w:val="00002E84"/>
    <w:rsid w:val="00003CAF"/>
    <w:rsid w:val="0000495A"/>
    <w:rsid w:val="00005B54"/>
    <w:rsid w:val="000066B7"/>
    <w:rsid w:val="000067B1"/>
    <w:rsid w:val="00006D80"/>
    <w:rsid w:val="00007738"/>
    <w:rsid w:val="00010CED"/>
    <w:rsid w:val="000115D3"/>
    <w:rsid w:val="00012ED7"/>
    <w:rsid w:val="000146C0"/>
    <w:rsid w:val="000149DF"/>
    <w:rsid w:val="0001657C"/>
    <w:rsid w:val="000165B3"/>
    <w:rsid w:val="00016C14"/>
    <w:rsid w:val="000178E4"/>
    <w:rsid w:val="00017D99"/>
    <w:rsid w:val="00017F44"/>
    <w:rsid w:val="00020200"/>
    <w:rsid w:val="00021A1C"/>
    <w:rsid w:val="00021BA4"/>
    <w:rsid w:val="0002299F"/>
    <w:rsid w:val="00025348"/>
    <w:rsid w:val="000265D3"/>
    <w:rsid w:val="0002664D"/>
    <w:rsid w:val="00027B64"/>
    <w:rsid w:val="000321D0"/>
    <w:rsid w:val="000325E7"/>
    <w:rsid w:val="00034744"/>
    <w:rsid w:val="00035069"/>
    <w:rsid w:val="000351AC"/>
    <w:rsid w:val="00035B64"/>
    <w:rsid w:val="00035D76"/>
    <w:rsid w:val="00036080"/>
    <w:rsid w:val="00036F41"/>
    <w:rsid w:val="00037BAC"/>
    <w:rsid w:val="0004138E"/>
    <w:rsid w:val="000421A0"/>
    <w:rsid w:val="0004522F"/>
    <w:rsid w:val="000503CA"/>
    <w:rsid w:val="0005078E"/>
    <w:rsid w:val="00050B0A"/>
    <w:rsid w:val="0005170E"/>
    <w:rsid w:val="00054360"/>
    <w:rsid w:val="00055321"/>
    <w:rsid w:val="0006028E"/>
    <w:rsid w:val="00063C87"/>
    <w:rsid w:val="0006429A"/>
    <w:rsid w:val="00065AC6"/>
    <w:rsid w:val="00066991"/>
    <w:rsid w:val="0007208C"/>
    <w:rsid w:val="000724FA"/>
    <w:rsid w:val="000757A1"/>
    <w:rsid w:val="00075931"/>
    <w:rsid w:val="00076AC7"/>
    <w:rsid w:val="00076F46"/>
    <w:rsid w:val="00077407"/>
    <w:rsid w:val="00080212"/>
    <w:rsid w:val="00081A16"/>
    <w:rsid w:val="000827E7"/>
    <w:rsid w:val="00084383"/>
    <w:rsid w:val="000878DC"/>
    <w:rsid w:val="000910E5"/>
    <w:rsid w:val="00091DDF"/>
    <w:rsid w:val="000933E3"/>
    <w:rsid w:val="00093CAC"/>
    <w:rsid w:val="0009567D"/>
    <w:rsid w:val="00095B88"/>
    <w:rsid w:val="00096EFC"/>
    <w:rsid w:val="00097341"/>
    <w:rsid w:val="000A2097"/>
    <w:rsid w:val="000A273C"/>
    <w:rsid w:val="000A2AAA"/>
    <w:rsid w:val="000A396C"/>
    <w:rsid w:val="000A5314"/>
    <w:rsid w:val="000A5F9D"/>
    <w:rsid w:val="000A6BDC"/>
    <w:rsid w:val="000B018A"/>
    <w:rsid w:val="000B095B"/>
    <w:rsid w:val="000B4E0D"/>
    <w:rsid w:val="000B58A8"/>
    <w:rsid w:val="000B5B0F"/>
    <w:rsid w:val="000B7F10"/>
    <w:rsid w:val="000C02D5"/>
    <w:rsid w:val="000C391A"/>
    <w:rsid w:val="000C3EDA"/>
    <w:rsid w:val="000C7556"/>
    <w:rsid w:val="000C7FD2"/>
    <w:rsid w:val="000D1A1C"/>
    <w:rsid w:val="000D420C"/>
    <w:rsid w:val="000D5C9F"/>
    <w:rsid w:val="000D7151"/>
    <w:rsid w:val="000E000E"/>
    <w:rsid w:val="000E031C"/>
    <w:rsid w:val="000E10C2"/>
    <w:rsid w:val="000E12D7"/>
    <w:rsid w:val="000E24B2"/>
    <w:rsid w:val="000E31C4"/>
    <w:rsid w:val="000E3438"/>
    <w:rsid w:val="000E384E"/>
    <w:rsid w:val="000E4DAF"/>
    <w:rsid w:val="000E4E13"/>
    <w:rsid w:val="000E63CB"/>
    <w:rsid w:val="000F043C"/>
    <w:rsid w:val="000F078F"/>
    <w:rsid w:val="000F0AE5"/>
    <w:rsid w:val="000F0BFC"/>
    <w:rsid w:val="000F11DB"/>
    <w:rsid w:val="000F2DE1"/>
    <w:rsid w:val="000F32A1"/>
    <w:rsid w:val="000F3FA2"/>
    <w:rsid w:val="000F597A"/>
    <w:rsid w:val="000F5CDE"/>
    <w:rsid w:val="000F6582"/>
    <w:rsid w:val="000F7AAA"/>
    <w:rsid w:val="00101910"/>
    <w:rsid w:val="001030E8"/>
    <w:rsid w:val="00103A51"/>
    <w:rsid w:val="00104D83"/>
    <w:rsid w:val="001052F6"/>
    <w:rsid w:val="001065E7"/>
    <w:rsid w:val="00106DC7"/>
    <w:rsid w:val="001074AC"/>
    <w:rsid w:val="00110315"/>
    <w:rsid w:val="00110BD8"/>
    <w:rsid w:val="00110D5D"/>
    <w:rsid w:val="00111718"/>
    <w:rsid w:val="0011195A"/>
    <w:rsid w:val="0011391E"/>
    <w:rsid w:val="00114226"/>
    <w:rsid w:val="00114BDC"/>
    <w:rsid w:val="001159D9"/>
    <w:rsid w:val="00115E9D"/>
    <w:rsid w:val="00121121"/>
    <w:rsid w:val="00121EF3"/>
    <w:rsid w:val="00122F30"/>
    <w:rsid w:val="00123133"/>
    <w:rsid w:val="00126307"/>
    <w:rsid w:val="00127E98"/>
    <w:rsid w:val="00130E2F"/>
    <w:rsid w:val="0013146A"/>
    <w:rsid w:val="001315D5"/>
    <w:rsid w:val="00132894"/>
    <w:rsid w:val="00132B9D"/>
    <w:rsid w:val="00133098"/>
    <w:rsid w:val="00133474"/>
    <w:rsid w:val="00136442"/>
    <w:rsid w:val="00137462"/>
    <w:rsid w:val="00137E4A"/>
    <w:rsid w:val="00140C28"/>
    <w:rsid w:val="001442D1"/>
    <w:rsid w:val="00145BF1"/>
    <w:rsid w:val="00145F39"/>
    <w:rsid w:val="0014602C"/>
    <w:rsid w:val="001507FF"/>
    <w:rsid w:val="00150BD2"/>
    <w:rsid w:val="00150CDE"/>
    <w:rsid w:val="00151F0B"/>
    <w:rsid w:val="00153696"/>
    <w:rsid w:val="00153A51"/>
    <w:rsid w:val="00155002"/>
    <w:rsid w:val="00155452"/>
    <w:rsid w:val="00157C54"/>
    <w:rsid w:val="0016148B"/>
    <w:rsid w:val="001618FD"/>
    <w:rsid w:val="001619F7"/>
    <w:rsid w:val="00161CAB"/>
    <w:rsid w:val="001638F9"/>
    <w:rsid w:val="001639AA"/>
    <w:rsid w:val="00165848"/>
    <w:rsid w:val="001662D6"/>
    <w:rsid w:val="001673BC"/>
    <w:rsid w:val="001711E2"/>
    <w:rsid w:val="00174C6A"/>
    <w:rsid w:val="00175A9F"/>
    <w:rsid w:val="0017755E"/>
    <w:rsid w:val="0018062D"/>
    <w:rsid w:val="00180AB7"/>
    <w:rsid w:val="00182047"/>
    <w:rsid w:val="00182A6F"/>
    <w:rsid w:val="001836CA"/>
    <w:rsid w:val="00184D90"/>
    <w:rsid w:val="00184E45"/>
    <w:rsid w:val="00186AA1"/>
    <w:rsid w:val="00193740"/>
    <w:rsid w:val="00193752"/>
    <w:rsid w:val="00194416"/>
    <w:rsid w:val="00194BB6"/>
    <w:rsid w:val="00194C57"/>
    <w:rsid w:val="001953B2"/>
    <w:rsid w:val="0019568C"/>
    <w:rsid w:val="00195826"/>
    <w:rsid w:val="001962C3"/>
    <w:rsid w:val="00196355"/>
    <w:rsid w:val="001A1928"/>
    <w:rsid w:val="001A297E"/>
    <w:rsid w:val="001A4A0E"/>
    <w:rsid w:val="001A6096"/>
    <w:rsid w:val="001A7F4D"/>
    <w:rsid w:val="001B03B7"/>
    <w:rsid w:val="001B0A25"/>
    <w:rsid w:val="001B0EAE"/>
    <w:rsid w:val="001B0F5F"/>
    <w:rsid w:val="001B1C10"/>
    <w:rsid w:val="001B1FF6"/>
    <w:rsid w:val="001B289E"/>
    <w:rsid w:val="001B7169"/>
    <w:rsid w:val="001B7506"/>
    <w:rsid w:val="001C2392"/>
    <w:rsid w:val="001C38A3"/>
    <w:rsid w:val="001C7066"/>
    <w:rsid w:val="001D1D37"/>
    <w:rsid w:val="001D2642"/>
    <w:rsid w:val="001D5FC2"/>
    <w:rsid w:val="001E0A4D"/>
    <w:rsid w:val="001E216C"/>
    <w:rsid w:val="001E22BF"/>
    <w:rsid w:val="001E3D12"/>
    <w:rsid w:val="001E3FD3"/>
    <w:rsid w:val="001E4C95"/>
    <w:rsid w:val="001E4DAE"/>
    <w:rsid w:val="001E5A5E"/>
    <w:rsid w:val="001E78B9"/>
    <w:rsid w:val="001F0A3E"/>
    <w:rsid w:val="001F1332"/>
    <w:rsid w:val="001F55CB"/>
    <w:rsid w:val="001F56A8"/>
    <w:rsid w:val="001F712F"/>
    <w:rsid w:val="001F7EA6"/>
    <w:rsid w:val="00200518"/>
    <w:rsid w:val="002008AA"/>
    <w:rsid w:val="002017C9"/>
    <w:rsid w:val="00202150"/>
    <w:rsid w:val="002042A0"/>
    <w:rsid w:val="0020740C"/>
    <w:rsid w:val="002105B7"/>
    <w:rsid w:val="0021062C"/>
    <w:rsid w:val="002110D8"/>
    <w:rsid w:val="00211137"/>
    <w:rsid w:val="002126F5"/>
    <w:rsid w:val="00213944"/>
    <w:rsid w:val="00216359"/>
    <w:rsid w:val="0021729D"/>
    <w:rsid w:val="00221BE2"/>
    <w:rsid w:val="00223824"/>
    <w:rsid w:val="0022485C"/>
    <w:rsid w:val="00224F73"/>
    <w:rsid w:val="002251F6"/>
    <w:rsid w:val="00225391"/>
    <w:rsid w:val="00225C03"/>
    <w:rsid w:val="002262C0"/>
    <w:rsid w:val="00226570"/>
    <w:rsid w:val="00226ECC"/>
    <w:rsid w:val="002310A3"/>
    <w:rsid w:val="00231686"/>
    <w:rsid w:val="00232AAF"/>
    <w:rsid w:val="00232E60"/>
    <w:rsid w:val="00236021"/>
    <w:rsid w:val="00236263"/>
    <w:rsid w:val="00240BC0"/>
    <w:rsid w:val="00243EFA"/>
    <w:rsid w:val="00244668"/>
    <w:rsid w:val="002448DF"/>
    <w:rsid w:val="00244974"/>
    <w:rsid w:val="00246037"/>
    <w:rsid w:val="002475B2"/>
    <w:rsid w:val="00250CAE"/>
    <w:rsid w:val="002512F5"/>
    <w:rsid w:val="00251DF2"/>
    <w:rsid w:val="002527B3"/>
    <w:rsid w:val="00254632"/>
    <w:rsid w:val="00260BA8"/>
    <w:rsid w:val="00262120"/>
    <w:rsid w:val="00265BEC"/>
    <w:rsid w:val="00267171"/>
    <w:rsid w:val="00267705"/>
    <w:rsid w:val="00267928"/>
    <w:rsid w:val="002723FB"/>
    <w:rsid w:val="002727FC"/>
    <w:rsid w:val="00272AAB"/>
    <w:rsid w:val="002733B1"/>
    <w:rsid w:val="002742DF"/>
    <w:rsid w:val="002814A4"/>
    <w:rsid w:val="0028197E"/>
    <w:rsid w:val="00281C3C"/>
    <w:rsid w:val="00281EB2"/>
    <w:rsid w:val="002837B0"/>
    <w:rsid w:val="00283BFE"/>
    <w:rsid w:val="00283FCE"/>
    <w:rsid w:val="00285E4A"/>
    <w:rsid w:val="0028671D"/>
    <w:rsid w:val="00287DBA"/>
    <w:rsid w:val="00290585"/>
    <w:rsid w:val="0029247D"/>
    <w:rsid w:val="00293A85"/>
    <w:rsid w:val="00293E39"/>
    <w:rsid w:val="0029415F"/>
    <w:rsid w:val="00296A5A"/>
    <w:rsid w:val="002A2052"/>
    <w:rsid w:val="002A2F1A"/>
    <w:rsid w:val="002A3FFD"/>
    <w:rsid w:val="002A4A03"/>
    <w:rsid w:val="002A5A67"/>
    <w:rsid w:val="002A61C3"/>
    <w:rsid w:val="002A625B"/>
    <w:rsid w:val="002A7DE5"/>
    <w:rsid w:val="002B12AD"/>
    <w:rsid w:val="002B168B"/>
    <w:rsid w:val="002B40FF"/>
    <w:rsid w:val="002B4A1E"/>
    <w:rsid w:val="002B4AF7"/>
    <w:rsid w:val="002B5493"/>
    <w:rsid w:val="002B5A84"/>
    <w:rsid w:val="002C0D2C"/>
    <w:rsid w:val="002C233F"/>
    <w:rsid w:val="002C2E65"/>
    <w:rsid w:val="002C4EAB"/>
    <w:rsid w:val="002C5EF9"/>
    <w:rsid w:val="002C60E2"/>
    <w:rsid w:val="002C72CF"/>
    <w:rsid w:val="002D2C1F"/>
    <w:rsid w:val="002D5237"/>
    <w:rsid w:val="002D579A"/>
    <w:rsid w:val="002D6646"/>
    <w:rsid w:val="002E1776"/>
    <w:rsid w:val="002E17AD"/>
    <w:rsid w:val="002E278C"/>
    <w:rsid w:val="002E3CCC"/>
    <w:rsid w:val="002E7208"/>
    <w:rsid w:val="002E78FB"/>
    <w:rsid w:val="002F30AF"/>
    <w:rsid w:val="002F4E0E"/>
    <w:rsid w:val="002F5293"/>
    <w:rsid w:val="002F655A"/>
    <w:rsid w:val="002F6E17"/>
    <w:rsid w:val="00301181"/>
    <w:rsid w:val="003030D6"/>
    <w:rsid w:val="0030571A"/>
    <w:rsid w:val="0030606A"/>
    <w:rsid w:val="003064EA"/>
    <w:rsid w:val="0030779E"/>
    <w:rsid w:val="00310678"/>
    <w:rsid w:val="00311679"/>
    <w:rsid w:val="003123F2"/>
    <w:rsid w:val="00313771"/>
    <w:rsid w:val="0031381F"/>
    <w:rsid w:val="00315E22"/>
    <w:rsid w:val="00320E74"/>
    <w:rsid w:val="0032190C"/>
    <w:rsid w:val="00322FA0"/>
    <w:rsid w:val="003232E2"/>
    <w:rsid w:val="003235CA"/>
    <w:rsid w:val="00323B0C"/>
    <w:rsid w:val="00323BB7"/>
    <w:rsid w:val="00327F10"/>
    <w:rsid w:val="00331239"/>
    <w:rsid w:val="0033288E"/>
    <w:rsid w:val="0033425C"/>
    <w:rsid w:val="00335416"/>
    <w:rsid w:val="003356CE"/>
    <w:rsid w:val="0033679A"/>
    <w:rsid w:val="00340ECE"/>
    <w:rsid w:val="00341F19"/>
    <w:rsid w:val="00342489"/>
    <w:rsid w:val="00343CCD"/>
    <w:rsid w:val="00344450"/>
    <w:rsid w:val="00344B94"/>
    <w:rsid w:val="00344F79"/>
    <w:rsid w:val="00346569"/>
    <w:rsid w:val="00347318"/>
    <w:rsid w:val="00350323"/>
    <w:rsid w:val="0035067C"/>
    <w:rsid w:val="00352573"/>
    <w:rsid w:val="00356B44"/>
    <w:rsid w:val="00356CF6"/>
    <w:rsid w:val="00357489"/>
    <w:rsid w:val="00357822"/>
    <w:rsid w:val="00360783"/>
    <w:rsid w:val="00361AA4"/>
    <w:rsid w:val="00361BC9"/>
    <w:rsid w:val="0036265F"/>
    <w:rsid w:val="00363034"/>
    <w:rsid w:val="00363587"/>
    <w:rsid w:val="0036359F"/>
    <w:rsid w:val="00365418"/>
    <w:rsid w:val="003654B5"/>
    <w:rsid w:val="00366EBB"/>
    <w:rsid w:val="00366F95"/>
    <w:rsid w:val="00367B76"/>
    <w:rsid w:val="00371288"/>
    <w:rsid w:val="00371EB0"/>
    <w:rsid w:val="00372779"/>
    <w:rsid w:val="00374136"/>
    <w:rsid w:val="00375222"/>
    <w:rsid w:val="0037621F"/>
    <w:rsid w:val="00376CB8"/>
    <w:rsid w:val="00377745"/>
    <w:rsid w:val="00380407"/>
    <w:rsid w:val="00381912"/>
    <w:rsid w:val="00381BF3"/>
    <w:rsid w:val="00383C23"/>
    <w:rsid w:val="00384B40"/>
    <w:rsid w:val="00384F87"/>
    <w:rsid w:val="00385C5B"/>
    <w:rsid w:val="00385E73"/>
    <w:rsid w:val="0038629F"/>
    <w:rsid w:val="00387A31"/>
    <w:rsid w:val="00390512"/>
    <w:rsid w:val="00395A72"/>
    <w:rsid w:val="00397F28"/>
    <w:rsid w:val="003A3DB4"/>
    <w:rsid w:val="003A40EE"/>
    <w:rsid w:val="003A48EB"/>
    <w:rsid w:val="003A5B63"/>
    <w:rsid w:val="003B0DA3"/>
    <w:rsid w:val="003B38E0"/>
    <w:rsid w:val="003B3B4A"/>
    <w:rsid w:val="003B4A01"/>
    <w:rsid w:val="003C02F8"/>
    <w:rsid w:val="003C0893"/>
    <w:rsid w:val="003C1707"/>
    <w:rsid w:val="003C309E"/>
    <w:rsid w:val="003C30B3"/>
    <w:rsid w:val="003C38CA"/>
    <w:rsid w:val="003C4AB1"/>
    <w:rsid w:val="003C4C21"/>
    <w:rsid w:val="003C6981"/>
    <w:rsid w:val="003C7938"/>
    <w:rsid w:val="003D018B"/>
    <w:rsid w:val="003D14E3"/>
    <w:rsid w:val="003D4CB5"/>
    <w:rsid w:val="003D4F8F"/>
    <w:rsid w:val="003D5931"/>
    <w:rsid w:val="003D5A5E"/>
    <w:rsid w:val="003E037A"/>
    <w:rsid w:val="003E03F2"/>
    <w:rsid w:val="003E0943"/>
    <w:rsid w:val="003E0AFE"/>
    <w:rsid w:val="003E3C4E"/>
    <w:rsid w:val="003E3EEC"/>
    <w:rsid w:val="003E43CA"/>
    <w:rsid w:val="003E4717"/>
    <w:rsid w:val="003E52FA"/>
    <w:rsid w:val="003E5B9F"/>
    <w:rsid w:val="003E65CC"/>
    <w:rsid w:val="003E6BBA"/>
    <w:rsid w:val="003E7CC0"/>
    <w:rsid w:val="003F2566"/>
    <w:rsid w:val="003F2A8E"/>
    <w:rsid w:val="003F363E"/>
    <w:rsid w:val="003F3833"/>
    <w:rsid w:val="003F6A9D"/>
    <w:rsid w:val="003F786C"/>
    <w:rsid w:val="00400094"/>
    <w:rsid w:val="0040182B"/>
    <w:rsid w:val="00402D50"/>
    <w:rsid w:val="00403A55"/>
    <w:rsid w:val="00404363"/>
    <w:rsid w:val="00404EFC"/>
    <w:rsid w:val="004051B0"/>
    <w:rsid w:val="0040632B"/>
    <w:rsid w:val="004077EF"/>
    <w:rsid w:val="00410C2F"/>
    <w:rsid w:val="0041287F"/>
    <w:rsid w:val="00412FDC"/>
    <w:rsid w:val="00414BE7"/>
    <w:rsid w:val="0041545F"/>
    <w:rsid w:val="0041767E"/>
    <w:rsid w:val="00421D9C"/>
    <w:rsid w:val="004227DC"/>
    <w:rsid w:val="00426B91"/>
    <w:rsid w:val="004271FC"/>
    <w:rsid w:val="00427A9B"/>
    <w:rsid w:val="004307D8"/>
    <w:rsid w:val="004308F2"/>
    <w:rsid w:val="00430B3A"/>
    <w:rsid w:val="00431848"/>
    <w:rsid w:val="00432695"/>
    <w:rsid w:val="004330DE"/>
    <w:rsid w:val="0043341F"/>
    <w:rsid w:val="00433FA9"/>
    <w:rsid w:val="00434BDC"/>
    <w:rsid w:val="004352D8"/>
    <w:rsid w:val="00435DAA"/>
    <w:rsid w:val="0043762D"/>
    <w:rsid w:val="00442348"/>
    <w:rsid w:val="00443D65"/>
    <w:rsid w:val="00444657"/>
    <w:rsid w:val="00444E07"/>
    <w:rsid w:val="00445193"/>
    <w:rsid w:val="00445821"/>
    <w:rsid w:val="004459B2"/>
    <w:rsid w:val="00447519"/>
    <w:rsid w:val="00450BCA"/>
    <w:rsid w:val="00451661"/>
    <w:rsid w:val="0045382D"/>
    <w:rsid w:val="00456796"/>
    <w:rsid w:val="00463A96"/>
    <w:rsid w:val="004657D3"/>
    <w:rsid w:val="0046737B"/>
    <w:rsid w:val="00467867"/>
    <w:rsid w:val="004678B4"/>
    <w:rsid w:val="00467984"/>
    <w:rsid w:val="00473B9B"/>
    <w:rsid w:val="00473E7A"/>
    <w:rsid w:val="004743E5"/>
    <w:rsid w:val="00474ED7"/>
    <w:rsid w:val="00475227"/>
    <w:rsid w:val="0047569E"/>
    <w:rsid w:val="00475D34"/>
    <w:rsid w:val="00475F2D"/>
    <w:rsid w:val="004763C2"/>
    <w:rsid w:val="004764AB"/>
    <w:rsid w:val="00476996"/>
    <w:rsid w:val="00477FE1"/>
    <w:rsid w:val="00480B95"/>
    <w:rsid w:val="00481B15"/>
    <w:rsid w:val="00483A6B"/>
    <w:rsid w:val="00483E90"/>
    <w:rsid w:val="00484F88"/>
    <w:rsid w:val="00485E75"/>
    <w:rsid w:val="004868A5"/>
    <w:rsid w:val="00490657"/>
    <w:rsid w:val="00491842"/>
    <w:rsid w:val="00491A4F"/>
    <w:rsid w:val="0049321B"/>
    <w:rsid w:val="00493652"/>
    <w:rsid w:val="00493D57"/>
    <w:rsid w:val="00497182"/>
    <w:rsid w:val="004975D1"/>
    <w:rsid w:val="0049773D"/>
    <w:rsid w:val="0049788A"/>
    <w:rsid w:val="004A07CB"/>
    <w:rsid w:val="004A1C07"/>
    <w:rsid w:val="004A1E90"/>
    <w:rsid w:val="004A214B"/>
    <w:rsid w:val="004A41C8"/>
    <w:rsid w:val="004A5582"/>
    <w:rsid w:val="004A66A2"/>
    <w:rsid w:val="004A73AD"/>
    <w:rsid w:val="004B3340"/>
    <w:rsid w:val="004B46DF"/>
    <w:rsid w:val="004B52AD"/>
    <w:rsid w:val="004B573E"/>
    <w:rsid w:val="004C0E0E"/>
    <w:rsid w:val="004C1858"/>
    <w:rsid w:val="004C2A11"/>
    <w:rsid w:val="004C2C7B"/>
    <w:rsid w:val="004C4070"/>
    <w:rsid w:val="004C45DB"/>
    <w:rsid w:val="004C5180"/>
    <w:rsid w:val="004C6E28"/>
    <w:rsid w:val="004C7C1F"/>
    <w:rsid w:val="004D156D"/>
    <w:rsid w:val="004D1881"/>
    <w:rsid w:val="004D2902"/>
    <w:rsid w:val="004D4099"/>
    <w:rsid w:val="004D416D"/>
    <w:rsid w:val="004D41AB"/>
    <w:rsid w:val="004D7D9A"/>
    <w:rsid w:val="004D7E9C"/>
    <w:rsid w:val="004E031B"/>
    <w:rsid w:val="004E0DC5"/>
    <w:rsid w:val="004E1EF9"/>
    <w:rsid w:val="004E2D23"/>
    <w:rsid w:val="004E44CA"/>
    <w:rsid w:val="004E497B"/>
    <w:rsid w:val="004E7007"/>
    <w:rsid w:val="004E7EAD"/>
    <w:rsid w:val="004F0B71"/>
    <w:rsid w:val="004F2CEF"/>
    <w:rsid w:val="004F321E"/>
    <w:rsid w:val="004F54FD"/>
    <w:rsid w:val="00501278"/>
    <w:rsid w:val="00501A6D"/>
    <w:rsid w:val="005020DE"/>
    <w:rsid w:val="005038DF"/>
    <w:rsid w:val="0050574B"/>
    <w:rsid w:val="00507D84"/>
    <w:rsid w:val="00515DFA"/>
    <w:rsid w:val="0051719E"/>
    <w:rsid w:val="0052009B"/>
    <w:rsid w:val="00520DD6"/>
    <w:rsid w:val="00522088"/>
    <w:rsid w:val="005242BF"/>
    <w:rsid w:val="00524B28"/>
    <w:rsid w:val="0052565C"/>
    <w:rsid w:val="00525769"/>
    <w:rsid w:val="00526E93"/>
    <w:rsid w:val="005274B3"/>
    <w:rsid w:val="00527AF8"/>
    <w:rsid w:val="00530081"/>
    <w:rsid w:val="005306D6"/>
    <w:rsid w:val="00531BE8"/>
    <w:rsid w:val="0053204B"/>
    <w:rsid w:val="005337A5"/>
    <w:rsid w:val="00535CB1"/>
    <w:rsid w:val="00535F85"/>
    <w:rsid w:val="00537967"/>
    <w:rsid w:val="00542D7B"/>
    <w:rsid w:val="005430B2"/>
    <w:rsid w:val="00543546"/>
    <w:rsid w:val="0054487B"/>
    <w:rsid w:val="00545D22"/>
    <w:rsid w:val="00550407"/>
    <w:rsid w:val="00550F60"/>
    <w:rsid w:val="005512EA"/>
    <w:rsid w:val="00552D7B"/>
    <w:rsid w:val="005539A6"/>
    <w:rsid w:val="00553CD8"/>
    <w:rsid w:val="0055585C"/>
    <w:rsid w:val="005570E3"/>
    <w:rsid w:val="00561A86"/>
    <w:rsid w:val="0056219D"/>
    <w:rsid w:val="00562A51"/>
    <w:rsid w:val="00562DA3"/>
    <w:rsid w:val="00562F74"/>
    <w:rsid w:val="00563A41"/>
    <w:rsid w:val="00564ECD"/>
    <w:rsid w:val="0057056D"/>
    <w:rsid w:val="005730A2"/>
    <w:rsid w:val="00573FDC"/>
    <w:rsid w:val="00574480"/>
    <w:rsid w:val="0057552F"/>
    <w:rsid w:val="0057783B"/>
    <w:rsid w:val="005805CF"/>
    <w:rsid w:val="005867BF"/>
    <w:rsid w:val="005926C3"/>
    <w:rsid w:val="00593000"/>
    <w:rsid w:val="005939D5"/>
    <w:rsid w:val="00593BDA"/>
    <w:rsid w:val="00594AC2"/>
    <w:rsid w:val="00595C6D"/>
    <w:rsid w:val="00596388"/>
    <w:rsid w:val="005968AC"/>
    <w:rsid w:val="00597E27"/>
    <w:rsid w:val="005A1064"/>
    <w:rsid w:val="005A1421"/>
    <w:rsid w:val="005A6887"/>
    <w:rsid w:val="005A6AAF"/>
    <w:rsid w:val="005B1DDD"/>
    <w:rsid w:val="005B2322"/>
    <w:rsid w:val="005B4581"/>
    <w:rsid w:val="005B504D"/>
    <w:rsid w:val="005B508E"/>
    <w:rsid w:val="005B5421"/>
    <w:rsid w:val="005B5435"/>
    <w:rsid w:val="005B57C9"/>
    <w:rsid w:val="005B5B1A"/>
    <w:rsid w:val="005B6A2C"/>
    <w:rsid w:val="005B70E0"/>
    <w:rsid w:val="005B784A"/>
    <w:rsid w:val="005C1457"/>
    <w:rsid w:val="005C1ED4"/>
    <w:rsid w:val="005C2303"/>
    <w:rsid w:val="005C35C8"/>
    <w:rsid w:val="005C3D3C"/>
    <w:rsid w:val="005C3FC9"/>
    <w:rsid w:val="005C5557"/>
    <w:rsid w:val="005C56CE"/>
    <w:rsid w:val="005C742C"/>
    <w:rsid w:val="005C791E"/>
    <w:rsid w:val="005D0BE7"/>
    <w:rsid w:val="005D1C24"/>
    <w:rsid w:val="005D4E3A"/>
    <w:rsid w:val="005E17A6"/>
    <w:rsid w:val="005E2258"/>
    <w:rsid w:val="005E38B1"/>
    <w:rsid w:val="005E456A"/>
    <w:rsid w:val="005E4D68"/>
    <w:rsid w:val="005E5159"/>
    <w:rsid w:val="005E5DE6"/>
    <w:rsid w:val="005E6553"/>
    <w:rsid w:val="005F103D"/>
    <w:rsid w:val="005F10DD"/>
    <w:rsid w:val="005F54FC"/>
    <w:rsid w:val="005F5543"/>
    <w:rsid w:val="005F6AED"/>
    <w:rsid w:val="005F7168"/>
    <w:rsid w:val="005F72A1"/>
    <w:rsid w:val="006006AF"/>
    <w:rsid w:val="00604DC0"/>
    <w:rsid w:val="00606FBD"/>
    <w:rsid w:val="00607046"/>
    <w:rsid w:val="006071C8"/>
    <w:rsid w:val="006108BE"/>
    <w:rsid w:val="0061210D"/>
    <w:rsid w:val="00614B95"/>
    <w:rsid w:val="0061571C"/>
    <w:rsid w:val="00615937"/>
    <w:rsid w:val="00622C3F"/>
    <w:rsid w:val="006238DF"/>
    <w:rsid w:val="0062478A"/>
    <w:rsid w:val="00625C41"/>
    <w:rsid w:val="00625F82"/>
    <w:rsid w:val="00626096"/>
    <w:rsid w:val="006265F8"/>
    <w:rsid w:val="00627D42"/>
    <w:rsid w:val="00630429"/>
    <w:rsid w:val="00630DAC"/>
    <w:rsid w:val="00632126"/>
    <w:rsid w:val="006329B0"/>
    <w:rsid w:val="00635A78"/>
    <w:rsid w:val="00635A9C"/>
    <w:rsid w:val="0063655B"/>
    <w:rsid w:val="00641CC4"/>
    <w:rsid w:val="00641E4E"/>
    <w:rsid w:val="00642C7E"/>
    <w:rsid w:val="006440D0"/>
    <w:rsid w:val="006441F3"/>
    <w:rsid w:val="00644BEC"/>
    <w:rsid w:val="006468E9"/>
    <w:rsid w:val="00647CAB"/>
    <w:rsid w:val="00650195"/>
    <w:rsid w:val="0065078B"/>
    <w:rsid w:val="006524CB"/>
    <w:rsid w:val="006538C4"/>
    <w:rsid w:val="006539A3"/>
    <w:rsid w:val="006544B9"/>
    <w:rsid w:val="00656BBD"/>
    <w:rsid w:val="0066069F"/>
    <w:rsid w:val="00660C5D"/>
    <w:rsid w:val="00663599"/>
    <w:rsid w:val="006635EC"/>
    <w:rsid w:val="0066378A"/>
    <w:rsid w:val="00664907"/>
    <w:rsid w:val="006656F1"/>
    <w:rsid w:val="00665C8A"/>
    <w:rsid w:val="006661B5"/>
    <w:rsid w:val="00667E96"/>
    <w:rsid w:val="006730CE"/>
    <w:rsid w:val="006769F9"/>
    <w:rsid w:val="006776BC"/>
    <w:rsid w:val="00677AB0"/>
    <w:rsid w:val="00680B01"/>
    <w:rsid w:val="00683163"/>
    <w:rsid w:val="006846F2"/>
    <w:rsid w:val="00684B1B"/>
    <w:rsid w:val="00685171"/>
    <w:rsid w:val="00687EF8"/>
    <w:rsid w:val="006915F1"/>
    <w:rsid w:val="006917B5"/>
    <w:rsid w:val="0069260D"/>
    <w:rsid w:val="00692804"/>
    <w:rsid w:val="00693410"/>
    <w:rsid w:val="006A2340"/>
    <w:rsid w:val="006A276A"/>
    <w:rsid w:val="006A3872"/>
    <w:rsid w:val="006A4901"/>
    <w:rsid w:val="006A57F7"/>
    <w:rsid w:val="006A5AE3"/>
    <w:rsid w:val="006A63C0"/>
    <w:rsid w:val="006B1033"/>
    <w:rsid w:val="006B2E02"/>
    <w:rsid w:val="006B546B"/>
    <w:rsid w:val="006B5710"/>
    <w:rsid w:val="006B5996"/>
    <w:rsid w:val="006B6A3B"/>
    <w:rsid w:val="006B71D3"/>
    <w:rsid w:val="006C069E"/>
    <w:rsid w:val="006C188A"/>
    <w:rsid w:val="006C431F"/>
    <w:rsid w:val="006C6876"/>
    <w:rsid w:val="006C687F"/>
    <w:rsid w:val="006C7A50"/>
    <w:rsid w:val="006D0E27"/>
    <w:rsid w:val="006D1E24"/>
    <w:rsid w:val="006D30C8"/>
    <w:rsid w:val="006D6D09"/>
    <w:rsid w:val="006E1A8D"/>
    <w:rsid w:val="006E27CA"/>
    <w:rsid w:val="006E3886"/>
    <w:rsid w:val="006E4B70"/>
    <w:rsid w:val="006E60A1"/>
    <w:rsid w:val="006E6FB5"/>
    <w:rsid w:val="006E7F6D"/>
    <w:rsid w:val="006F046F"/>
    <w:rsid w:val="006F058D"/>
    <w:rsid w:val="006F13D5"/>
    <w:rsid w:val="006F46F8"/>
    <w:rsid w:val="006F505B"/>
    <w:rsid w:val="006F67CA"/>
    <w:rsid w:val="006F6970"/>
    <w:rsid w:val="006F7BC8"/>
    <w:rsid w:val="007018A4"/>
    <w:rsid w:val="00704A03"/>
    <w:rsid w:val="00704A9E"/>
    <w:rsid w:val="00704F04"/>
    <w:rsid w:val="0070600D"/>
    <w:rsid w:val="00706B21"/>
    <w:rsid w:val="00707BB7"/>
    <w:rsid w:val="0071202A"/>
    <w:rsid w:val="00712925"/>
    <w:rsid w:val="007129C2"/>
    <w:rsid w:val="00713801"/>
    <w:rsid w:val="00714F8A"/>
    <w:rsid w:val="00717858"/>
    <w:rsid w:val="00717BE3"/>
    <w:rsid w:val="007212DB"/>
    <w:rsid w:val="0072148F"/>
    <w:rsid w:val="0072150F"/>
    <w:rsid w:val="00724DE7"/>
    <w:rsid w:val="00725707"/>
    <w:rsid w:val="0072606C"/>
    <w:rsid w:val="007266B2"/>
    <w:rsid w:val="007266E5"/>
    <w:rsid w:val="00731457"/>
    <w:rsid w:val="007324F8"/>
    <w:rsid w:val="00734802"/>
    <w:rsid w:val="00736011"/>
    <w:rsid w:val="00737A48"/>
    <w:rsid w:val="007401E6"/>
    <w:rsid w:val="00740E01"/>
    <w:rsid w:val="00740E32"/>
    <w:rsid w:val="00742576"/>
    <w:rsid w:val="007433D0"/>
    <w:rsid w:val="00743D8F"/>
    <w:rsid w:val="007448F8"/>
    <w:rsid w:val="00744C83"/>
    <w:rsid w:val="00744EF2"/>
    <w:rsid w:val="0074581B"/>
    <w:rsid w:val="00746E09"/>
    <w:rsid w:val="00747931"/>
    <w:rsid w:val="00750C43"/>
    <w:rsid w:val="00750E9A"/>
    <w:rsid w:val="0075127C"/>
    <w:rsid w:val="007540DD"/>
    <w:rsid w:val="007546A5"/>
    <w:rsid w:val="00755CAD"/>
    <w:rsid w:val="00755DB1"/>
    <w:rsid w:val="007567F2"/>
    <w:rsid w:val="0076012A"/>
    <w:rsid w:val="00761363"/>
    <w:rsid w:val="00763841"/>
    <w:rsid w:val="00763D69"/>
    <w:rsid w:val="00764912"/>
    <w:rsid w:val="00765014"/>
    <w:rsid w:val="00765B40"/>
    <w:rsid w:val="007704B5"/>
    <w:rsid w:val="00773FF7"/>
    <w:rsid w:val="0077675F"/>
    <w:rsid w:val="007769B6"/>
    <w:rsid w:val="00776F3D"/>
    <w:rsid w:val="00780221"/>
    <w:rsid w:val="00780D10"/>
    <w:rsid w:val="0078105D"/>
    <w:rsid w:val="007811BE"/>
    <w:rsid w:val="00782FAB"/>
    <w:rsid w:val="00785558"/>
    <w:rsid w:val="00785A14"/>
    <w:rsid w:val="00785EBD"/>
    <w:rsid w:val="00786DEC"/>
    <w:rsid w:val="00790019"/>
    <w:rsid w:val="00792034"/>
    <w:rsid w:val="00793613"/>
    <w:rsid w:val="007946F6"/>
    <w:rsid w:val="007948D9"/>
    <w:rsid w:val="007966DA"/>
    <w:rsid w:val="0079672B"/>
    <w:rsid w:val="00796D70"/>
    <w:rsid w:val="00797466"/>
    <w:rsid w:val="007A0C4C"/>
    <w:rsid w:val="007A1723"/>
    <w:rsid w:val="007A2110"/>
    <w:rsid w:val="007A316F"/>
    <w:rsid w:val="007A353A"/>
    <w:rsid w:val="007A3996"/>
    <w:rsid w:val="007A447C"/>
    <w:rsid w:val="007A6F9E"/>
    <w:rsid w:val="007B14F8"/>
    <w:rsid w:val="007B18A7"/>
    <w:rsid w:val="007B1D09"/>
    <w:rsid w:val="007B5190"/>
    <w:rsid w:val="007B5DFA"/>
    <w:rsid w:val="007B63A8"/>
    <w:rsid w:val="007C0B4D"/>
    <w:rsid w:val="007C2133"/>
    <w:rsid w:val="007C22B4"/>
    <w:rsid w:val="007C551C"/>
    <w:rsid w:val="007C5CC5"/>
    <w:rsid w:val="007C6943"/>
    <w:rsid w:val="007D0FC7"/>
    <w:rsid w:val="007D2B8C"/>
    <w:rsid w:val="007D3C73"/>
    <w:rsid w:val="007D42DC"/>
    <w:rsid w:val="007D7901"/>
    <w:rsid w:val="007E0393"/>
    <w:rsid w:val="007E0B32"/>
    <w:rsid w:val="007E1350"/>
    <w:rsid w:val="007E4616"/>
    <w:rsid w:val="007E4930"/>
    <w:rsid w:val="007E5778"/>
    <w:rsid w:val="007E7104"/>
    <w:rsid w:val="007F0030"/>
    <w:rsid w:val="007F02D9"/>
    <w:rsid w:val="007F17B4"/>
    <w:rsid w:val="007F1AEE"/>
    <w:rsid w:val="007F2F5D"/>
    <w:rsid w:val="007F3800"/>
    <w:rsid w:val="007F59F8"/>
    <w:rsid w:val="007F5EDB"/>
    <w:rsid w:val="007F7328"/>
    <w:rsid w:val="007F78C4"/>
    <w:rsid w:val="00800375"/>
    <w:rsid w:val="0080265F"/>
    <w:rsid w:val="0080267D"/>
    <w:rsid w:val="00802977"/>
    <w:rsid w:val="008066D7"/>
    <w:rsid w:val="008113BD"/>
    <w:rsid w:val="00812567"/>
    <w:rsid w:val="008149C6"/>
    <w:rsid w:val="00815FBE"/>
    <w:rsid w:val="0081663D"/>
    <w:rsid w:val="00820210"/>
    <w:rsid w:val="008211C2"/>
    <w:rsid w:val="008219E1"/>
    <w:rsid w:val="00823C84"/>
    <w:rsid w:val="008249A9"/>
    <w:rsid w:val="00825184"/>
    <w:rsid w:val="00826587"/>
    <w:rsid w:val="008278B3"/>
    <w:rsid w:val="00827955"/>
    <w:rsid w:val="008306A4"/>
    <w:rsid w:val="00830850"/>
    <w:rsid w:val="0083086B"/>
    <w:rsid w:val="00830B2D"/>
    <w:rsid w:val="0083255E"/>
    <w:rsid w:val="008327E1"/>
    <w:rsid w:val="00833F2B"/>
    <w:rsid w:val="0083549C"/>
    <w:rsid w:val="00835562"/>
    <w:rsid w:val="0083640D"/>
    <w:rsid w:val="008364AA"/>
    <w:rsid w:val="00837E7B"/>
    <w:rsid w:val="00840A09"/>
    <w:rsid w:val="00840DD3"/>
    <w:rsid w:val="00840EC0"/>
    <w:rsid w:val="0084372E"/>
    <w:rsid w:val="00845662"/>
    <w:rsid w:val="00845DBA"/>
    <w:rsid w:val="00846734"/>
    <w:rsid w:val="00846E01"/>
    <w:rsid w:val="008506E9"/>
    <w:rsid w:val="00851917"/>
    <w:rsid w:val="00852300"/>
    <w:rsid w:val="008562A4"/>
    <w:rsid w:val="008602B0"/>
    <w:rsid w:val="00860E11"/>
    <w:rsid w:val="00861C3D"/>
    <w:rsid w:val="0086204F"/>
    <w:rsid w:val="00862B33"/>
    <w:rsid w:val="00863BC8"/>
    <w:rsid w:val="00864D70"/>
    <w:rsid w:val="00865050"/>
    <w:rsid w:val="00867FE0"/>
    <w:rsid w:val="008706D1"/>
    <w:rsid w:val="00871970"/>
    <w:rsid w:val="008722F9"/>
    <w:rsid w:val="0087375D"/>
    <w:rsid w:val="00875675"/>
    <w:rsid w:val="0087573E"/>
    <w:rsid w:val="008764E7"/>
    <w:rsid w:val="00877596"/>
    <w:rsid w:val="00877997"/>
    <w:rsid w:val="00884EFA"/>
    <w:rsid w:val="00885512"/>
    <w:rsid w:val="00886371"/>
    <w:rsid w:val="008872C3"/>
    <w:rsid w:val="008904DE"/>
    <w:rsid w:val="00893710"/>
    <w:rsid w:val="00894553"/>
    <w:rsid w:val="008A00AC"/>
    <w:rsid w:val="008A21A8"/>
    <w:rsid w:val="008A2A60"/>
    <w:rsid w:val="008A2C3F"/>
    <w:rsid w:val="008A6BE9"/>
    <w:rsid w:val="008A765A"/>
    <w:rsid w:val="008B14AE"/>
    <w:rsid w:val="008B21F5"/>
    <w:rsid w:val="008B7CC7"/>
    <w:rsid w:val="008C14D7"/>
    <w:rsid w:val="008C16DC"/>
    <w:rsid w:val="008C35A1"/>
    <w:rsid w:val="008C4633"/>
    <w:rsid w:val="008C6E4F"/>
    <w:rsid w:val="008D06F2"/>
    <w:rsid w:val="008D0F62"/>
    <w:rsid w:val="008D1250"/>
    <w:rsid w:val="008D2977"/>
    <w:rsid w:val="008D441C"/>
    <w:rsid w:val="008D65C0"/>
    <w:rsid w:val="008D7181"/>
    <w:rsid w:val="008D7873"/>
    <w:rsid w:val="008E0356"/>
    <w:rsid w:val="008E3C07"/>
    <w:rsid w:val="008E4414"/>
    <w:rsid w:val="008E46C1"/>
    <w:rsid w:val="008E6391"/>
    <w:rsid w:val="008F0E6A"/>
    <w:rsid w:val="008F0F59"/>
    <w:rsid w:val="008F1A0B"/>
    <w:rsid w:val="008F20B2"/>
    <w:rsid w:val="008F7B7E"/>
    <w:rsid w:val="00900699"/>
    <w:rsid w:val="00904EC2"/>
    <w:rsid w:val="009055C7"/>
    <w:rsid w:val="0090578D"/>
    <w:rsid w:val="00907115"/>
    <w:rsid w:val="0091037A"/>
    <w:rsid w:val="00911B2C"/>
    <w:rsid w:val="00912007"/>
    <w:rsid w:val="00912E96"/>
    <w:rsid w:val="00913778"/>
    <w:rsid w:val="009155BA"/>
    <w:rsid w:val="0091587A"/>
    <w:rsid w:val="009164A2"/>
    <w:rsid w:val="0091686C"/>
    <w:rsid w:val="00916B88"/>
    <w:rsid w:val="009171E5"/>
    <w:rsid w:val="00920946"/>
    <w:rsid w:val="00920AB4"/>
    <w:rsid w:val="00925495"/>
    <w:rsid w:val="00925600"/>
    <w:rsid w:val="00925D1E"/>
    <w:rsid w:val="00926031"/>
    <w:rsid w:val="00927570"/>
    <w:rsid w:val="00933850"/>
    <w:rsid w:val="00934290"/>
    <w:rsid w:val="0093679F"/>
    <w:rsid w:val="00943019"/>
    <w:rsid w:val="00943059"/>
    <w:rsid w:val="009441B1"/>
    <w:rsid w:val="00945CBA"/>
    <w:rsid w:val="00945DE3"/>
    <w:rsid w:val="009472F0"/>
    <w:rsid w:val="00950DAB"/>
    <w:rsid w:val="0095140D"/>
    <w:rsid w:val="009523B9"/>
    <w:rsid w:val="00955713"/>
    <w:rsid w:val="00957369"/>
    <w:rsid w:val="009576CB"/>
    <w:rsid w:val="009633CE"/>
    <w:rsid w:val="009658B9"/>
    <w:rsid w:val="00965CED"/>
    <w:rsid w:val="00966B8C"/>
    <w:rsid w:val="0097104E"/>
    <w:rsid w:val="0097319B"/>
    <w:rsid w:val="0097483F"/>
    <w:rsid w:val="009808FF"/>
    <w:rsid w:val="009810D7"/>
    <w:rsid w:val="0098129C"/>
    <w:rsid w:val="009815B7"/>
    <w:rsid w:val="00981AED"/>
    <w:rsid w:val="0098300C"/>
    <w:rsid w:val="009835EC"/>
    <w:rsid w:val="009836CE"/>
    <w:rsid w:val="00983736"/>
    <w:rsid w:val="00986766"/>
    <w:rsid w:val="00987036"/>
    <w:rsid w:val="009923F4"/>
    <w:rsid w:val="00994157"/>
    <w:rsid w:val="009949D2"/>
    <w:rsid w:val="00995356"/>
    <w:rsid w:val="00996F02"/>
    <w:rsid w:val="0099715E"/>
    <w:rsid w:val="00997AE0"/>
    <w:rsid w:val="00997BA8"/>
    <w:rsid w:val="009A1081"/>
    <w:rsid w:val="009A1CF9"/>
    <w:rsid w:val="009A3608"/>
    <w:rsid w:val="009A4BE5"/>
    <w:rsid w:val="009A59C6"/>
    <w:rsid w:val="009A5E9A"/>
    <w:rsid w:val="009A609C"/>
    <w:rsid w:val="009A63D5"/>
    <w:rsid w:val="009A7410"/>
    <w:rsid w:val="009A785B"/>
    <w:rsid w:val="009B4A1B"/>
    <w:rsid w:val="009B5D05"/>
    <w:rsid w:val="009C08CB"/>
    <w:rsid w:val="009C2966"/>
    <w:rsid w:val="009C6983"/>
    <w:rsid w:val="009C709D"/>
    <w:rsid w:val="009C7A01"/>
    <w:rsid w:val="009D0D2B"/>
    <w:rsid w:val="009D1196"/>
    <w:rsid w:val="009D4676"/>
    <w:rsid w:val="009D5935"/>
    <w:rsid w:val="009E434D"/>
    <w:rsid w:val="009E5B07"/>
    <w:rsid w:val="009F02D4"/>
    <w:rsid w:val="009F0622"/>
    <w:rsid w:val="009F2027"/>
    <w:rsid w:val="009F2256"/>
    <w:rsid w:val="009F2FC2"/>
    <w:rsid w:val="009F4C90"/>
    <w:rsid w:val="009F58B0"/>
    <w:rsid w:val="009F6678"/>
    <w:rsid w:val="009F681D"/>
    <w:rsid w:val="009F6AB8"/>
    <w:rsid w:val="00A000ED"/>
    <w:rsid w:val="00A00CAB"/>
    <w:rsid w:val="00A01191"/>
    <w:rsid w:val="00A02140"/>
    <w:rsid w:val="00A02145"/>
    <w:rsid w:val="00A02903"/>
    <w:rsid w:val="00A02BF8"/>
    <w:rsid w:val="00A02F84"/>
    <w:rsid w:val="00A03755"/>
    <w:rsid w:val="00A03E96"/>
    <w:rsid w:val="00A0410F"/>
    <w:rsid w:val="00A058FE"/>
    <w:rsid w:val="00A05B75"/>
    <w:rsid w:val="00A0602A"/>
    <w:rsid w:val="00A061BE"/>
    <w:rsid w:val="00A06332"/>
    <w:rsid w:val="00A069C1"/>
    <w:rsid w:val="00A073B5"/>
    <w:rsid w:val="00A10C21"/>
    <w:rsid w:val="00A11608"/>
    <w:rsid w:val="00A121CE"/>
    <w:rsid w:val="00A13A1C"/>
    <w:rsid w:val="00A13AA0"/>
    <w:rsid w:val="00A14056"/>
    <w:rsid w:val="00A14891"/>
    <w:rsid w:val="00A14943"/>
    <w:rsid w:val="00A14B1A"/>
    <w:rsid w:val="00A15A66"/>
    <w:rsid w:val="00A17390"/>
    <w:rsid w:val="00A20120"/>
    <w:rsid w:val="00A209B9"/>
    <w:rsid w:val="00A22E7B"/>
    <w:rsid w:val="00A23CF1"/>
    <w:rsid w:val="00A23D01"/>
    <w:rsid w:val="00A26CBC"/>
    <w:rsid w:val="00A3044E"/>
    <w:rsid w:val="00A31134"/>
    <w:rsid w:val="00A31C42"/>
    <w:rsid w:val="00A32054"/>
    <w:rsid w:val="00A32CBA"/>
    <w:rsid w:val="00A36470"/>
    <w:rsid w:val="00A41A3A"/>
    <w:rsid w:val="00A42020"/>
    <w:rsid w:val="00A426F0"/>
    <w:rsid w:val="00A4544A"/>
    <w:rsid w:val="00A45541"/>
    <w:rsid w:val="00A45613"/>
    <w:rsid w:val="00A50715"/>
    <w:rsid w:val="00A50777"/>
    <w:rsid w:val="00A51AE2"/>
    <w:rsid w:val="00A51FEC"/>
    <w:rsid w:val="00A53DAB"/>
    <w:rsid w:val="00A55832"/>
    <w:rsid w:val="00A5587A"/>
    <w:rsid w:val="00A56A50"/>
    <w:rsid w:val="00A62B5E"/>
    <w:rsid w:val="00A635CF"/>
    <w:rsid w:val="00A63784"/>
    <w:rsid w:val="00A63AD6"/>
    <w:rsid w:val="00A641A5"/>
    <w:rsid w:val="00A652DA"/>
    <w:rsid w:val="00A668A3"/>
    <w:rsid w:val="00A67701"/>
    <w:rsid w:val="00A70AE4"/>
    <w:rsid w:val="00A71FA0"/>
    <w:rsid w:val="00A721B7"/>
    <w:rsid w:val="00A73749"/>
    <w:rsid w:val="00A7402E"/>
    <w:rsid w:val="00A74301"/>
    <w:rsid w:val="00A75AC2"/>
    <w:rsid w:val="00A76125"/>
    <w:rsid w:val="00A7667A"/>
    <w:rsid w:val="00A80526"/>
    <w:rsid w:val="00A809DE"/>
    <w:rsid w:val="00A80C27"/>
    <w:rsid w:val="00A8187F"/>
    <w:rsid w:val="00A81D3D"/>
    <w:rsid w:val="00A82200"/>
    <w:rsid w:val="00A836F7"/>
    <w:rsid w:val="00A83B09"/>
    <w:rsid w:val="00A8431C"/>
    <w:rsid w:val="00A85702"/>
    <w:rsid w:val="00A91663"/>
    <w:rsid w:val="00A921AA"/>
    <w:rsid w:val="00A93362"/>
    <w:rsid w:val="00A9386B"/>
    <w:rsid w:val="00A94CA3"/>
    <w:rsid w:val="00A950C8"/>
    <w:rsid w:val="00A95E4D"/>
    <w:rsid w:val="00A968F0"/>
    <w:rsid w:val="00A973FE"/>
    <w:rsid w:val="00A975A9"/>
    <w:rsid w:val="00A97D7B"/>
    <w:rsid w:val="00AA062B"/>
    <w:rsid w:val="00AA0770"/>
    <w:rsid w:val="00AA1102"/>
    <w:rsid w:val="00AA12AE"/>
    <w:rsid w:val="00AA1475"/>
    <w:rsid w:val="00AA22E1"/>
    <w:rsid w:val="00AA2678"/>
    <w:rsid w:val="00AA3ED8"/>
    <w:rsid w:val="00AA4CE7"/>
    <w:rsid w:val="00AA5876"/>
    <w:rsid w:val="00AA6F08"/>
    <w:rsid w:val="00AA7705"/>
    <w:rsid w:val="00AA7AB1"/>
    <w:rsid w:val="00AB154E"/>
    <w:rsid w:val="00AB27A8"/>
    <w:rsid w:val="00AB552E"/>
    <w:rsid w:val="00AB6C3E"/>
    <w:rsid w:val="00AC092B"/>
    <w:rsid w:val="00AC2FFE"/>
    <w:rsid w:val="00AC3945"/>
    <w:rsid w:val="00AC5FB7"/>
    <w:rsid w:val="00AD1156"/>
    <w:rsid w:val="00AD1493"/>
    <w:rsid w:val="00AD300C"/>
    <w:rsid w:val="00AD34B4"/>
    <w:rsid w:val="00AD3631"/>
    <w:rsid w:val="00AD3B20"/>
    <w:rsid w:val="00AD3BE5"/>
    <w:rsid w:val="00AD66D2"/>
    <w:rsid w:val="00AE044D"/>
    <w:rsid w:val="00AE0AD8"/>
    <w:rsid w:val="00AE1214"/>
    <w:rsid w:val="00AE132B"/>
    <w:rsid w:val="00AE1675"/>
    <w:rsid w:val="00AE4E40"/>
    <w:rsid w:val="00AF3935"/>
    <w:rsid w:val="00AF5FF9"/>
    <w:rsid w:val="00AF6825"/>
    <w:rsid w:val="00AF695C"/>
    <w:rsid w:val="00AF6C27"/>
    <w:rsid w:val="00AF7158"/>
    <w:rsid w:val="00AF72FB"/>
    <w:rsid w:val="00B00C90"/>
    <w:rsid w:val="00B0197C"/>
    <w:rsid w:val="00B06817"/>
    <w:rsid w:val="00B07F38"/>
    <w:rsid w:val="00B1183A"/>
    <w:rsid w:val="00B130C5"/>
    <w:rsid w:val="00B14998"/>
    <w:rsid w:val="00B15234"/>
    <w:rsid w:val="00B15241"/>
    <w:rsid w:val="00B15346"/>
    <w:rsid w:val="00B171A7"/>
    <w:rsid w:val="00B204D4"/>
    <w:rsid w:val="00B21EA1"/>
    <w:rsid w:val="00B225F8"/>
    <w:rsid w:val="00B22CF0"/>
    <w:rsid w:val="00B24E70"/>
    <w:rsid w:val="00B252F9"/>
    <w:rsid w:val="00B261B8"/>
    <w:rsid w:val="00B274D5"/>
    <w:rsid w:val="00B31CDE"/>
    <w:rsid w:val="00B32498"/>
    <w:rsid w:val="00B32CE6"/>
    <w:rsid w:val="00B348EE"/>
    <w:rsid w:val="00B364FB"/>
    <w:rsid w:val="00B365B5"/>
    <w:rsid w:val="00B3790C"/>
    <w:rsid w:val="00B40AF5"/>
    <w:rsid w:val="00B4209B"/>
    <w:rsid w:val="00B43B3F"/>
    <w:rsid w:val="00B474EA"/>
    <w:rsid w:val="00B54E33"/>
    <w:rsid w:val="00B56DDC"/>
    <w:rsid w:val="00B60287"/>
    <w:rsid w:val="00B60CA4"/>
    <w:rsid w:val="00B60CD5"/>
    <w:rsid w:val="00B6137F"/>
    <w:rsid w:val="00B61CFE"/>
    <w:rsid w:val="00B64BAA"/>
    <w:rsid w:val="00B651A0"/>
    <w:rsid w:val="00B652ED"/>
    <w:rsid w:val="00B663F7"/>
    <w:rsid w:val="00B67BAE"/>
    <w:rsid w:val="00B70934"/>
    <w:rsid w:val="00B752CC"/>
    <w:rsid w:val="00B7685F"/>
    <w:rsid w:val="00B76961"/>
    <w:rsid w:val="00B76EFD"/>
    <w:rsid w:val="00B80A46"/>
    <w:rsid w:val="00B828D1"/>
    <w:rsid w:val="00B8290F"/>
    <w:rsid w:val="00B846E7"/>
    <w:rsid w:val="00B84811"/>
    <w:rsid w:val="00B84D59"/>
    <w:rsid w:val="00B84D5F"/>
    <w:rsid w:val="00B8759F"/>
    <w:rsid w:val="00B87862"/>
    <w:rsid w:val="00B90701"/>
    <w:rsid w:val="00B939EB"/>
    <w:rsid w:val="00B9506E"/>
    <w:rsid w:val="00B96670"/>
    <w:rsid w:val="00B97450"/>
    <w:rsid w:val="00B97A42"/>
    <w:rsid w:val="00BA00D4"/>
    <w:rsid w:val="00BA1423"/>
    <w:rsid w:val="00BA1EBF"/>
    <w:rsid w:val="00BA2444"/>
    <w:rsid w:val="00BA25B0"/>
    <w:rsid w:val="00BA3B4D"/>
    <w:rsid w:val="00BA4671"/>
    <w:rsid w:val="00BA47B5"/>
    <w:rsid w:val="00BA6870"/>
    <w:rsid w:val="00BA6DD0"/>
    <w:rsid w:val="00BA7294"/>
    <w:rsid w:val="00BA77D6"/>
    <w:rsid w:val="00BB17AC"/>
    <w:rsid w:val="00BB246E"/>
    <w:rsid w:val="00BB44D2"/>
    <w:rsid w:val="00BB4E01"/>
    <w:rsid w:val="00BB5103"/>
    <w:rsid w:val="00BC0892"/>
    <w:rsid w:val="00BC1319"/>
    <w:rsid w:val="00BC14DE"/>
    <w:rsid w:val="00BC168F"/>
    <w:rsid w:val="00BC2F6B"/>
    <w:rsid w:val="00BC6AED"/>
    <w:rsid w:val="00BC76BD"/>
    <w:rsid w:val="00BC76E6"/>
    <w:rsid w:val="00BC78F7"/>
    <w:rsid w:val="00BD0BEE"/>
    <w:rsid w:val="00BD1EE2"/>
    <w:rsid w:val="00BD2639"/>
    <w:rsid w:val="00BD3465"/>
    <w:rsid w:val="00BD5494"/>
    <w:rsid w:val="00BD5FDD"/>
    <w:rsid w:val="00BD6964"/>
    <w:rsid w:val="00BD7836"/>
    <w:rsid w:val="00BE0CC3"/>
    <w:rsid w:val="00BE172A"/>
    <w:rsid w:val="00BE3A34"/>
    <w:rsid w:val="00BE6530"/>
    <w:rsid w:val="00BE7CF9"/>
    <w:rsid w:val="00BF1452"/>
    <w:rsid w:val="00BF274A"/>
    <w:rsid w:val="00BF4E74"/>
    <w:rsid w:val="00BF5487"/>
    <w:rsid w:val="00BF5DB3"/>
    <w:rsid w:val="00BF614C"/>
    <w:rsid w:val="00BF6500"/>
    <w:rsid w:val="00BF6ABC"/>
    <w:rsid w:val="00BF7156"/>
    <w:rsid w:val="00C00CE7"/>
    <w:rsid w:val="00C01431"/>
    <w:rsid w:val="00C025B7"/>
    <w:rsid w:val="00C02FF4"/>
    <w:rsid w:val="00C03214"/>
    <w:rsid w:val="00C05197"/>
    <w:rsid w:val="00C05E06"/>
    <w:rsid w:val="00C06201"/>
    <w:rsid w:val="00C062F7"/>
    <w:rsid w:val="00C06EB4"/>
    <w:rsid w:val="00C10F4C"/>
    <w:rsid w:val="00C1163E"/>
    <w:rsid w:val="00C137BB"/>
    <w:rsid w:val="00C139B6"/>
    <w:rsid w:val="00C15C36"/>
    <w:rsid w:val="00C204BF"/>
    <w:rsid w:val="00C20A69"/>
    <w:rsid w:val="00C21353"/>
    <w:rsid w:val="00C2156D"/>
    <w:rsid w:val="00C223D2"/>
    <w:rsid w:val="00C22E8C"/>
    <w:rsid w:val="00C2343C"/>
    <w:rsid w:val="00C25A43"/>
    <w:rsid w:val="00C301E9"/>
    <w:rsid w:val="00C3416A"/>
    <w:rsid w:val="00C35A64"/>
    <w:rsid w:val="00C36758"/>
    <w:rsid w:val="00C3773D"/>
    <w:rsid w:val="00C40BEF"/>
    <w:rsid w:val="00C40CB6"/>
    <w:rsid w:val="00C41B53"/>
    <w:rsid w:val="00C41C3C"/>
    <w:rsid w:val="00C4301B"/>
    <w:rsid w:val="00C436F5"/>
    <w:rsid w:val="00C4450E"/>
    <w:rsid w:val="00C44E0B"/>
    <w:rsid w:val="00C451BC"/>
    <w:rsid w:val="00C46916"/>
    <w:rsid w:val="00C47DC9"/>
    <w:rsid w:val="00C54474"/>
    <w:rsid w:val="00C545B1"/>
    <w:rsid w:val="00C545F5"/>
    <w:rsid w:val="00C55819"/>
    <w:rsid w:val="00C55BE8"/>
    <w:rsid w:val="00C56780"/>
    <w:rsid w:val="00C574CD"/>
    <w:rsid w:val="00C57530"/>
    <w:rsid w:val="00C5777D"/>
    <w:rsid w:val="00C61A9C"/>
    <w:rsid w:val="00C61D3B"/>
    <w:rsid w:val="00C629A3"/>
    <w:rsid w:val="00C64739"/>
    <w:rsid w:val="00C65652"/>
    <w:rsid w:val="00C70E9B"/>
    <w:rsid w:val="00C71577"/>
    <w:rsid w:val="00C719DF"/>
    <w:rsid w:val="00C71D06"/>
    <w:rsid w:val="00C7339F"/>
    <w:rsid w:val="00C74698"/>
    <w:rsid w:val="00C748C8"/>
    <w:rsid w:val="00C75490"/>
    <w:rsid w:val="00C75754"/>
    <w:rsid w:val="00C75981"/>
    <w:rsid w:val="00C75BEC"/>
    <w:rsid w:val="00C763D5"/>
    <w:rsid w:val="00C76986"/>
    <w:rsid w:val="00C779F1"/>
    <w:rsid w:val="00C82DDA"/>
    <w:rsid w:val="00C8321E"/>
    <w:rsid w:val="00C836C9"/>
    <w:rsid w:val="00C84D97"/>
    <w:rsid w:val="00C87F51"/>
    <w:rsid w:val="00C903FD"/>
    <w:rsid w:val="00C91666"/>
    <w:rsid w:val="00C91E3F"/>
    <w:rsid w:val="00C92CD6"/>
    <w:rsid w:val="00C94405"/>
    <w:rsid w:val="00CA254F"/>
    <w:rsid w:val="00CA6B37"/>
    <w:rsid w:val="00CA7329"/>
    <w:rsid w:val="00CB0FF8"/>
    <w:rsid w:val="00CB38C8"/>
    <w:rsid w:val="00CB63F8"/>
    <w:rsid w:val="00CB7BBB"/>
    <w:rsid w:val="00CC0104"/>
    <w:rsid w:val="00CC0637"/>
    <w:rsid w:val="00CC1487"/>
    <w:rsid w:val="00CC1D39"/>
    <w:rsid w:val="00CC1EA2"/>
    <w:rsid w:val="00CC2EC8"/>
    <w:rsid w:val="00CC301A"/>
    <w:rsid w:val="00CC417E"/>
    <w:rsid w:val="00CC5018"/>
    <w:rsid w:val="00CC57BB"/>
    <w:rsid w:val="00CC6D9E"/>
    <w:rsid w:val="00CD0480"/>
    <w:rsid w:val="00CD0F3F"/>
    <w:rsid w:val="00CD1283"/>
    <w:rsid w:val="00CD23DD"/>
    <w:rsid w:val="00CD2E52"/>
    <w:rsid w:val="00CD4DC4"/>
    <w:rsid w:val="00CD6756"/>
    <w:rsid w:val="00CE13C5"/>
    <w:rsid w:val="00CE1F0C"/>
    <w:rsid w:val="00CE313D"/>
    <w:rsid w:val="00CE36EB"/>
    <w:rsid w:val="00CE49B6"/>
    <w:rsid w:val="00CE56DD"/>
    <w:rsid w:val="00CE585C"/>
    <w:rsid w:val="00CE698D"/>
    <w:rsid w:val="00CE6BC5"/>
    <w:rsid w:val="00CE7E65"/>
    <w:rsid w:val="00CF1CAB"/>
    <w:rsid w:val="00CF1CE7"/>
    <w:rsid w:val="00CF247D"/>
    <w:rsid w:val="00CF2784"/>
    <w:rsid w:val="00CF34EB"/>
    <w:rsid w:val="00CF3A24"/>
    <w:rsid w:val="00CF3DE0"/>
    <w:rsid w:val="00CF50B2"/>
    <w:rsid w:val="00CF66E7"/>
    <w:rsid w:val="00D00918"/>
    <w:rsid w:val="00D00FB5"/>
    <w:rsid w:val="00D01077"/>
    <w:rsid w:val="00D0111B"/>
    <w:rsid w:val="00D016E7"/>
    <w:rsid w:val="00D026D7"/>
    <w:rsid w:val="00D04778"/>
    <w:rsid w:val="00D04E19"/>
    <w:rsid w:val="00D05086"/>
    <w:rsid w:val="00D06480"/>
    <w:rsid w:val="00D06F36"/>
    <w:rsid w:val="00D072D4"/>
    <w:rsid w:val="00D07DE9"/>
    <w:rsid w:val="00D11173"/>
    <w:rsid w:val="00D11491"/>
    <w:rsid w:val="00D12139"/>
    <w:rsid w:val="00D1262F"/>
    <w:rsid w:val="00D13200"/>
    <w:rsid w:val="00D14684"/>
    <w:rsid w:val="00D15292"/>
    <w:rsid w:val="00D1546A"/>
    <w:rsid w:val="00D16A64"/>
    <w:rsid w:val="00D17AFA"/>
    <w:rsid w:val="00D20A25"/>
    <w:rsid w:val="00D2261F"/>
    <w:rsid w:val="00D256CE"/>
    <w:rsid w:val="00D30169"/>
    <w:rsid w:val="00D302DD"/>
    <w:rsid w:val="00D306BC"/>
    <w:rsid w:val="00D30AAE"/>
    <w:rsid w:val="00D32892"/>
    <w:rsid w:val="00D33FD7"/>
    <w:rsid w:val="00D35215"/>
    <w:rsid w:val="00D35706"/>
    <w:rsid w:val="00D408B1"/>
    <w:rsid w:val="00D41635"/>
    <w:rsid w:val="00D42EF3"/>
    <w:rsid w:val="00D42FF5"/>
    <w:rsid w:val="00D4381F"/>
    <w:rsid w:val="00D45A02"/>
    <w:rsid w:val="00D45AAE"/>
    <w:rsid w:val="00D47ED7"/>
    <w:rsid w:val="00D513B1"/>
    <w:rsid w:val="00D5228D"/>
    <w:rsid w:val="00D53D08"/>
    <w:rsid w:val="00D55608"/>
    <w:rsid w:val="00D569EA"/>
    <w:rsid w:val="00D57B35"/>
    <w:rsid w:val="00D61624"/>
    <w:rsid w:val="00D61EE4"/>
    <w:rsid w:val="00D62637"/>
    <w:rsid w:val="00D631FE"/>
    <w:rsid w:val="00D639B4"/>
    <w:rsid w:val="00D6413B"/>
    <w:rsid w:val="00D65203"/>
    <w:rsid w:val="00D663EF"/>
    <w:rsid w:val="00D666B2"/>
    <w:rsid w:val="00D70257"/>
    <w:rsid w:val="00D7081B"/>
    <w:rsid w:val="00D7104B"/>
    <w:rsid w:val="00D7175B"/>
    <w:rsid w:val="00D727C7"/>
    <w:rsid w:val="00D736AA"/>
    <w:rsid w:val="00D74A55"/>
    <w:rsid w:val="00D74BF3"/>
    <w:rsid w:val="00D7562F"/>
    <w:rsid w:val="00D770E1"/>
    <w:rsid w:val="00D81612"/>
    <w:rsid w:val="00D82838"/>
    <w:rsid w:val="00D833CF"/>
    <w:rsid w:val="00D83D26"/>
    <w:rsid w:val="00D844CB"/>
    <w:rsid w:val="00D844D4"/>
    <w:rsid w:val="00D86360"/>
    <w:rsid w:val="00D866A6"/>
    <w:rsid w:val="00D875E4"/>
    <w:rsid w:val="00D87EDC"/>
    <w:rsid w:val="00D913C4"/>
    <w:rsid w:val="00D921DB"/>
    <w:rsid w:val="00D9244F"/>
    <w:rsid w:val="00D94CBA"/>
    <w:rsid w:val="00D95857"/>
    <w:rsid w:val="00D96123"/>
    <w:rsid w:val="00D97189"/>
    <w:rsid w:val="00DA12CF"/>
    <w:rsid w:val="00DA187B"/>
    <w:rsid w:val="00DA1DB7"/>
    <w:rsid w:val="00DA264D"/>
    <w:rsid w:val="00DA2DC7"/>
    <w:rsid w:val="00DA3B21"/>
    <w:rsid w:val="00DA4714"/>
    <w:rsid w:val="00DA56E5"/>
    <w:rsid w:val="00DA7FD4"/>
    <w:rsid w:val="00DB03D7"/>
    <w:rsid w:val="00DB1C12"/>
    <w:rsid w:val="00DB2096"/>
    <w:rsid w:val="00DB2260"/>
    <w:rsid w:val="00DB2946"/>
    <w:rsid w:val="00DB458A"/>
    <w:rsid w:val="00DB64A9"/>
    <w:rsid w:val="00DB7745"/>
    <w:rsid w:val="00DC0CFB"/>
    <w:rsid w:val="00DC3FEF"/>
    <w:rsid w:val="00DC7464"/>
    <w:rsid w:val="00DD17E6"/>
    <w:rsid w:val="00DD29F2"/>
    <w:rsid w:val="00DD577F"/>
    <w:rsid w:val="00DD69DA"/>
    <w:rsid w:val="00DE1751"/>
    <w:rsid w:val="00DE3A84"/>
    <w:rsid w:val="00DE4FD0"/>
    <w:rsid w:val="00DE5542"/>
    <w:rsid w:val="00DF0B85"/>
    <w:rsid w:val="00DF1B58"/>
    <w:rsid w:val="00DF2225"/>
    <w:rsid w:val="00DF30FF"/>
    <w:rsid w:val="00DF3F39"/>
    <w:rsid w:val="00DF7288"/>
    <w:rsid w:val="00E038F2"/>
    <w:rsid w:val="00E03A2E"/>
    <w:rsid w:val="00E0426B"/>
    <w:rsid w:val="00E047B3"/>
    <w:rsid w:val="00E048C7"/>
    <w:rsid w:val="00E0536E"/>
    <w:rsid w:val="00E058CF"/>
    <w:rsid w:val="00E06C3E"/>
    <w:rsid w:val="00E07C83"/>
    <w:rsid w:val="00E1404A"/>
    <w:rsid w:val="00E14EC6"/>
    <w:rsid w:val="00E14FDF"/>
    <w:rsid w:val="00E16125"/>
    <w:rsid w:val="00E161C1"/>
    <w:rsid w:val="00E173C0"/>
    <w:rsid w:val="00E17BEB"/>
    <w:rsid w:val="00E2152F"/>
    <w:rsid w:val="00E230CD"/>
    <w:rsid w:val="00E23AE6"/>
    <w:rsid w:val="00E24DD2"/>
    <w:rsid w:val="00E25050"/>
    <w:rsid w:val="00E26DC1"/>
    <w:rsid w:val="00E27960"/>
    <w:rsid w:val="00E27BFB"/>
    <w:rsid w:val="00E3151E"/>
    <w:rsid w:val="00E32275"/>
    <w:rsid w:val="00E33A4D"/>
    <w:rsid w:val="00E33A4F"/>
    <w:rsid w:val="00E341C9"/>
    <w:rsid w:val="00E3660F"/>
    <w:rsid w:val="00E3663F"/>
    <w:rsid w:val="00E3691A"/>
    <w:rsid w:val="00E36F80"/>
    <w:rsid w:val="00E37E87"/>
    <w:rsid w:val="00E40E2D"/>
    <w:rsid w:val="00E420BF"/>
    <w:rsid w:val="00E42F0D"/>
    <w:rsid w:val="00E43581"/>
    <w:rsid w:val="00E441F8"/>
    <w:rsid w:val="00E45F64"/>
    <w:rsid w:val="00E45FF4"/>
    <w:rsid w:val="00E46B23"/>
    <w:rsid w:val="00E475AF"/>
    <w:rsid w:val="00E47938"/>
    <w:rsid w:val="00E5074E"/>
    <w:rsid w:val="00E51C28"/>
    <w:rsid w:val="00E52B00"/>
    <w:rsid w:val="00E55296"/>
    <w:rsid w:val="00E56C0F"/>
    <w:rsid w:val="00E64E54"/>
    <w:rsid w:val="00E70C22"/>
    <w:rsid w:val="00E71AF9"/>
    <w:rsid w:val="00E7368E"/>
    <w:rsid w:val="00E76AF1"/>
    <w:rsid w:val="00E80677"/>
    <w:rsid w:val="00E82005"/>
    <w:rsid w:val="00E82021"/>
    <w:rsid w:val="00E83AAC"/>
    <w:rsid w:val="00E847F0"/>
    <w:rsid w:val="00E9016D"/>
    <w:rsid w:val="00E901FC"/>
    <w:rsid w:val="00E9071B"/>
    <w:rsid w:val="00E91DE8"/>
    <w:rsid w:val="00E93046"/>
    <w:rsid w:val="00E946AD"/>
    <w:rsid w:val="00E94822"/>
    <w:rsid w:val="00E96D64"/>
    <w:rsid w:val="00E97477"/>
    <w:rsid w:val="00E97ADE"/>
    <w:rsid w:val="00E97DA8"/>
    <w:rsid w:val="00EA328C"/>
    <w:rsid w:val="00EA3AC8"/>
    <w:rsid w:val="00EA403E"/>
    <w:rsid w:val="00EA4F6E"/>
    <w:rsid w:val="00EA619B"/>
    <w:rsid w:val="00EA6FC9"/>
    <w:rsid w:val="00EA73FF"/>
    <w:rsid w:val="00EA79DD"/>
    <w:rsid w:val="00EB0E19"/>
    <w:rsid w:val="00EB175D"/>
    <w:rsid w:val="00EB21C6"/>
    <w:rsid w:val="00EB240E"/>
    <w:rsid w:val="00EB2A6B"/>
    <w:rsid w:val="00EB30B3"/>
    <w:rsid w:val="00EB42A7"/>
    <w:rsid w:val="00EB5538"/>
    <w:rsid w:val="00EB5589"/>
    <w:rsid w:val="00EB5817"/>
    <w:rsid w:val="00EB6D95"/>
    <w:rsid w:val="00EB7C52"/>
    <w:rsid w:val="00EC2EDA"/>
    <w:rsid w:val="00EC3AFB"/>
    <w:rsid w:val="00EC3DF1"/>
    <w:rsid w:val="00EC400E"/>
    <w:rsid w:val="00EC6334"/>
    <w:rsid w:val="00ED0277"/>
    <w:rsid w:val="00ED03FA"/>
    <w:rsid w:val="00ED1F0A"/>
    <w:rsid w:val="00ED2835"/>
    <w:rsid w:val="00ED730B"/>
    <w:rsid w:val="00ED7340"/>
    <w:rsid w:val="00ED7607"/>
    <w:rsid w:val="00EE019D"/>
    <w:rsid w:val="00EE152C"/>
    <w:rsid w:val="00EE29AE"/>
    <w:rsid w:val="00EE2C28"/>
    <w:rsid w:val="00EE2DB4"/>
    <w:rsid w:val="00EE302A"/>
    <w:rsid w:val="00EE49CD"/>
    <w:rsid w:val="00EE4D5D"/>
    <w:rsid w:val="00EE565E"/>
    <w:rsid w:val="00EE5720"/>
    <w:rsid w:val="00EE5875"/>
    <w:rsid w:val="00EF25BD"/>
    <w:rsid w:val="00EF4DD2"/>
    <w:rsid w:val="00EF7422"/>
    <w:rsid w:val="00EF7B6F"/>
    <w:rsid w:val="00F003F0"/>
    <w:rsid w:val="00F00D5C"/>
    <w:rsid w:val="00F00DFB"/>
    <w:rsid w:val="00F01839"/>
    <w:rsid w:val="00F02675"/>
    <w:rsid w:val="00F0568D"/>
    <w:rsid w:val="00F061C0"/>
    <w:rsid w:val="00F073B1"/>
    <w:rsid w:val="00F101CF"/>
    <w:rsid w:val="00F10247"/>
    <w:rsid w:val="00F126B8"/>
    <w:rsid w:val="00F12AD3"/>
    <w:rsid w:val="00F12D49"/>
    <w:rsid w:val="00F12EF9"/>
    <w:rsid w:val="00F1306C"/>
    <w:rsid w:val="00F15329"/>
    <w:rsid w:val="00F15CC4"/>
    <w:rsid w:val="00F16BE5"/>
    <w:rsid w:val="00F16EAE"/>
    <w:rsid w:val="00F224F5"/>
    <w:rsid w:val="00F2337C"/>
    <w:rsid w:val="00F24010"/>
    <w:rsid w:val="00F24127"/>
    <w:rsid w:val="00F25003"/>
    <w:rsid w:val="00F25CEA"/>
    <w:rsid w:val="00F26D94"/>
    <w:rsid w:val="00F2770C"/>
    <w:rsid w:val="00F316E1"/>
    <w:rsid w:val="00F31E32"/>
    <w:rsid w:val="00F31EF3"/>
    <w:rsid w:val="00F32B5D"/>
    <w:rsid w:val="00F34DB0"/>
    <w:rsid w:val="00F34E93"/>
    <w:rsid w:val="00F368B2"/>
    <w:rsid w:val="00F37B7D"/>
    <w:rsid w:val="00F4024F"/>
    <w:rsid w:val="00F41AA0"/>
    <w:rsid w:val="00F45569"/>
    <w:rsid w:val="00F46066"/>
    <w:rsid w:val="00F46A6A"/>
    <w:rsid w:val="00F47565"/>
    <w:rsid w:val="00F477AF"/>
    <w:rsid w:val="00F506D0"/>
    <w:rsid w:val="00F5226C"/>
    <w:rsid w:val="00F55AFC"/>
    <w:rsid w:val="00F56F16"/>
    <w:rsid w:val="00F57531"/>
    <w:rsid w:val="00F60AD6"/>
    <w:rsid w:val="00F61651"/>
    <w:rsid w:val="00F62CF3"/>
    <w:rsid w:val="00F65EFD"/>
    <w:rsid w:val="00F7019F"/>
    <w:rsid w:val="00F709BC"/>
    <w:rsid w:val="00F71BC3"/>
    <w:rsid w:val="00F71F11"/>
    <w:rsid w:val="00F727D3"/>
    <w:rsid w:val="00F746D2"/>
    <w:rsid w:val="00F820FE"/>
    <w:rsid w:val="00F82325"/>
    <w:rsid w:val="00F832FE"/>
    <w:rsid w:val="00F83F8E"/>
    <w:rsid w:val="00F84262"/>
    <w:rsid w:val="00F868FB"/>
    <w:rsid w:val="00F91899"/>
    <w:rsid w:val="00F92186"/>
    <w:rsid w:val="00F938BE"/>
    <w:rsid w:val="00F95547"/>
    <w:rsid w:val="00F965F1"/>
    <w:rsid w:val="00F9785D"/>
    <w:rsid w:val="00F97E3B"/>
    <w:rsid w:val="00FA0E66"/>
    <w:rsid w:val="00FA13CF"/>
    <w:rsid w:val="00FA1C20"/>
    <w:rsid w:val="00FA25D9"/>
    <w:rsid w:val="00FA2A27"/>
    <w:rsid w:val="00FA3BCD"/>
    <w:rsid w:val="00FA7C65"/>
    <w:rsid w:val="00FA7FEE"/>
    <w:rsid w:val="00FB070E"/>
    <w:rsid w:val="00FB1318"/>
    <w:rsid w:val="00FB2690"/>
    <w:rsid w:val="00FB3097"/>
    <w:rsid w:val="00FB3223"/>
    <w:rsid w:val="00FB3FFE"/>
    <w:rsid w:val="00FB4546"/>
    <w:rsid w:val="00FB4B47"/>
    <w:rsid w:val="00FB693E"/>
    <w:rsid w:val="00FB708C"/>
    <w:rsid w:val="00FB7CF3"/>
    <w:rsid w:val="00FC0B15"/>
    <w:rsid w:val="00FC2C19"/>
    <w:rsid w:val="00FC4AC9"/>
    <w:rsid w:val="00FC7A54"/>
    <w:rsid w:val="00FD1553"/>
    <w:rsid w:val="00FD2163"/>
    <w:rsid w:val="00FD30B4"/>
    <w:rsid w:val="00FD3451"/>
    <w:rsid w:val="00FD4752"/>
    <w:rsid w:val="00FD4D01"/>
    <w:rsid w:val="00FD54A3"/>
    <w:rsid w:val="00FD77AF"/>
    <w:rsid w:val="00FD7EE5"/>
    <w:rsid w:val="00FE07B2"/>
    <w:rsid w:val="00FE2AC8"/>
    <w:rsid w:val="00FE3059"/>
    <w:rsid w:val="00FE5226"/>
    <w:rsid w:val="00FE551F"/>
    <w:rsid w:val="00FF08B9"/>
    <w:rsid w:val="00FF11F2"/>
    <w:rsid w:val="00FF198B"/>
    <w:rsid w:val="00FF1997"/>
    <w:rsid w:val="00FF2051"/>
    <w:rsid w:val="00FF4AF4"/>
    <w:rsid w:val="00FF57FD"/>
    <w:rsid w:val="00FF68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6D4725"/>
  <w14:defaultImageDpi w14:val="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66B8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14B95"/>
    <w:pPr>
      <w:keepNext/>
      <w:keepLines/>
      <w:suppressAutoHyphens/>
      <w:autoSpaceDE w:val="0"/>
      <w:autoSpaceDN w:val="0"/>
      <w:adjustRightInd w:val="0"/>
      <w:spacing w:before="200" w:line="288" w:lineRule="auto"/>
      <w:textAlignment w:val="center"/>
      <w:outlineLvl w:val="1"/>
    </w:pPr>
    <w:rPr>
      <w:rFonts w:asciiTheme="majorHAnsi" w:eastAsiaTheme="majorEastAsia" w:hAnsiTheme="majorHAnsi" w:cstheme="majorBidi"/>
      <w:b/>
      <w:bCs/>
      <w:color w:val="9BBB59" w:themeColor="accent3"/>
      <w:sz w:val="32"/>
      <w:szCs w:val="26"/>
    </w:rPr>
  </w:style>
  <w:style w:type="paragraph" w:styleId="Heading3">
    <w:name w:val="heading 3"/>
    <w:basedOn w:val="Normal"/>
    <w:next w:val="Normal"/>
    <w:link w:val="Heading3Char"/>
    <w:uiPriority w:val="9"/>
    <w:unhideWhenUsed/>
    <w:qFormat/>
    <w:rsid w:val="005E655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14B95"/>
    <w:pPr>
      <w:keepNext/>
      <w:keepLines/>
      <w:suppressAutoHyphens/>
      <w:autoSpaceDE w:val="0"/>
      <w:autoSpaceDN w:val="0"/>
      <w:adjustRightInd w:val="0"/>
      <w:spacing w:before="200" w:line="288" w:lineRule="auto"/>
      <w:textAlignment w:val="center"/>
      <w:outlineLvl w:val="3"/>
    </w:pPr>
    <w:rPr>
      <w:rFonts w:asciiTheme="majorHAnsi" w:eastAsiaTheme="majorEastAsia" w:hAnsiTheme="majorHAnsi" w:cstheme="majorBidi"/>
      <w:b/>
      <w:bCs/>
      <w:i/>
      <w:iCs/>
      <w:color w:val="4F81BD" w:themeColor="accent1"/>
      <w:sz w:val="22"/>
      <w:szCs w:val="20"/>
    </w:rPr>
  </w:style>
  <w:style w:type="paragraph" w:styleId="Heading5">
    <w:name w:val="heading 5"/>
    <w:basedOn w:val="Normal"/>
    <w:next w:val="Normal"/>
    <w:link w:val="Heading5Char"/>
    <w:uiPriority w:val="9"/>
    <w:semiHidden/>
    <w:unhideWhenUsed/>
    <w:qFormat/>
    <w:rsid w:val="00860E1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7F38"/>
    <w:pPr>
      <w:tabs>
        <w:tab w:val="center" w:pos="4320"/>
        <w:tab w:val="right" w:pos="8640"/>
      </w:tabs>
    </w:pPr>
  </w:style>
  <w:style w:type="character" w:customStyle="1" w:styleId="HeaderChar">
    <w:name w:val="Header Char"/>
    <w:basedOn w:val="DefaultParagraphFont"/>
    <w:link w:val="Header"/>
    <w:uiPriority w:val="99"/>
    <w:rsid w:val="00B07F38"/>
  </w:style>
  <w:style w:type="paragraph" w:styleId="Footer">
    <w:name w:val="footer"/>
    <w:basedOn w:val="Normal"/>
    <w:link w:val="FooterChar"/>
    <w:uiPriority w:val="99"/>
    <w:unhideWhenUsed/>
    <w:rsid w:val="00B07F38"/>
    <w:pPr>
      <w:tabs>
        <w:tab w:val="center" w:pos="4320"/>
        <w:tab w:val="right" w:pos="8640"/>
      </w:tabs>
    </w:pPr>
  </w:style>
  <w:style w:type="character" w:customStyle="1" w:styleId="FooterChar">
    <w:name w:val="Footer Char"/>
    <w:basedOn w:val="DefaultParagraphFont"/>
    <w:link w:val="Footer"/>
    <w:uiPriority w:val="99"/>
    <w:rsid w:val="00B07F38"/>
  </w:style>
  <w:style w:type="paragraph" w:styleId="BalloonText">
    <w:name w:val="Balloon Text"/>
    <w:basedOn w:val="Normal"/>
    <w:link w:val="BalloonTextChar"/>
    <w:uiPriority w:val="99"/>
    <w:semiHidden/>
    <w:unhideWhenUsed/>
    <w:rsid w:val="00B07F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7F38"/>
    <w:rPr>
      <w:rFonts w:ascii="Lucida Grande" w:hAnsi="Lucida Grande" w:cs="Lucida Grande"/>
      <w:sz w:val="18"/>
      <w:szCs w:val="18"/>
    </w:rPr>
  </w:style>
  <w:style w:type="character" w:styleId="PageNumber">
    <w:name w:val="page number"/>
    <w:basedOn w:val="DefaultParagraphFont"/>
    <w:uiPriority w:val="99"/>
    <w:semiHidden/>
    <w:unhideWhenUsed/>
    <w:rsid w:val="00385E73"/>
  </w:style>
  <w:style w:type="paragraph" w:styleId="ListParagraph">
    <w:name w:val="List Paragraph"/>
    <w:basedOn w:val="Normal"/>
    <w:link w:val="ListParagraphChar"/>
    <w:uiPriority w:val="34"/>
    <w:qFormat/>
    <w:rsid w:val="00385E73"/>
    <w:pPr>
      <w:ind w:left="720"/>
      <w:contextualSpacing/>
    </w:pPr>
  </w:style>
  <w:style w:type="paragraph" w:customStyle="1" w:styleId="BasicParagraph">
    <w:name w:val="[Basic Paragraph]"/>
    <w:basedOn w:val="Normal"/>
    <w:uiPriority w:val="99"/>
    <w:rsid w:val="00A22E7B"/>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Hyperlink">
    <w:name w:val="Hyperlink"/>
    <w:basedOn w:val="DefaultParagraphFont"/>
    <w:uiPriority w:val="99"/>
    <w:unhideWhenUsed/>
    <w:rsid w:val="00A22E7B"/>
    <w:rPr>
      <w:color w:val="0000FF" w:themeColor="hyperlink"/>
      <w:u w:val="single"/>
    </w:rPr>
  </w:style>
  <w:style w:type="character" w:styleId="CommentReference">
    <w:name w:val="annotation reference"/>
    <w:basedOn w:val="DefaultParagraphFont"/>
    <w:uiPriority w:val="99"/>
    <w:unhideWhenUsed/>
    <w:rsid w:val="008A2C3F"/>
    <w:rPr>
      <w:sz w:val="16"/>
      <w:szCs w:val="16"/>
    </w:rPr>
  </w:style>
  <w:style w:type="paragraph" w:styleId="CommentText">
    <w:name w:val="annotation text"/>
    <w:basedOn w:val="Normal"/>
    <w:link w:val="CommentTextChar"/>
    <w:uiPriority w:val="99"/>
    <w:unhideWhenUsed/>
    <w:rsid w:val="008A2C3F"/>
    <w:pPr>
      <w:suppressAutoHyphens/>
      <w:autoSpaceDE w:val="0"/>
      <w:autoSpaceDN w:val="0"/>
      <w:adjustRightInd w:val="0"/>
      <w:spacing w:after="60"/>
      <w:textAlignment w:val="center"/>
    </w:pPr>
    <w:rPr>
      <w:rFonts w:ascii="Roboto" w:eastAsia="Calibri" w:hAnsi="Roboto" w:cs="Avenir LT Std 45 Book"/>
      <w:color w:val="000000"/>
      <w:sz w:val="20"/>
      <w:szCs w:val="20"/>
    </w:rPr>
  </w:style>
  <w:style w:type="character" w:customStyle="1" w:styleId="CommentTextChar">
    <w:name w:val="Comment Text Char"/>
    <w:basedOn w:val="DefaultParagraphFont"/>
    <w:link w:val="CommentText"/>
    <w:uiPriority w:val="99"/>
    <w:rsid w:val="008A2C3F"/>
    <w:rPr>
      <w:rFonts w:ascii="Roboto" w:eastAsia="Calibri" w:hAnsi="Roboto" w:cs="Avenir LT Std 45 Book"/>
      <w:color w:val="000000"/>
      <w:sz w:val="20"/>
      <w:szCs w:val="20"/>
      <w:lang w:val="en-GB"/>
    </w:rPr>
  </w:style>
  <w:style w:type="paragraph" w:customStyle="1" w:styleId="Default">
    <w:name w:val="Default"/>
    <w:rsid w:val="008A2C3F"/>
    <w:pPr>
      <w:autoSpaceDE w:val="0"/>
      <w:autoSpaceDN w:val="0"/>
      <w:adjustRightInd w:val="0"/>
    </w:pPr>
    <w:rPr>
      <w:rFonts w:ascii="Arial" w:eastAsia="Calibri" w:hAnsi="Arial" w:cs="Arial"/>
      <w:color w:val="000000"/>
    </w:rPr>
  </w:style>
  <w:style w:type="character" w:customStyle="1" w:styleId="Heading2Char">
    <w:name w:val="Heading 2 Char"/>
    <w:basedOn w:val="DefaultParagraphFont"/>
    <w:link w:val="Heading2"/>
    <w:rsid w:val="00614B95"/>
    <w:rPr>
      <w:rFonts w:asciiTheme="majorHAnsi" w:eastAsiaTheme="majorEastAsia" w:hAnsiTheme="majorHAnsi" w:cstheme="majorBidi"/>
      <w:b/>
      <w:bCs/>
      <w:color w:val="9BBB59" w:themeColor="accent3"/>
      <w:sz w:val="32"/>
      <w:szCs w:val="26"/>
      <w:lang w:val="en-GB"/>
    </w:rPr>
  </w:style>
  <w:style w:type="character" w:customStyle="1" w:styleId="Heading4Char">
    <w:name w:val="Heading 4 Char"/>
    <w:basedOn w:val="DefaultParagraphFont"/>
    <w:link w:val="Heading4"/>
    <w:rsid w:val="00614B95"/>
    <w:rPr>
      <w:rFonts w:asciiTheme="majorHAnsi" w:eastAsiaTheme="majorEastAsia" w:hAnsiTheme="majorHAnsi" w:cstheme="majorBidi"/>
      <w:b/>
      <w:bCs/>
      <w:i/>
      <w:iCs/>
      <w:color w:val="4F81BD" w:themeColor="accent1"/>
      <w:sz w:val="22"/>
      <w:szCs w:val="20"/>
      <w:lang w:val="en-GB"/>
    </w:rPr>
  </w:style>
  <w:style w:type="table" w:styleId="TableGrid">
    <w:name w:val="Table Grid"/>
    <w:basedOn w:val="TableNormal"/>
    <w:uiPriority w:val="39"/>
    <w:rsid w:val="00614B95"/>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614B95"/>
    <w:rPr>
      <w:lang w:val="en-GB"/>
    </w:rPr>
  </w:style>
  <w:style w:type="paragraph" w:styleId="NormalWeb">
    <w:name w:val="Normal (Web)"/>
    <w:basedOn w:val="Normal"/>
    <w:uiPriority w:val="99"/>
    <w:semiHidden/>
    <w:unhideWhenUsed/>
    <w:rsid w:val="00614B95"/>
    <w:pPr>
      <w:spacing w:after="165"/>
    </w:pPr>
    <w:rPr>
      <w:rFonts w:ascii="Times New Roman" w:eastAsia="Times New Roman" w:hAnsi="Times New Roman" w:cs="Times New Roman"/>
    </w:rPr>
  </w:style>
  <w:style w:type="character" w:customStyle="1" w:styleId="Heading3Char">
    <w:name w:val="Heading 3 Char"/>
    <w:basedOn w:val="DefaultParagraphFont"/>
    <w:link w:val="Heading3"/>
    <w:rsid w:val="005E6553"/>
    <w:rPr>
      <w:rFonts w:asciiTheme="majorHAnsi" w:eastAsiaTheme="majorEastAsia" w:hAnsiTheme="majorHAnsi" w:cstheme="majorBidi"/>
      <w:color w:val="243F60" w:themeColor="accent1" w:themeShade="7F"/>
      <w:lang w:val="en-GB"/>
    </w:rPr>
  </w:style>
  <w:style w:type="character" w:customStyle="1" w:styleId="Heading1Char">
    <w:name w:val="Heading 1 Char"/>
    <w:basedOn w:val="DefaultParagraphFont"/>
    <w:link w:val="Heading1"/>
    <w:uiPriority w:val="9"/>
    <w:rsid w:val="00966B8C"/>
    <w:rPr>
      <w:rFonts w:asciiTheme="majorHAnsi" w:eastAsiaTheme="majorEastAsia" w:hAnsiTheme="majorHAnsi" w:cstheme="majorBidi"/>
      <w:color w:val="365F91" w:themeColor="accent1" w:themeShade="BF"/>
      <w:sz w:val="32"/>
      <w:szCs w:val="32"/>
      <w:lang w:val="en-GB"/>
    </w:rPr>
  </w:style>
  <w:style w:type="paragraph" w:styleId="TOC1">
    <w:name w:val="toc 1"/>
    <w:basedOn w:val="Normal"/>
    <w:next w:val="Normal"/>
    <w:autoRedefine/>
    <w:uiPriority w:val="39"/>
    <w:unhideWhenUsed/>
    <w:rsid w:val="00371288"/>
    <w:pPr>
      <w:spacing w:after="100"/>
    </w:pPr>
  </w:style>
  <w:style w:type="paragraph" w:styleId="TOC2">
    <w:name w:val="toc 2"/>
    <w:basedOn w:val="Normal"/>
    <w:next w:val="Normal"/>
    <w:autoRedefine/>
    <w:uiPriority w:val="39"/>
    <w:unhideWhenUsed/>
    <w:rsid w:val="00371288"/>
    <w:pPr>
      <w:spacing w:after="100"/>
      <w:ind w:left="240"/>
    </w:pPr>
  </w:style>
  <w:style w:type="paragraph" w:styleId="TOC3">
    <w:name w:val="toc 3"/>
    <w:basedOn w:val="Normal"/>
    <w:next w:val="Normal"/>
    <w:autoRedefine/>
    <w:uiPriority w:val="39"/>
    <w:unhideWhenUsed/>
    <w:rsid w:val="00371288"/>
    <w:pPr>
      <w:spacing w:after="100"/>
      <w:ind w:left="480"/>
    </w:pPr>
  </w:style>
  <w:style w:type="paragraph" w:styleId="CommentSubject">
    <w:name w:val="annotation subject"/>
    <w:basedOn w:val="CommentText"/>
    <w:next w:val="CommentText"/>
    <w:link w:val="CommentSubjectChar"/>
    <w:uiPriority w:val="99"/>
    <w:semiHidden/>
    <w:unhideWhenUsed/>
    <w:rsid w:val="00E36F80"/>
    <w:pPr>
      <w:suppressAutoHyphens w:val="0"/>
      <w:autoSpaceDE/>
      <w:autoSpaceDN/>
      <w:adjustRightInd/>
      <w:spacing w:after="0"/>
      <w:textAlignment w:val="auto"/>
    </w:pPr>
    <w:rPr>
      <w:rFonts w:asciiTheme="minorHAnsi" w:eastAsiaTheme="minorEastAsia" w:hAnsiTheme="minorHAnsi" w:cstheme="minorBidi"/>
      <w:b/>
      <w:bCs/>
      <w:color w:val="auto"/>
    </w:rPr>
  </w:style>
  <w:style w:type="character" w:customStyle="1" w:styleId="CommentSubjectChar">
    <w:name w:val="Comment Subject Char"/>
    <w:basedOn w:val="CommentTextChar"/>
    <w:link w:val="CommentSubject"/>
    <w:uiPriority w:val="99"/>
    <w:semiHidden/>
    <w:rsid w:val="00E36F80"/>
    <w:rPr>
      <w:rFonts w:ascii="Roboto" w:eastAsia="Calibri" w:hAnsi="Roboto" w:cs="Avenir LT Std 45 Book"/>
      <w:b/>
      <w:bCs/>
      <w:color w:val="000000"/>
      <w:sz w:val="20"/>
      <w:szCs w:val="20"/>
      <w:lang w:val="en-GB"/>
    </w:rPr>
  </w:style>
  <w:style w:type="paragraph" w:styleId="Revision">
    <w:name w:val="Revision"/>
    <w:hidden/>
    <w:uiPriority w:val="99"/>
    <w:semiHidden/>
    <w:rsid w:val="00E36F80"/>
    <w:rPr>
      <w:lang w:val="en-GB"/>
    </w:rPr>
  </w:style>
  <w:style w:type="character" w:styleId="FollowedHyperlink">
    <w:name w:val="FollowedHyperlink"/>
    <w:basedOn w:val="DefaultParagraphFont"/>
    <w:uiPriority w:val="99"/>
    <w:semiHidden/>
    <w:unhideWhenUsed/>
    <w:rsid w:val="00D20A25"/>
    <w:rPr>
      <w:color w:val="800080" w:themeColor="followedHyperlink"/>
      <w:u w:val="single"/>
    </w:rPr>
  </w:style>
  <w:style w:type="numbering" w:customStyle="1" w:styleId="NoList1">
    <w:name w:val="No List1"/>
    <w:next w:val="NoList"/>
    <w:uiPriority w:val="99"/>
    <w:semiHidden/>
    <w:unhideWhenUsed/>
    <w:rsid w:val="0061571C"/>
  </w:style>
  <w:style w:type="paragraph" w:customStyle="1" w:styleId="footnotedescription">
    <w:name w:val="footnote description"/>
    <w:next w:val="Normal"/>
    <w:link w:val="footnotedescriptionChar"/>
    <w:hidden/>
    <w:rsid w:val="0061571C"/>
    <w:pPr>
      <w:spacing w:line="259" w:lineRule="auto"/>
      <w:ind w:left="406"/>
    </w:pPr>
    <w:rPr>
      <w:rFonts w:ascii="Times New Roman" w:eastAsia="Times New Roman" w:hAnsi="Times New Roman" w:cs="Times New Roman"/>
      <w:color w:val="000000"/>
      <w:sz w:val="16"/>
      <w:szCs w:val="22"/>
      <w:lang w:val="en-IN" w:eastAsia="en-IN"/>
    </w:rPr>
  </w:style>
  <w:style w:type="character" w:customStyle="1" w:styleId="footnotedescriptionChar">
    <w:name w:val="footnote description Char"/>
    <w:link w:val="footnotedescription"/>
    <w:rsid w:val="0061571C"/>
    <w:rPr>
      <w:rFonts w:ascii="Times New Roman" w:eastAsia="Times New Roman" w:hAnsi="Times New Roman" w:cs="Times New Roman"/>
      <w:color w:val="000000"/>
      <w:sz w:val="16"/>
      <w:szCs w:val="22"/>
      <w:lang w:val="en-IN" w:eastAsia="en-IN"/>
    </w:rPr>
  </w:style>
  <w:style w:type="character" w:customStyle="1" w:styleId="footnotemark">
    <w:name w:val="footnote mark"/>
    <w:hidden/>
    <w:rsid w:val="0061571C"/>
    <w:rPr>
      <w:rFonts w:ascii="Times New Roman" w:eastAsia="Times New Roman" w:hAnsi="Times New Roman" w:cs="Times New Roman"/>
      <w:color w:val="000000"/>
      <w:sz w:val="16"/>
      <w:vertAlign w:val="superscript"/>
    </w:rPr>
  </w:style>
  <w:style w:type="table" w:customStyle="1" w:styleId="TableGrid0">
    <w:name w:val="TableGrid"/>
    <w:rsid w:val="0061571C"/>
    <w:rPr>
      <w:sz w:val="22"/>
      <w:szCs w:val="22"/>
      <w:lang w:val="en-IN" w:eastAsia="en-IN"/>
    </w:rPr>
    <w:tblPr>
      <w:tblCellMar>
        <w:top w:w="0" w:type="dxa"/>
        <w:left w:w="0" w:type="dxa"/>
        <w:bottom w:w="0" w:type="dxa"/>
        <w:right w:w="0" w:type="dxa"/>
      </w:tblCellMar>
    </w:tblPr>
  </w:style>
  <w:style w:type="paragraph" w:customStyle="1" w:styleId="Bullet">
    <w:name w:val="Bullet"/>
    <w:basedOn w:val="Normal"/>
    <w:link w:val="BulletChar"/>
    <w:rsid w:val="0061571C"/>
    <w:pPr>
      <w:numPr>
        <w:numId w:val="1"/>
      </w:numPr>
      <w:spacing w:before="60" w:after="60"/>
      <w:jc w:val="both"/>
    </w:pPr>
    <w:rPr>
      <w:rFonts w:ascii="Arial" w:eastAsia="Times New Roman" w:hAnsi="Arial" w:cs="Times New Roman"/>
      <w:lang w:val="en-US"/>
    </w:rPr>
  </w:style>
  <w:style w:type="paragraph" w:customStyle="1" w:styleId="Bullet2">
    <w:name w:val="Bullet 2"/>
    <w:basedOn w:val="Normal"/>
    <w:link w:val="Bullet2Char"/>
    <w:rsid w:val="0061571C"/>
    <w:pPr>
      <w:numPr>
        <w:numId w:val="2"/>
      </w:numPr>
      <w:spacing w:before="60" w:after="60"/>
      <w:jc w:val="both"/>
    </w:pPr>
    <w:rPr>
      <w:rFonts w:ascii="Arial" w:eastAsia="Times New Roman" w:hAnsi="Arial" w:cs="Times New Roman"/>
      <w:lang w:val="en-US"/>
    </w:rPr>
  </w:style>
  <w:style w:type="character" w:customStyle="1" w:styleId="BulletChar">
    <w:name w:val="Bullet Char"/>
    <w:link w:val="Bullet"/>
    <w:locked/>
    <w:rsid w:val="0061571C"/>
    <w:rPr>
      <w:rFonts w:ascii="Arial" w:eastAsia="Times New Roman" w:hAnsi="Arial" w:cs="Times New Roman"/>
    </w:rPr>
  </w:style>
  <w:style w:type="character" w:customStyle="1" w:styleId="Bullet2Char">
    <w:name w:val="Bullet 2 Char"/>
    <w:link w:val="Bullet2"/>
    <w:locked/>
    <w:rsid w:val="0061571C"/>
    <w:rPr>
      <w:rFonts w:ascii="Arial" w:eastAsia="Times New Roman" w:hAnsi="Arial" w:cs="Times New Roman"/>
    </w:rPr>
  </w:style>
  <w:style w:type="paragraph" w:customStyle="1" w:styleId="Tabletext">
    <w:name w:val="Tabletext"/>
    <w:basedOn w:val="Normal"/>
    <w:autoRedefine/>
    <w:qFormat/>
    <w:rsid w:val="00C41B53"/>
    <w:pPr>
      <w:spacing w:before="40" w:after="40"/>
    </w:pPr>
    <w:rPr>
      <w:rFonts w:ascii="Arial" w:eastAsia="Times New Roman" w:hAnsi="Arial" w:cs="Times New Roman"/>
      <w:sz w:val="18"/>
      <w:szCs w:val="20"/>
      <w:lang w:val="en-US"/>
    </w:rPr>
  </w:style>
  <w:style w:type="paragraph" w:customStyle="1" w:styleId="Tablehead1">
    <w:name w:val="Tablehead1"/>
    <w:basedOn w:val="Normal"/>
    <w:qFormat/>
    <w:rsid w:val="005A1064"/>
    <w:pPr>
      <w:keepNext/>
      <w:spacing w:before="60" w:after="60"/>
      <w:jc w:val="center"/>
    </w:pPr>
    <w:rPr>
      <w:rFonts w:ascii="Arial Bold" w:eastAsia="Times New Roman" w:hAnsi="Arial Bold" w:cs="Times New Roman"/>
      <w:b/>
      <w:bCs/>
      <w:color w:val="FFFFFF"/>
      <w:sz w:val="18"/>
      <w:szCs w:val="20"/>
      <w:lang w:val="en-US"/>
    </w:rPr>
  </w:style>
  <w:style w:type="table" w:customStyle="1" w:styleId="TableGrid1">
    <w:name w:val="Table Grid1"/>
    <w:basedOn w:val="TableNormal"/>
    <w:next w:val="TableGrid"/>
    <w:uiPriority w:val="59"/>
    <w:rsid w:val="00E3691A"/>
    <w:pPr>
      <w:spacing w:before="60" w:after="60"/>
      <w:ind w:left="57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341F19"/>
    <w:pPr>
      <w:spacing w:before="120" w:after="120"/>
    </w:pPr>
    <w:rPr>
      <w:rFonts w:ascii="Verdana" w:eastAsia="Times New Roman" w:hAnsi="Verdana" w:cs="Times New Roman"/>
      <w:sz w:val="16"/>
      <w:szCs w:val="20"/>
    </w:rPr>
  </w:style>
  <w:style w:type="character" w:customStyle="1" w:styleId="FootnoteTextChar">
    <w:name w:val="Footnote Text Char"/>
    <w:basedOn w:val="DefaultParagraphFont"/>
    <w:link w:val="FootnoteText"/>
    <w:semiHidden/>
    <w:rsid w:val="00341F19"/>
    <w:rPr>
      <w:rFonts w:ascii="Verdana" w:eastAsia="Times New Roman" w:hAnsi="Verdana" w:cs="Times New Roman"/>
      <w:sz w:val="16"/>
      <w:szCs w:val="20"/>
      <w:lang w:val="en-GB"/>
    </w:rPr>
  </w:style>
  <w:style w:type="character" w:styleId="FootnoteReference">
    <w:name w:val="footnote reference"/>
    <w:basedOn w:val="DefaultParagraphFont"/>
    <w:semiHidden/>
    <w:rsid w:val="00341F19"/>
    <w:rPr>
      <w:vertAlign w:val="superscript"/>
    </w:rPr>
  </w:style>
  <w:style w:type="paragraph" w:customStyle="1" w:styleId="Codesample">
    <w:name w:val="Code sample"/>
    <w:basedOn w:val="Normal"/>
    <w:link w:val="CodesampleChar"/>
    <w:rsid w:val="00477FE1"/>
    <w:pPr>
      <w:ind w:left="720"/>
    </w:pPr>
    <w:rPr>
      <w:rFonts w:ascii="Courier New" w:eastAsia="Times New Roman" w:hAnsi="Courier New" w:cs="Times New Roman"/>
      <w:noProof/>
      <w:sz w:val="20"/>
      <w:szCs w:val="16"/>
      <w:lang w:val="en-IE"/>
    </w:rPr>
  </w:style>
  <w:style w:type="character" w:customStyle="1" w:styleId="CodesampleChar">
    <w:name w:val="Code sample Char"/>
    <w:basedOn w:val="DefaultParagraphFont"/>
    <w:link w:val="Codesample"/>
    <w:rsid w:val="00477FE1"/>
    <w:rPr>
      <w:rFonts w:ascii="Courier New" w:eastAsia="Times New Roman" w:hAnsi="Courier New" w:cs="Times New Roman"/>
      <w:noProof/>
      <w:sz w:val="20"/>
      <w:szCs w:val="16"/>
      <w:lang w:val="en-IE"/>
    </w:rPr>
  </w:style>
  <w:style w:type="character" w:customStyle="1" w:styleId="Heading5Char">
    <w:name w:val="Heading 5 Char"/>
    <w:basedOn w:val="DefaultParagraphFont"/>
    <w:link w:val="Heading5"/>
    <w:uiPriority w:val="9"/>
    <w:semiHidden/>
    <w:rsid w:val="00860E11"/>
    <w:rPr>
      <w:rFonts w:asciiTheme="majorHAnsi" w:eastAsiaTheme="majorEastAsia" w:hAnsiTheme="majorHAnsi" w:cstheme="majorBidi"/>
      <w:color w:val="243F60" w:themeColor="accent1" w:themeShade="7F"/>
      <w:lang w:val="en-GB"/>
    </w:rPr>
  </w:style>
  <w:style w:type="character" w:customStyle="1" w:styleId="apple-converted-space">
    <w:name w:val="apple-converted-space"/>
    <w:basedOn w:val="DefaultParagraphFont"/>
    <w:rsid w:val="008A765A"/>
  </w:style>
  <w:style w:type="paragraph" w:styleId="BodyText">
    <w:name w:val="Body Text"/>
    <w:basedOn w:val="Normal"/>
    <w:link w:val="BodyTextChar"/>
    <w:uiPriority w:val="99"/>
    <w:rsid w:val="007E4616"/>
    <w:pPr>
      <w:spacing w:before="120" w:after="120"/>
    </w:pPr>
    <w:rPr>
      <w:rFonts w:ascii="Arial" w:eastAsia="Times New Roman" w:hAnsi="Arial" w:cs="Times New Roman"/>
      <w:sz w:val="22"/>
      <w:szCs w:val="20"/>
      <w:lang w:val="en-US"/>
    </w:rPr>
  </w:style>
  <w:style w:type="character" w:customStyle="1" w:styleId="BodyTextChar">
    <w:name w:val="Body Text Char"/>
    <w:basedOn w:val="DefaultParagraphFont"/>
    <w:link w:val="BodyText"/>
    <w:uiPriority w:val="99"/>
    <w:rsid w:val="007E4616"/>
    <w:rPr>
      <w:rFonts w:ascii="Arial" w:eastAsia="Times New Roman" w:hAnsi="Arial" w:cs="Times New Roman"/>
      <w:sz w:val="22"/>
      <w:szCs w:val="20"/>
    </w:rPr>
  </w:style>
  <w:style w:type="numbering" w:customStyle="1" w:styleId="Appendices">
    <w:name w:val="Appendices"/>
    <w:uiPriority w:val="99"/>
    <w:rsid w:val="007E4616"/>
    <w:pPr>
      <w:numPr>
        <w:numId w:val="4"/>
      </w:numPr>
    </w:pPr>
  </w:style>
  <w:style w:type="paragraph" w:customStyle="1" w:styleId="BodyTextGlossary">
    <w:name w:val="Body Text Glossary"/>
    <w:basedOn w:val="BodyText"/>
    <w:next w:val="BodyText"/>
    <w:link w:val="BodyTextGlossaryChar"/>
    <w:qFormat/>
    <w:rsid w:val="007E4616"/>
  </w:style>
  <w:style w:type="character" w:customStyle="1" w:styleId="BodyTextGlossaryChar">
    <w:name w:val="Body Text Glossary Char"/>
    <w:basedOn w:val="BodyTextChar"/>
    <w:link w:val="BodyTextGlossary"/>
    <w:rsid w:val="007E4616"/>
    <w:rPr>
      <w:rFonts w:ascii="Arial" w:eastAsia="Times New Roman" w:hAnsi="Arial" w:cs="Times New Roman"/>
      <w:sz w:val="22"/>
      <w:szCs w:val="20"/>
    </w:rPr>
  </w:style>
  <w:style w:type="paragraph" w:customStyle="1" w:styleId="InstructionalText">
    <w:name w:val="Instructional Text"/>
    <w:basedOn w:val="BodyText"/>
    <w:next w:val="BodyText"/>
    <w:link w:val="InstructionalTextChar"/>
    <w:qFormat/>
    <w:rsid w:val="007E4616"/>
    <w:rPr>
      <w:i/>
      <w:color w:val="0000FF"/>
      <w:lang w:eastAsia="ar-SA"/>
    </w:rPr>
  </w:style>
  <w:style w:type="character" w:customStyle="1" w:styleId="InstructionalTextChar">
    <w:name w:val="Instructional Text Char"/>
    <w:basedOn w:val="BodyTextChar"/>
    <w:link w:val="InstructionalText"/>
    <w:rsid w:val="007E4616"/>
    <w:rPr>
      <w:rFonts w:ascii="Arial" w:eastAsia="Times New Roman" w:hAnsi="Arial" w:cs="Times New Roman"/>
      <w:i/>
      <w:color w:val="0000FF"/>
      <w:sz w:val="22"/>
      <w:szCs w:val="20"/>
      <w:lang w:eastAsia="ar-SA"/>
    </w:rPr>
  </w:style>
  <w:style w:type="paragraph" w:customStyle="1" w:styleId="InstructionalTextBullet">
    <w:name w:val="Instructional Text Bullet"/>
    <w:basedOn w:val="Normal"/>
    <w:qFormat/>
    <w:rsid w:val="00FF11F2"/>
    <w:pPr>
      <w:numPr>
        <w:numId w:val="5"/>
      </w:numPr>
      <w:spacing w:after="60"/>
    </w:pPr>
    <w:rPr>
      <w:rFonts w:ascii="Arial" w:eastAsia="Times New Roman" w:hAnsi="Arial" w:cs="Times New Roman"/>
      <w:i/>
      <w:color w:val="0000FF"/>
      <w:lang w:val="en-US"/>
    </w:rPr>
  </w:style>
  <w:style w:type="paragraph" w:customStyle="1" w:styleId="BodyTextNumber">
    <w:name w:val="Body Text Number"/>
    <w:link w:val="BodyTextNumberChar"/>
    <w:uiPriority w:val="99"/>
    <w:rsid w:val="0037621F"/>
    <w:pPr>
      <w:numPr>
        <w:numId w:val="6"/>
      </w:numPr>
    </w:pPr>
    <w:rPr>
      <w:rFonts w:ascii="Arial" w:eastAsia="Times New Roman" w:hAnsi="Arial" w:cs="Times New Roman"/>
      <w:sz w:val="22"/>
    </w:rPr>
  </w:style>
  <w:style w:type="character" w:customStyle="1" w:styleId="BodyTextNumberChar">
    <w:name w:val="Body Text Number Char"/>
    <w:basedOn w:val="DefaultParagraphFont"/>
    <w:link w:val="BodyTextNumber"/>
    <w:uiPriority w:val="99"/>
    <w:locked/>
    <w:rsid w:val="0037621F"/>
    <w:rPr>
      <w:rFonts w:ascii="Arial" w:eastAsia="Times New Roman" w:hAnsi="Arial" w:cs="Times New Roman"/>
      <w:sz w:val="22"/>
    </w:rPr>
  </w:style>
  <w:style w:type="paragraph" w:customStyle="1" w:styleId="Preface5">
    <w:name w:val="Preface 5"/>
    <w:rsid w:val="00FE3059"/>
    <w:pPr>
      <w:numPr>
        <w:numId w:val="7"/>
      </w:numPr>
      <w:spacing w:before="160"/>
    </w:pPr>
    <w:rPr>
      <w:rFonts w:ascii="Times New Roman" w:eastAsia="Times New Roman" w:hAnsi="Times New Roman" w:cs="Times New Roman"/>
      <w:i/>
      <w:szCs w:val="20"/>
      <w:lang w:val="en-GB"/>
    </w:rPr>
  </w:style>
  <w:style w:type="paragraph" w:customStyle="1" w:styleId="Preface7">
    <w:name w:val="Preface 7"/>
    <w:rsid w:val="00A06332"/>
    <w:pPr>
      <w:numPr>
        <w:numId w:val="8"/>
      </w:numPr>
      <w:spacing w:before="120"/>
    </w:pPr>
    <w:rPr>
      <w:rFonts w:ascii="Times New Roman" w:eastAsia="Times New Roman" w:hAnsi="Times New Roman" w:cs="Times New Roman"/>
      <w:i/>
      <w:noProof/>
      <w:szCs w:val="20"/>
    </w:rPr>
  </w:style>
  <w:style w:type="paragraph" w:customStyle="1" w:styleId="App1">
    <w:name w:val="App1"/>
    <w:next w:val="Heading5"/>
    <w:rsid w:val="00A06332"/>
    <w:pPr>
      <w:keepNext/>
      <w:pageBreakBefore/>
      <w:spacing w:before="280" w:after="160"/>
    </w:pPr>
    <w:rPr>
      <w:rFonts w:ascii="Arial" w:eastAsia="Times New Roman" w:hAnsi="Arial" w:cs="Times New Roman"/>
      <w:b/>
      <w:caps/>
      <w:sz w:val="28"/>
      <w:szCs w:val="20"/>
      <w:lang w:val="en-GB"/>
    </w:rPr>
  </w:style>
  <w:style w:type="paragraph" w:customStyle="1" w:styleId="Heading20">
    <w:name w:val="Heading2"/>
    <w:basedOn w:val="Heading2"/>
    <w:link w:val="Heading2Char0"/>
    <w:qFormat/>
    <w:rsid w:val="00CC417E"/>
    <w:pPr>
      <w:spacing w:after="120"/>
      <w:ind w:left="1440" w:hanging="720"/>
    </w:pPr>
    <w:rPr>
      <w:rFonts w:cstheme="majorHAnsi"/>
      <w:b w:val="0"/>
      <w:color w:val="1F497D" w:themeColor="text2"/>
      <w:sz w:val="28"/>
    </w:rPr>
  </w:style>
  <w:style w:type="paragraph" w:customStyle="1" w:styleId="Heading30">
    <w:name w:val="Heading3"/>
    <w:basedOn w:val="Heading3"/>
    <w:link w:val="Heading3Char0"/>
    <w:qFormat/>
    <w:rsid w:val="00CC417E"/>
    <w:pPr>
      <w:spacing w:after="120" w:line="288" w:lineRule="auto"/>
      <w:ind w:left="2160" w:hanging="720"/>
    </w:pPr>
    <w:rPr>
      <w:rFonts w:cstheme="majorHAnsi"/>
      <w:color w:val="1F497D" w:themeColor="text2"/>
    </w:rPr>
  </w:style>
  <w:style w:type="character" w:customStyle="1" w:styleId="Heading2Char0">
    <w:name w:val="Heading2 Char"/>
    <w:basedOn w:val="Heading2Char"/>
    <w:link w:val="Heading20"/>
    <w:rsid w:val="00CC417E"/>
    <w:rPr>
      <w:rFonts w:asciiTheme="majorHAnsi" w:eastAsiaTheme="majorEastAsia" w:hAnsiTheme="majorHAnsi" w:cstheme="majorHAnsi"/>
      <w:b w:val="0"/>
      <w:bCs/>
      <w:color w:val="1F497D" w:themeColor="text2"/>
      <w:sz w:val="28"/>
      <w:szCs w:val="26"/>
      <w:lang w:val="en-GB"/>
    </w:rPr>
  </w:style>
  <w:style w:type="character" w:customStyle="1" w:styleId="Heading3Char0">
    <w:name w:val="Heading3 Char"/>
    <w:basedOn w:val="Heading3Char"/>
    <w:link w:val="Heading30"/>
    <w:rsid w:val="00CC417E"/>
    <w:rPr>
      <w:rFonts w:asciiTheme="majorHAnsi" w:eastAsiaTheme="majorEastAsia" w:hAnsiTheme="majorHAnsi" w:cstheme="majorHAnsi"/>
      <w:color w:val="1F497D" w:themeColor="text2"/>
      <w:lang w:val="en-GB"/>
    </w:rPr>
  </w:style>
  <w:style w:type="paragraph" w:customStyle="1" w:styleId="TableData">
    <w:name w:val="TableData"/>
    <w:basedOn w:val="Normal"/>
    <w:link w:val="TableDataChar"/>
    <w:uiPriority w:val="41"/>
    <w:qFormat/>
    <w:rsid w:val="00B0197C"/>
    <w:pPr>
      <w:spacing w:before="60" w:after="60"/>
    </w:pPr>
    <w:rPr>
      <w:rFonts w:ascii="Arial" w:eastAsiaTheme="minorHAnsi" w:hAnsi="Arial" w:cs="Times New Roman"/>
      <w:sz w:val="22"/>
      <w:szCs w:val="22"/>
      <w:lang w:val="en-AU" w:eastAsia="en-AU"/>
    </w:rPr>
  </w:style>
  <w:style w:type="character" w:customStyle="1" w:styleId="TableDataChar">
    <w:name w:val="TableData Char"/>
    <w:link w:val="TableData"/>
    <w:uiPriority w:val="41"/>
    <w:rsid w:val="00B0197C"/>
    <w:rPr>
      <w:rFonts w:ascii="Arial" w:eastAsiaTheme="minorHAnsi" w:hAnsi="Arial" w:cs="Times New Roman"/>
      <w:sz w:val="22"/>
      <w:szCs w:val="22"/>
      <w:lang w:val="en-AU" w:eastAsia="en-AU"/>
    </w:rPr>
  </w:style>
  <w:style w:type="paragraph" w:customStyle="1" w:styleId="TableHead">
    <w:name w:val="TableHead"/>
    <w:basedOn w:val="Normal"/>
    <w:next w:val="TableData"/>
    <w:link w:val="TableHeadChar"/>
    <w:rsid w:val="00B0197C"/>
    <w:pPr>
      <w:spacing w:before="60" w:after="60"/>
    </w:pPr>
    <w:rPr>
      <w:rFonts w:ascii="Harmony Text" w:eastAsiaTheme="minorHAnsi" w:hAnsi="Harmony Text" w:cs="Times New Roman"/>
      <w:b/>
      <w:sz w:val="22"/>
      <w:szCs w:val="22"/>
      <w:lang w:val="en-AU" w:eastAsia="en-AU"/>
    </w:rPr>
  </w:style>
  <w:style w:type="character" w:customStyle="1" w:styleId="TableHeadChar">
    <w:name w:val="TableHead Char"/>
    <w:link w:val="TableHead"/>
    <w:rsid w:val="00B0197C"/>
    <w:rPr>
      <w:rFonts w:ascii="Harmony Text" w:eastAsiaTheme="minorHAnsi" w:hAnsi="Harmony Text" w:cs="Times New Roman"/>
      <w:b/>
      <w:sz w:val="22"/>
      <w:szCs w:val="22"/>
      <w:lang w:val="en-AU" w:eastAsia="en-AU"/>
    </w:rPr>
  </w:style>
  <w:style w:type="paragraph" w:styleId="TOC4">
    <w:name w:val="toc 4"/>
    <w:basedOn w:val="Normal"/>
    <w:next w:val="Normal"/>
    <w:autoRedefine/>
    <w:uiPriority w:val="39"/>
    <w:unhideWhenUsed/>
    <w:rsid w:val="00F46066"/>
    <w:pPr>
      <w:spacing w:after="100" w:line="259" w:lineRule="auto"/>
      <w:ind w:left="660"/>
    </w:pPr>
    <w:rPr>
      <w:sz w:val="22"/>
      <w:szCs w:val="22"/>
      <w:lang w:val="en-US"/>
    </w:rPr>
  </w:style>
  <w:style w:type="paragraph" w:styleId="TOC5">
    <w:name w:val="toc 5"/>
    <w:basedOn w:val="Normal"/>
    <w:next w:val="Normal"/>
    <w:autoRedefine/>
    <w:uiPriority w:val="39"/>
    <w:unhideWhenUsed/>
    <w:rsid w:val="00F46066"/>
    <w:pPr>
      <w:spacing w:after="100" w:line="259" w:lineRule="auto"/>
      <w:ind w:left="880"/>
    </w:pPr>
    <w:rPr>
      <w:sz w:val="22"/>
      <w:szCs w:val="22"/>
      <w:lang w:val="en-US"/>
    </w:rPr>
  </w:style>
  <w:style w:type="paragraph" w:styleId="TOC6">
    <w:name w:val="toc 6"/>
    <w:basedOn w:val="Normal"/>
    <w:next w:val="Normal"/>
    <w:autoRedefine/>
    <w:uiPriority w:val="39"/>
    <w:unhideWhenUsed/>
    <w:rsid w:val="00F46066"/>
    <w:pPr>
      <w:spacing w:after="100" w:line="259" w:lineRule="auto"/>
      <w:ind w:left="1100"/>
    </w:pPr>
    <w:rPr>
      <w:sz w:val="22"/>
      <w:szCs w:val="22"/>
      <w:lang w:val="en-US"/>
    </w:rPr>
  </w:style>
  <w:style w:type="paragraph" w:styleId="TOC7">
    <w:name w:val="toc 7"/>
    <w:basedOn w:val="Normal"/>
    <w:next w:val="Normal"/>
    <w:autoRedefine/>
    <w:uiPriority w:val="39"/>
    <w:unhideWhenUsed/>
    <w:rsid w:val="00F46066"/>
    <w:pPr>
      <w:spacing w:after="100" w:line="259" w:lineRule="auto"/>
      <w:ind w:left="1320"/>
    </w:pPr>
    <w:rPr>
      <w:sz w:val="22"/>
      <w:szCs w:val="22"/>
      <w:lang w:val="en-US"/>
    </w:rPr>
  </w:style>
  <w:style w:type="paragraph" w:styleId="TOC8">
    <w:name w:val="toc 8"/>
    <w:basedOn w:val="Normal"/>
    <w:next w:val="Normal"/>
    <w:autoRedefine/>
    <w:uiPriority w:val="39"/>
    <w:unhideWhenUsed/>
    <w:rsid w:val="00F46066"/>
    <w:pPr>
      <w:spacing w:after="100" w:line="259" w:lineRule="auto"/>
      <w:ind w:left="1540"/>
    </w:pPr>
    <w:rPr>
      <w:sz w:val="22"/>
      <w:szCs w:val="22"/>
      <w:lang w:val="en-US"/>
    </w:rPr>
  </w:style>
  <w:style w:type="paragraph" w:styleId="TOC9">
    <w:name w:val="toc 9"/>
    <w:basedOn w:val="Normal"/>
    <w:next w:val="Normal"/>
    <w:autoRedefine/>
    <w:uiPriority w:val="39"/>
    <w:unhideWhenUsed/>
    <w:rsid w:val="00F46066"/>
    <w:pPr>
      <w:spacing w:after="100" w:line="259" w:lineRule="auto"/>
      <w:ind w:left="1760"/>
    </w:pPr>
    <w:rPr>
      <w:sz w:val="22"/>
      <w:szCs w:val="22"/>
      <w:lang w:val="en-US"/>
    </w:rPr>
  </w:style>
  <w:style w:type="character" w:customStyle="1" w:styleId="UnresolvedMention1">
    <w:name w:val="Unresolved Mention1"/>
    <w:basedOn w:val="DefaultParagraphFont"/>
    <w:uiPriority w:val="99"/>
    <w:semiHidden/>
    <w:unhideWhenUsed/>
    <w:rsid w:val="00467867"/>
    <w:rPr>
      <w:color w:val="605E5C"/>
      <w:shd w:val="clear" w:color="auto" w:fill="E1DFDD"/>
    </w:rPr>
  </w:style>
  <w:style w:type="character" w:customStyle="1" w:styleId="UnresolvedMention2">
    <w:name w:val="Unresolved Mention2"/>
    <w:basedOn w:val="DefaultParagraphFont"/>
    <w:uiPriority w:val="99"/>
    <w:semiHidden/>
    <w:unhideWhenUsed/>
    <w:rsid w:val="009808F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66B8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14B95"/>
    <w:pPr>
      <w:keepNext/>
      <w:keepLines/>
      <w:suppressAutoHyphens/>
      <w:autoSpaceDE w:val="0"/>
      <w:autoSpaceDN w:val="0"/>
      <w:adjustRightInd w:val="0"/>
      <w:spacing w:before="200" w:line="288" w:lineRule="auto"/>
      <w:textAlignment w:val="center"/>
      <w:outlineLvl w:val="1"/>
    </w:pPr>
    <w:rPr>
      <w:rFonts w:asciiTheme="majorHAnsi" w:eastAsiaTheme="majorEastAsia" w:hAnsiTheme="majorHAnsi" w:cstheme="majorBidi"/>
      <w:b/>
      <w:bCs/>
      <w:color w:val="9BBB59" w:themeColor="accent3"/>
      <w:sz w:val="32"/>
      <w:szCs w:val="26"/>
    </w:rPr>
  </w:style>
  <w:style w:type="paragraph" w:styleId="Heading3">
    <w:name w:val="heading 3"/>
    <w:basedOn w:val="Normal"/>
    <w:next w:val="Normal"/>
    <w:link w:val="Heading3Char"/>
    <w:uiPriority w:val="9"/>
    <w:unhideWhenUsed/>
    <w:qFormat/>
    <w:rsid w:val="005E655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14B95"/>
    <w:pPr>
      <w:keepNext/>
      <w:keepLines/>
      <w:suppressAutoHyphens/>
      <w:autoSpaceDE w:val="0"/>
      <w:autoSpaceDN w:val="0"/>
      <w:adjustRightInd w:val="0"/>
      <w:spacing w:before="200" w:line="288" w:lineRule="auto"/>
      <w:textAlignment w:val="center"/>
      <w:outlineLvl w:val="3"/>
    </w:pPr>
    <w:rPr>
      <w:rFonts w:asciiTheme="majorHAnsi" w:eastAsiaTheme="majorEastAsia" w:hAnsiTheme="majorHAnsi" w:cstheme="majorBidi"/>
      <w:b/>
      <w:bCs/>
      <w:i/>
      <w:iCs/>
      <w:color w:val="4F81BD" w:themeColor="accent1"/>
      <w:sz w:val="22"/>
      <w:szCs w:val="20"/>
    </w:rPr>
  </w:style>
  <w:style w:type="paragraph" w:styleId="Heading5">
    <w:name w:val="heading 5"/>
    <w:basedOn w:val="Normal"/>
    <w:next w:val="Normal"/>
    <w:link w:val="Heading5Char"/>
    <w:uiPriority w:val="9"/>
    <w:semiHidden/>
    <w:unhideWhenUsed/>
    <w:qFormat/>
    <w:rsid w:val="00860E1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7F38"/>
    <w:pPr>
      <w:tabs>
        <w:tab w:val="center" w:pos="4320"/>
        <w:tab w:val="right" w:pos="8640"/>
      </w:tabs>
    </w:pPr>
  </w:style>
  <w:style w:type="character" w:customStyle="1" w:styleId="HeaderChar">
    <w:name w:val="Header Char"/>
    <w:basedOn w:val="DefaultParagraphFont"/>
    <w:link w:val="Header"/>
    <w:uiPriority w:val="99"/>
    <w:rsid w:val="00B07F38"/>
  </w:style>
  <w:style w:type="paragraph" w:styleId="Footer">
    <w:name w:val="footer"/>
    <w:basedOn w:val="Normal"/>
    <w:link w:val="FooterChar"/>
    <w:uiPriority w:val="99"/>
    <w:unhideWhenUsed/>
    <w:rsid w:val="00B07F38"/>
    <w:pPr>
      <w:tabs>
        <w:tab w:val="center" w:pos="4320"/>
        <w:tab w:val="right" w:pos="8640"/>
      </w:tabs>
    </w:pPr>
  </w:style>
  <w:style w:type="character" w:customStyle="1" w:styleId="FooterChar">
    <w:name w:val="Footer Char"/>
    <w:basedOn w:val="DefaultParagraphFont"/>
    <w:link w:val="Footer"/>
    <w:uiPriority w:val="99"/>
    <w:rsid w:val="00B07F38"/>
  </w:style>
  <w:style w:type="paragraph" w:styleId="BalloonText">
    <w:name w:val="Balloon Text"/>
    <w:basedOn w:val="Normal"/>
    <w:link w:val="BalloonTextChar"/>
    <w:uiPriority w:val="99"/>
    <w:semiHidden/>
    <w:unhideWhenUsed/>
    <w:rsid w:val="00B07F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7F38"/>
    <w:rPr>
      <w:rFonts w:ascii="Lucida Grande" w:hAnsi="Lucida Grande" w:cs="Lucida Grande"/>
      <w:sz w:val="18"/>
      <w:szCs w:val="18"/>
    </w:rPr>
  </w:style>
  <w:style w:type="character" w:styleId="PageNumber">
    <w:name w:val="page number"/>
    <w:basedOn w:val="DefaultParagraphFont"/>
    <w:uiPriority w:val="99"/>
    <w:semiHidden/>
    <w:unhideWhenUsed/>
    <w:rsid w:val="00385E73"/>
  </w:style>
  <w:style w:type="paragraph" w:styleId="ListParagraph">
    <w:name w:val="List Paragraph"/>
    <w:basedOn w:val="Normal"/>
    <w:link w:val="ListParagraphChar"/>
    <w:uiPriority w:val="34"/>
    <w:qFormat/>
    <w:rsid w:val="00385E73"/>
    <w:pPr>
      <w:ind w:left="720"/>
      <w:contextualSpacing/>
    </w:pPr>
  </w:style>
  <w:style w:type="paragraph" w:customStyle="1" w:styleId="BasicParagraph">
    <w:name w:val="[Basic Paragraph]"/>
    <w:basedOn w:val="Normal"/>
    <w:uiPriority w:val="99"/>
    <w:rsid w:val="00A22E7B"/>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Hyperlink">
    <w:name w:val="Hyperlink"/>
    <w:basedOn w:val="DefaultParagraphFont"/>
    <w:uiPriority w:val="99"/>
    <w:unhideWhenUsed/>
    <w:rsid w:val="00A22E7B"/>
    <w:rPr>
      <w:color w:val="0000FF" w:themeColor="hyperlink"/>
      <w:u w:val="single"/>
    </w:rPr>
  </w:style>
  <w:style w:type="character" w:styleId="CommentReference">
    <w:name w:val="annotation reference"/>
    <w:basedOn w:val="DefaultParagraphFont"/>
    <w:uiPriority w:val="99"/>
    <w:unhideWhenUsed/>
    <w:rsid w:val="008A2C3F"/>
    <w:rPr>
      <w:sz w:val="16"/>
      <w:szCs w:val="16"/>
    </w:rPr>
  </w:style>
  <w:style w:type="paragraph" w:styleId="CommentText">
    <w:name w:val="annotation text"/>
    <w:basedOn w:val="Normal"/>
    <w:link w:val="CommentTextChar"/>
    <w:uiPriority w:val="99"/>
    <w:unhideWhenUsed/>
    <w:rsid w:val="008A2C3F"/>
    <w:pPr>
      <w:suppressAutoHyphens/>
      <w:autoSpaceDE w:val="0"/>
      <w:autoSpaceDN w:val="0"/>
      <w:adjustRightInd w:val="0"/>
      <w:spacing w:after="60"/>
      <w:textAlignment w:val="center"/>
    </w:pPr>
    <w:rPr>
      <w:rFonts w:ascii="Roboto" w:eastAsia="Calibri" w:hAnsi="Roboto" w:cs="Avenir LT Std 45 Book"/>
      <w:color w:val="000000"/>
      <w:sz w:val="20"/>
      <w:szCs w:val="20"/>
    </w:rPr>
  </w:style>
  <w:style w:type="character" w:customStyle="1" w:styleId="CommentTextChar">
    <w:name w:val="Comment Text Char"/>
    <w:basedOn w:val="DefaultParagraphFont"/>
    <w:link w:val="CommentText"/>
    <w:uiPriority w:val="99"/>
    <w:rsid w:val="008A2C3F"/>
    <w:rPr>
      <w:rFonts w:ascii="Roboto" w:eastAsia="Calibri" w:hAnsi="Roboto" w:cs="Avenir LT Std 45 Book"/>
      <w:color w:val="000000"/>
      <w:sz w:val="20"/>
      <w:szCs w:val="20"/>
      <w:lang w:val="en-GB"/>
    </w:rPr>
  </w:style>
  <w:style w:type="paragraph" w:customStyle="1" w:styleId="Default">
    <w:name w:val="Default"/>
    <w:rsid w:val="008A2C3F"/>
    <w:pPr>
      <w:autoSpaceDE w:val="0"/>
      <w:autoSpaceDN w:val="0"/>
      <w:adjustRightInd w:val="0"/>
    </w:pPr>
    <w:rPr>
      <w:rFonts w:ascii="Arial" w:eastAsia="Calibri" w:hAnsi="Arial" w:cs="Arial"/>
      <w:color w:val="000000"/>
    </w:rPr>
  </w:style>
  <w:style w:type="character" w:customStyle="1" w:styleId="Heading2Char">
    <w:name w:val="Heading 2 Char"/>
    <w:basedOn w:val="DefaultParagraphFont"/>
    <w:link w:val="Heading2"/>
    <w:rsid w:val="00614B95"/>
    <w:rPr>
      <w:rFonts w:asciiTheme="majorHAnsi" w:eastAsiaTheme="majorEastAsia" w:hAnsiTheme="majorHAnsi" w:cstheme="majorBidi"/>
      <w:b/>
      <w:bCs/>
      <w:color w:val="9BBB59" w:themeColor="accent3"/>
      <w:sz w:val="32"/>
      <w:szCs w:val="26"/>
      <w:lang w:val="en-GB"/>
    </w:rPr>
  </w:style>
  <w:style w:type="character" w:customStyle="1" w:styleId="Heading4Char">
    <w:name w:val="Heading 4 Char"/>
    <w:basedOn w:val="DefaultParagraphFont"/>
    <w:link w:val="Heading4"/>
    <w:rsid w:val="00614B95"/>
    <w:rPr>
      <w:rFonts w:asciiTheme="majorHAnsi" w:eastAsiaTheme="majorEastAsia" w:hAnsiTheme="majorHAnsi" w:cstheme="majorBidi"/>
      <w:b/>
      <w:bCs/>
      <w:i/>
      <w:iCs/>
      <w:color w:val="4F81BD" w:themeColor="accent1"/>
      <w:sz w:val="22"/>
      <w:szCs w:val="20"/>
      <w:lang w:val="en-GB"/>
    </w:rPr>
  </w:style>
  <w:style w:type="table" w:styleId="TableGrid">
    <w:name w:val="Table Grid"/>
    <w:basedOn w:val="TableNormal"/>
    <w:uiPriority w:val="39"/>
    <w:rsid w:val="00614B95"/>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614B95"/>
    <w:rPr>
      <w:lang w:val="en-GB"/>
    </w:rPr>
  </w:style>
  <w:style w:type="paragraph" w:styleId="NormalWeb">
    <w:name w:val="Normal (Web)"/>
    <w:basedOn w:val="Normal"/>
    <w:uiPriority w:val="99"/>
    <w:semiHidden/>
    <w:unhideWhenUsed/>
    <w:rsid w:val="00614B95"/>
    <w:pPr>
      <w:spacing w:after="165"/>
    </w:pPr>
    <w:rPr>
      <w:rFonts w:ascii="Times New Roman" w:eastAsia="Times New Roman" w:hAnsi="Times New Roman" w:cs="Times New Roman"/>
    </w:rPr>
  </w:style>
  <w:style w:type="character" w:customStyle="1" w:styleId="Heading3Char">
    <w:name w:val="Heading 3 Char"/>
    <w:basedOn w:val="DefaultParagraphFont"/>
    <w:link w:val="Heading3"/>
    <w:rsid w:val="005E6553"/>
    <w:rPr>
      <w:rFonts w:asciiTheme="majorHAnsi" w:eastAsiaTheme="majorEastAsia" w:hAnsiTheme="majorHAnsi" w:cstheme="majorBidi"/>
      <w:color w:val="243F60" w:themeColor="accent1" w:themeShade="7F"/>
      <w:lang w:val="en-GB"/>
    </w:rPr>
  </w:style>
  <w:style w:type="character" w:customStyle="1" w:styleId="Heading1Char">
    <w:name w:val="Heading 1 Char"/>
    <w:basedOn w:val="DefaultParagraphFont"/>
    <w:link w:val="Heading1"/>
    <w:uiPriority w:val="9"/>
    <w:rsid w:val="00966B8C"/>
    <w:rPr>
      <w:rFonts w:asciiTheme="majorHAnsi" w:eastAsiaTheme="majorEastAsia" w:hAnsiTheme="majorHAnsi" w:cstheme="majorBidi"/>
      <w:color w:val="365F91" w:themeColor="accent1" w:themeShade="BF"/>
      <w:sz w:val="32"/>
      <w:szCs w:val="32"/>
      <w:lang w:val="en-GB"/>
    </w:rPr>
  </w:style>
  <w:style w:type="paragraph" w:styleId="TOC1">
    <w:name w:val="toc 1"/>
    <w:basedOn w:val="Normal"/>
    <w:next w:val="Normal"/>
    <w:autoRedefine/>
    <w:uiPriority w:val="39"/>
    <w:unhideWhenUsed/>
    <w:rsid w:val="00371288"/>
    <w:pPr>
      <w:spacing w:after="100"/>
    </w:pPr>
  </w:style>
  <w:style w:type="paragraph" w:styleId="TOC2">
    <w:name w:val="toc 2"/>
    <w:basedOn w:val="Normal"/>
    <w:next w:val="Normal"/>
    <w:autoRedefine/>
    <w:uiPriority w:val="39"/>
    <w:unhideWhenUsed/>
    <w:rsid w:val="00371288"/>
    <w:pPr>
      <w:spacing w:after="100"/>
      <w:ind w:left="240"/>
    </w:pPr>
  </w:style>
  <w:style w:type="paragraph" w:styleId="TOC3">
    <w:name w:val="toc 3"/>
    <w:basedOn w:val="Normal"/>
    <w:next w:val="Normal"/>
    <w:autoRedefine/>
    <w:uiPriority w:val="39"/>
    <w:unhideWhenUsed/>
    <w:rsid w:val="00371288"/>
    <w:pPr>
      <w:spacing w:after="100"/>
      <w:ind w:left="480"/>
    </w:pPr>
  </w:style>
  <w:style w:type="paragraph" w:styleId="CommentSubject">
    <w:name w:val="annotation subject"/>
    <w:basedOn w:val="CommentText"/>
    <w:next w:val="CommentText"/>
    <w:link w:val="CommentSubjectChar"/>
    <w:uiPriority w:val="99"/>
    <w:semiHidden/>
    <w:unhideWhenUsed/>
    <w:rsid w:val="00E36F80"/>
    <w:pPr>
      <w:suppressAutoHyphens w:val="0"/>
      <w:autoSpaceDE/>
      <w:autoSpaceDN/>
      <w:adjustRightInd/>
      <w:spacing w:after="0"/>
      <w:textAlignment w:val="auto"/>
    </w:pPr>
    <w:rPr>
      <w:rFonts w:asciiTheme="minorHAnsi" w:eastAsiaTheme="minorEastAsia" w:hAnsiTheme="minorHAnsi" w:cstheme="minorBidi"/>
      <w:b/>
      <w:bCs/>
      <w:color w:val="auto"/>
    </w:rPr>
  </w:style>
  <w:style w:type="character" w:customStyle="1" w:styleId="CommentSubjectChar">
    <w:name w:val="Comment Subject Char"/>
    <w:basedOn w:val="CommentTextChar"/>
    <w:link w:val="CommentSubject"/>
    <w:uiPriority w:val="99"/>
    <w:semiHidden/>
    <w:rsid w:val="00E36F80"/>
    <w:rPr>
      <w:rFonts w:ascii="Roboto" w:eastAsia="Calibri" w:hAnsi="Roboto" w:cs="Avenir LT Std 45 Book"/>
      <w:b/>
      <w:bCs/>
      <w:color w:val="000000"/>
      <w:sz w:val="20"/>
      <w:szCs w:val="20"/>
      <w:lang w:val="en-GB"/>
    </w:rPr>
  </w:style>
  <w:style w:type="paragraph" w:styleId="Revision">
    <w:name w:val="Revision"/>
    <w:hidden/>
    <w:uiPriority w:val="99"/>
    <w:semiHidden/>
    <w:rsid w:val="00E36F80"/>
    <w:rPr>
      <w:lang w:val="en-GB"/>
    </w:rPr>
  </w:style>
  <w:style w:type="character" w:styleId="FollowedHyperlink">
    <w:name w:val="FollowedHyperlink"/>
    <w:basedOn w:val="DefaultParagraphFont"/>
    <w:uiPriority w:val="99"/>
    <w:semiHidden/>
    <w:unhideWhenUsed/>
    <w:rsid w:val="00D20A25"/>
    <w:rPr>
      <w:color w:val="800080" w:themeColor="followedHyperlink"/>
      <w:u w:val="single"/>
    </w:rPr>
  </w:style>
  <w:style w:type="numbering" w:customStyle="1" w:styleId="NoList1">
    <w:name w:val="No List1"/>
    <w:next w:val="NoList"/>
    <w:uiPriority w:val="99"/>
    <w:semiHidden/>
    <w:unhideWhenUsed/>
    <w:rsid w:val="0061571C"/>
  </w:style>
  <w:style w:type="paragraph" w:customStyle="1" w:styleId="footnotedescription">
    <w:name w:val="footnote description"/>
    <w:next w:val="Normal"/>
    <w:link w:val="footnotedescriptionChar"/>
    <w:hidden/>
    <w:rsid w:val="0061571C"/>
    <w:pPr>
      <w:spacing w:line="259" w:lineRule="auto"/>
      <w:ind w:left="406"/>
    </w:pPr>
    <w:rPr>
      <w:rFonts w:ascii="Times New Roman" w:eastAsia="Times New Roman" w:hAnsi="Times New Roman" w:cs="Times New Roman"/>
      <w:color w:val="000000"/>
      <w:sz w:val="16"/>
      <w:szCs w:val="22"/>
      <w:lang w:val="en-IN" w:eastAsia="en-IN"/>
    </w:rPr>
  </w:style>
  <w:style w:type="character" w:customStyle="1" w:styleId="footnotedescriptionChar">
    <w:name w:val="footnote description Char"/>
    <w:link w:val="footnotedescription"/>
    <w:rsid w:val="0061571C"/>
    <w:rPr>
      <w:rFonts w:ascii="Times New Roman" w:eastAsia="Times New Roman" w:hAnsi="Times New Roman" w:cs="Times New Roman"/>
      <w:color w:val="000000"/>
      <w:sz w:val="16"/>
      <w:szCs w:val="22"/>
      <w:lang w:val="en-IN" w:eastAsia="en-IN"/>
    </w:rPr>
  </w:style>
  <w:style w:type="character" w:customStyle="1" w:styleId="footnotemark">
    <w:name w:val="footnote mark"/>
    <w:hidden/>
    <w:rsid w:val="0061571C"/>
    <w:rPr>
      <w:rFonts w:ascii="Times New Roman" w:eastAsia="Times New Roman" w:hAnsi="Times New Roman" w:cs="Times New Roman"/>
      <w:color w:val="000000"/>
      <w:sz w:val="16"/>
      <w:vertAlign w:val="superscript"/>
    </w:rPr>
  </w:style>
  <w:style w:type="table" w:customStyle="1" w:styleId="TableGrid0">
    <w:name w:val="TableGrid"/>
    <w:rsid w:val="0061571C"/>
    <w:rPr>
      <w:sz w:val="22"/>
      <w:szCs w:val="22"/>
      <w:lang w:val="en-IN" w:eastAsia="en-IN"/>
    </w:rPr>
    <w:tblPr>
      <w:tblCellMar>
        <w:top w:w="0" w:type="dxa"/>
        <w:left w:w="0" w:type="dxa"/>
        <w:bottom w:w="0" w:type="dxa"/>
        <w:right w:w="0" w:type="dxa"/>
      </w:tblCellMar>
    </w:tblPr>
  </w:style>
  <w:style w:type="paragraph" w:customStyle="1" w:styleId="Bullet">
    <w:name w:val="Bullet"/>
    <w:basedOn w:val="Normal"/>
    <w:link w:val="BulletChar"/>
    <w:rsid w:val="0061571C"/>
    <w:pPr>
      <w:numPr>
        <w:numId w:val="1"/>
      </w:numPr>
      <w:spacing w:before="60" w:after="60"/>
      <w:jc w:val="both"/>
    </w:pPr>
    <w:rPr>
      <w:rFonts w:ascii="Arial" w:eastAsia="Times New Roman" w:hAnsi="Arial" w:cs="Times New Roman"/>
      <w:lang w:val="en-US"/>
    </w:rPr>
  </w:style>
  <w:style w:type="paragraph" w:customStyle="1" w:styleId="Bullet2">
    <w:name w:val="Bullet 2"/>
    <w:basedOn w:val="Normal"/>
    <w:link w:val="Bullet2Char"/>
    <w:rsid w:val="0061571C"/>
    <w:pPr>
      <w:numPr>
        <w:numId w:val="2"/>
      </w:numPr>
      <w:spacing w:before="60" w:after="60"/>
      <w:jc w:val="both"/>
    </w:pPr>
    <w:rPr>
      <w:rFonts w:ascii="Arial" w:eastAsia="Times New Roman" w:hAnsi="Arial" w:cs="Times New Roman"/>
      <w:lang w:val="en-US"/>
    </w:rPr>
  </w:style>
  <w:style w:type="character" w:customStyle="1" w:styleId="BulletChar">
    <w:name w:val="Bullet Char"/>
    <w:link w:val="Bullet"/>
    <w:locked/>
    <w:rsid w:val="0061571C"/>
    <w:rPr>
      <w:rFonts w:ascii="Arial" w:eastAsia="Times New Roman" w:hAnsi="Arial" w:cs="Times New Roman"/>
    </w:rPr>
  </w:style>
  <w:style w:type="character" w:customStyle="1" w:styleId="Bullet2Char">
    <w:name w:val="Bullet 2 Char"/>
    <w:link w:val="Bullet2"/>
    <w:locked/>
    <w:rsid w:val="0061571C"/>
    <w:rPr>
      <w:rFonts w:ascii="Arial" w:eastAsia="Times New Roman" w:hAnsi="Arial" w:cs="Times New Roman"/>
    </w:rPr>
  </w:style>
  <w:style w:type="paragraph" w:customStyle="1" w:styleId="Tabletext">
    <w:name w:val="Tabletext"/>
    <w:basedOn w:val="Normal"/>
    <w:autoRedefine/>
    <w:qFormat/>
    <w:rsid w:val="00C41B53"/>
    <w:pPr>
      <w:spacing w:before="40" w:after="40"/>
    </w:pPr>
    <w:rPr>
      <w:rFonts w:ascii="Arial" w:eastAsia="Times New Roman" w:hAnsi="Arial" w:cs="Times New Roman"/>
      <w:sz w:val="18"/>
      <w:szCs w:val="20"/>
      <w:lang w:val="en-US"/>
    </w:rPr>
  </w:style>
  <w:style w:type="paragraph" w:customStyle="1" w:styleId="Tablehead1">
    <w:name w:val="Tablehead1"/>
    <w:basedOn w:val="Normal"/>
    <w:qFormat/>
    <w:rsid w:val="005A1064"/>
    <w:pPr>
      <w:keepNext/>
      <w:spacing w:before="60" w:after="60"/>
      <w:jc w:val="center"/>
    </w:pPr>
    <w:rPr>
      <w:rFonts w:ascii="Arial Bold" w:eastAsia="Times New Roman" w:hAnsi="Arial Bold" w:cs="Times New Roman"/>
      <w:b/>
      <w:bCs/>
      <w:color w:val="FFFFFF"/>
      <w:sz w:val="18"/>
      <w:szCs w:val="20"/>
      <w:lang w:val="en-US"/>
    </w:rPr>
  </w:style>
  <w:style w:type="table" w:customStyle="1" w:styleId="TableGrid1">
    <w:name w:val="Table Grid1"/>
    <w:basedOn w:val="TableNormal"/>
    <w:next w:val="TableGrid"/>
    <w:uiPriority w:val="59"/>
    <w:rsid w:val="00E3691A"/>
    <w:pPr>
      <w:spacing w:before="60" w:after="60"/>
      <w:ind w:left="57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341F19"/>
    <w:pPr>
      <w:spacing w:before="120" w:after="120"/>
    </w:pPr>
    <w:rPr>
      <w:rFonts w:ascii="Verdana" w:eastAsia="Times New Roman" w:hAnsi="Verdana" w:cs="Times New Roman"/>
      <w:sz w:val="16"/>
      <w:szCs w:val="20"/>
    </w:rPr>
  </w:style>
  <w:style w:type="character" w:customStyle="1" w:styleId="FootnoteTextChar">
    <w:name w:val="Footnote Text Char"/>
    <w:basedOn w:val="DefaultParagraphFont"/>
    <w:link w:val="FootnoteText"/>
    <w:semiHidden/>
    <w:rsid w:val="00341F19"/>
    <w:rPr>
      <w:rFonts w:ascii="Verdana" w:eastAsia="Times New Roman" w:hAnsi="Verdana" w:cs="Times New Roman"/>
      <w:sz w:val="16"/>
      <w:szCs w:val="20"/>
      <w:lang w:val="en-GB"/>
    </w:rPr>
  </w:style>
  <w:style w:type="character" w:styleId="FootnoteReference">
    <w:name w:val="footnote reference"/>
    <w:basedOn w:val="DefaultParagraphFont"/>
    <w:semiHidden/>
    <w:rsid w:val="00341F19"/>
    <w:rPr>
      <w:vertAlign w:val="superscript"/>
    </w:rPr>
  </w:style>
  <w:style w:type="paragraph" w:customStyle="1" w:styleId="Codesample">
    <w:name w:val="Code sample"/>
    <w:basedOn w:val="Normal"/>
    <w:link w:val="CodesampleChar"/>
    <w:rsid w:val="00477FE1"/>
    <w:pPr>
      <w:ind w:left="720"/>
    </w:pPr>
    <w:rPr>
      <w:rFonts w:ascii="Courier New" w:eastAsia="Times New Roman" w:hAnsi="Courier New" w:cs="Times New Roman"/>
      <w:noProof/>
      <w:sz w:val="20"/>
      <w:szCs w:val="16"/>
      <w:lang w:val="en-IE"/>
    </w:rPr>
  </w:style>
  <w:style w:type="character" w:customStyle="1" w:styleId="CodesampleChar">
    <w:name w:val="Code sample Char"/>
    <w:basedOn w:val="DefaultParagraphFont"/>
    <w:link w:val="Codesample"/>
    <w:rsid w:val="00477FE1"/>
    <w:rPr>
      <w:rFonts w:ascii="Courier New" w:eastAsia="Times New Roman" w:hAnsi="Courier New" w:cs="Times New Roman"/>
      <w:noProof/>
      <w:sz w:val="20"/>
      <w:szCs w:val="16"/>
      <w:lang w:val="en-IE"/>
    </w:rPr>
  </w:style>
  <w:style w:type="character" w:customStyle="1" w:styleId="Heading5Char">
    <w:name w:val="Heading 5 Char"/>
    <w:basedOn w:val="DefaultParagraphFont"/>
    <w:link w:val="Heading5"/>
    <w:uiPriority w:val="9"/>
    <w:semiHidden/>
    <w:rsid w:val="00860E11"/>
    <w:rPr>
      <w:rFonts w:asciiTheme="majorHAnsi" w:eastAsiaTheme="majorEastAsia" w:hAnsiTheme="majorHAnsi" w:cstheme="majorBidi"/>
      <w:color w:val="243F60" w:themeColor="accent1" w:themeShade="7F"/>
      <w:lang w:val="en-GB"/>
    </w:rPr>
  </w:style>
  <w:style w:type="character" w:customStyle="1" w:styleId="apple-converted-space">
    <w:name w:val="apple-converted-space"/>
    <w:basedOn w:val="DefaultParagraphFont"/>
    <w:rsid w:val="008A765A"/>
  </w:style>
  <w:style w:type="paragraph" w:styleId="BodyText">
    <w:name w:val="Body Text"/>
    <w:basedOn w:val="Normal"/>
    <w:link w:val="BodyTextChar"/>
    <w:uiPriority w:val="99"/>
    <w:rsid w:val="007E4616"/>
    <w:pPr>
      <w:spacing w:before="120" w:after="120"/>
    </w:pPr>
    <w:rPr>
      <w:rFonts w:ascii="Arial" w:eastAsia="Times New Roman" w:hAnsi="Arial" w:cs="Times New Roman"/>
      <w:sz w:val="22"/>
      <w:szCs w:val="20"/>
      <w:lang w:val="en-US"/>
    </w:rPr>
  </w:style>
  <w:style w:type="character" w:customStyle="1" w:styleId="BodyTextChar">
    <w:name w:val="Body Text Char"/>
    <w:basedOn w:val="DefaultParagraphFont"/>
    <w:link w:val="BodyText"/>
    <w:uiPriority w:val="99"/>
    <w:rsid w:val="007E4616"/>
    <w:rPr>
      <w:rFonts w:ascii="Arial" w:eastAsia="Times New Roman" w:hAnsi="Arial" w:cs="Times New Roman"/>
      <w:sz w:val="22"/>
      <w:szCs w:val="20"/>
    </w:rPr>
  </w:style>
  <w:style w:type="numbering" w:customStyle="1" w:styleId="Appendices">
    <w:name w:val="Appendices"/>
    <w:uiPriority w:val="99"/>
    <w:rsid w:val="007E4616"/>
    <w:pPr>
      <w:numPr>
        <w:numId w:val="4"/>
      </w:numPr>
    </w:pPr>
  </w:style>
  <w:style w:type="paragraph" w:customStyle="1" w:styleId="BodyTextGlossary">
    <w:name w:val="Body Text Glossary"/>
    <w:basedOn w:val="BodyText"/>
    <w:next w:val="BodyText"/>
    <w:link w:val="BodyTextGlossaryChar"/>
    <w:qFormat/>
    <w:rsid w:val="007E4616"/>
  </w:style>
  <w:style w:type="character" w:customStyle="1" w:styleId="BodyTextGlossaryChar">
    <w:name w:val="Body Text Glossary Char"/>
    <w:basedOn w:val="BodyTextChar"/>
    <w:link w:val="BodyTextGlossary"/>
    <w:rsid w:val="007E4616"/>
    <w:rPr>
      <w:rFonts w:ascii="Arial" w:eastAsia="Times New Roman" w:hAnsi="Arial" w:cs="Times New Roman"/>
      <w:sz w:val="22"/>
      <w:szCs w:val="20"/>
    </w:rPr>
  </w:style>
  <w:style w:type="paragraph" w:customStyle="1" w:styleId="InstructionalText">
    <w:name w:val="Instructional Text"/>
    <w:basedOn w:val="BodyText"/>
    <w:next w:val="BodyText"/>
    <w:link w:val="InstructionalTextChar"/>
    <w:qFormat/>
    <w:rsid w:val="007E4616"/>
    <w:rPr>
      <w:i/>
      <w:color w:val="0000FF"/>
      <w:lang w:eastAsia="ar-SA"/>
    </w:rPr>
  </w:style>
  <w:style w:type="character" w:customStyle="1" w:styleId="InstructionalTextChar">
    <w:name w:val="Instructional Text Char"/>
    <w:basedOn w:val="BodyTextChar"/>
    <w:link w:val="InstructionalText"/>
    <w:rsid w:val="007E4616"/>
    <w:rPr>
      <w:rFonts w:ascii="Arial" w:eastAsia="Times New Roman" w:hAnsi="Arial" w:cs="Times New Roman"/>
      <w:i/>
      <w:color w:val="0000FF"/>
      <w:sz w:val="22"/>
      <w:szCs w:val="20"/>
      <w:lang w:eastAsia="ar-SA"/>
    </w:rPr>
  </w:style>
  <w:style w:type="paragraph" w:customStyle="1" w:styleId="InstructionalTextBullet">
    <w:name w:val="Instructional Text Bullet"/>
    <w:basedOn w:val="Normal"/>
    <w:qFormat/>
    <w:rsid w:val="00FF11F2"/>
    <w:pPr>
      <w:numPr>
        <w:numId w:val="5"/>
      </w:numPr>
      <w:spacing w:after="60"/>
    </w:pPr>
    <w:rPr>
      <w:rFonts w:ascii="Arial" w:eastAsia="Times New Roman" w:hAnsi="Arial" w:cs="Times New Roman"/>
      <w:i/>
      <w:color w:val="0000FF"/>
      <w:lang w:val="en-US"/>
    </w:rPr>
  </w:style>
  <w:style w:type="paragraph" w:customStyle="1" w:styleId="BodyTextNumber">
    <w:name w:val="Body Text Number"/>
    <w:link w:val="BodyTextNumberChar"/>
    <w:uiPriority w:val="99"/>
    <w:rsid w:val="0037621F"/>
    <w:pPr>
      <w:numPr>
        <w:numId w:val="6"/>
      </w:numPr>
    </w:pPr>
    <w:rPr>
      <w:rFonts w:ascii="Arial" w:eastAsia="Times New Roman" w:hAnsi="Arial" w:cs="Times New Roman"/>
      <w:sz w:val="22"/>
    </w:rPr>
  </w:style>
  <w:style w:type="character" w:customStyle="1" w:styleId="BodyTextNumberChar">
    <w:name w:val="Body Text Number Char"/>
    <w:basedOn w:val="DefaultParagraphFont"/>
    <w:link w:val="BodyTextNumber"/>
    <w:uiPriority w:val="99"/>
    <w:locked/>
    <w:rsid w:val="0037621F"/>
    <w:rPr>
      <w:rFonts w:ascii="Arial" w:eastAsia="Times New Roman" w:hAnsi="Arial" w:cs="Times New Roman"/>
      <w:sz w:val="22"/>
    </w:rPr>
  </w:style>
  <w:style w:type="paragraph" w:customStyle="1" w:styleId="Preface5">
    <w:name w:val="Preface 5"/>
    <w:rsid w:val="00FE3059"/>
    <w:pPr>
      <w:numPr>
        <w:numId w:val="7"/>
      </w:numPr>
      <w:spacing w:before="160"/>
    </w:pPr>
    <w:rPr>
      <w:rFonts w:ascii="Times New Roman" w:eastAsia="Times New Roman" w:hAnsi="Times New Roman" w:cs="Times New Roman"/>
      <w:i/>
      <w:szCs w:val="20"/>
      <w:lang w:val="en-GB"/>
    </w:rPr>
  </w:style>
  <w:style w:type="paragraph" w:customStyle="1" w:styleId="Preface7">
    <w:name w:val="Preface 7"/>
    <w:rsid w:val="00A06332"/>
    <w:pPr>
      <w:numPr>
        <w:numId w:val="8"/>
      </w:numPr>
      <w:spacing w:before="120"/>
    </w:pPr>
    <w:rPr>
      <w:rFonts w:ascii="Times New Roman" w:eastAsia="Times New Roman" w:hAnsi="Times New Roman" w:cs="Times New Roman"/>
      <w:i/>
      <w:noProof/>
      <w:szCs w:val="20"/>
    </w:rPr>
  </w:style>
  <w:style w:type="paragraph" w:customStyle="1" w:styleId="App1">
    <w:name w:val="App1"/>
    <w:next w:val="Heading5"/>
    <w:rsid w:val="00A06332"/>
    <w:pPr>
      <w:keepNext/>
      <w:pageBreakBefore/>
      <w:spacing w:before="280" w:after="160"/>
    </w:pPr>
    <w:rPr>
      <w:rFonts w:ascii="Arial" w:eastAsia="Times New Roman" w:hAnsi="Arial" w:cs="Times New Roman"/>
      <w:b/>
      <w:caps/>
      <w:sz w:val="28"/>
      <w:szCs w:val="20"/>
      <w:lang w:val="en-GB"/>
    </w:rPr>
  </w:style>
  <w:style w:type="paragraph" w:customStyle="1" w:styleId="Heading20">
    <w:name w:val="Heading2"/>
    <w:basedOn w:val="Heading2"/>
    <w:link w:val="Heading2Char0"/>
    <w:qFormat/>
    <w:rsid w:val="00CC417E"/>
    <w:pPr>
      <w:spacing w:after="120"/>
      <w:ind w:left="1440" w:hanging="720"/>
    </w:pPr>
    <w:rPr>
      <w:rFonts w:cstheme="majorHAnsi"/>
      <w:b w:val="0"/>
      <w:color w:val="1F497D" w:themeColor="text2"/>
      <w:sz w:val="28"/>
    </w:rPr>
  </w:style>
  <w:style w:type="paragraph" w:customStyle="1" w:styleId="Heading30">
    <w:name w:val="Heading3"/>
    <w:basedOn w:val="Heading3"/>
    <w:link w:val="Heading3Char0"/>
    <w:qFormat/>
    <w:rsid w:val="00CC417E"/>
    <w:pPr>
      <w:spacing w:after="120" w:line="288" w:lineRule="auto"/>
      <w:ind w:left="2160" w:hanging="720"/>
    </w:pPr>
    <w:rPr>
      <w:rFonts w:cstheme="majorHAnsi"/>
      <w:color w:val="1F497D" w:themeColor="text2"/>
    </w:rPr>
  </w:style>
  <w:style w:type="character" w:customStyle="1" w:styleId="Heading2Char0">
    <w:name w:val="Heading2 Char"/>
    <w:basedOn w:val="Heading2Char"/>
    <w:link w:val="Heading20"/>
    <w:rsid w:val="00CC417E"/>
    <w:rPr>
      <w:rFonts w:asciiTheme="majorHAnsi" w:eastAsiaTheme="majorEastAsia" w:hAnsiTheme="majorHAnsi" w:cstheme="majorHAnsi"/>
      <w:b w:val="0"/>
      <w:bCs/>
      <w:color w:val="1F497D" w:themeColor="text2"/>
      <w:sz w:val="28"/>
      <w:szCs w:val="26"/>
      <w:lang w:val="en-GB"/>
    </w:rPr>
  </w:style>
  <w:style w:type="character" w:customStyle="1" w:styleId="Heading3Char0">
    <w:name w:val="Heading3 Char"/>
    <w:basedOn w:val="Heading3Char"/>
    <w:link w:val="Heading30"/>
    <w:rsid w:val="00CC417E"/>
    <w:rPr>
      <w:rFonts w:asciiTheme="majorHAnsi" w:eastAsiaTheme="majorEastAsia" w:hAnsiTheme="majorHAnsi" w:cstheme="majorHAnsi"/>
      <w:color w:val="1F497D" w:themeColor="text2"/>
      <w:lang w:val="en-GB"/>
    </w:rPr>
  </w:style>
  <w:style w:type="paragraph" w:customStyle="1" w:styleId="TableData">
    <w:name w:val="TableData"/>
    <w:basedOn w:val="Normal"/>
    <w:link w:val="TableDataChar"/>
    <w:uiPriority w:val="41"/>
    <w:qFormat/>
    <w:rsid w:val="00B0197C"/>
    <w:pPr>
      <w:spacing w:before="60" w:after="60"/>
    </w:pPr>
    <w:rPr>
      <w:rFonts w:ascii="Arial" w:eastAsiaTheme="minorHAnsi" w:hAnsi="Arial" w:cs="Times New Roman"/>
      <w:sz w:val="22"/>
      <w:szCs w:val="22"/>
      <w:lang w:val="en-AU" w:eastAsia="en-AU"/>
    </w:rPr>
  </w:style>
  <w:style w:type="character" w:customStyle="1" w:styleId="TableDataChar">
    <w:name w:val="TableData Char"/>
    <w:link w:val="TableData"/>
    <w:uiPriority w:val="41"/>
    <w:rsid w:val="00B0197C"/>
    <w:rPr>
      <w:rFonts w:ascii="Arial" w:eastAsiaTheme="minorHAnsi" w:hAnsi="Arial" w:cs="Times New Roman"/>
      <w:sz w:val="22"/>
      <w:szCs w:val="22"/>
      <w:lang w:val="en-AU" w:eastAsia="en-AU"/>
    </w:rPr>
  </w:style>
  <w:style w:type="paragraph" w:customStyle="1" w:styleId="TableHead">
    <w:name w:val="TableHead"/>
    <w:basedOn w:val="Normal"/>
    <w:next w:val="TableData"/>
    <w:link w:val="TableHeadChar"/>
    <w:rsid w:val="00B0197C"/>
    <w:pPr>
      <w:spacing w:before="60" w:after="60"/>
    </w:pPr>
    <w:rPr>
      <w:rFonts w:ascii="Harmony Text" w:eastAsiaTheme="minorHAnsi" w:hAnsi="Harmony Text" w:cs="Times New Roman"/>
      <w:b/>
      <w:sz w:val="22"/>
      <w:szCs w:val="22"/>
      <w:lang w:val="en-AU" w:eastAsia="en-AU"/>
    </w:rPr>
  </w:style>
  <w:style w:type="character" w:customStyle="1" w:styleId="TableHeadChar">
    <w:name w:val="TableHead Char"/>
    <w:link w:val="TableHead"/>
    <w:rsid w:val="00B0197C"/>
    <w:rPr>
      <w:rFonts w:ascii="Harmony Text" w:eastAsiaTheme="minorHAnsi" w:hAnsi="Harmony Text" w:cs="Times New Roman"/>
      <w:b/>
      <w:sz w:val="22"/>
      <w:szCs w:val="22"/>
      <w:lang w:val="en-AU" w:eastAsia="en-AU"/>
    </w:rPr>
  </w:style>
  <w:style w:type="paragraph" w:styleId="TOC4">
    <w:name w:val="toc 4"/>
    <w:basedOn w:val="Normal"/>
    <w:next w:val="Normal"/>
    <w:autoRedefine/>
    <w:uiPriority w:val="39"/>
    <w:unhideWhenUsed/>
    <w:rsid w:val="00F46066"/>
    <w:pPr>
      <w:spacing w:after="100" w:line="259" w:lineRule="auto"/>
      <w:ind w:left="660"/>
    </w:pPr>
    <w:rPr>
      <w:sz w:val="22"/>
      <w:szCs w:val="22"/>
      <w:lang w:val="en-US"/>
    </w:rPr>
  </w:style>
  <w:style w:type="paragraph" w:styleId="TOC5">
    <w:name w:val="toc 5"/>
    <w:basedOn w:val="Normal"/>
    <w:next w:val="Normal"/>
    <w:autoRedefine/>
    <w:uiPriority w:val="39"/>
    <w:unhideWhenUsed/>
    <w:rsid w:val="00F46066"/>
    <w:pPr>
      <w:spacing w:after="100" w:line="259" w:lineRule="auto"/>
      <w:ind w:left="880"/>
    </w:pPr>
    <w:rPr>
      <w:sz w:val="22"/>
      <w:szCs w:val="22"/>
      <w:lang w:val="en-US"/>
    </w:rPr>
  </w:style>
  <w:style w:type="paragraph" w:styleId="TOC6">
    <w:name w:val="toc 6"/>
    <w:basedOn w:val="Normal"/>
    <w:next w:val="Normal"/>
    <w:autoRedefine/>
    <w:uiPriority w:val="39"/>
    <w:unhideWhenUsed/>
    <w:rsid w:val="00F46066"/>
    <w:pPr>
      <w:spacing w:after="100" w:line="259" w:lineRule="auto"/>
      <w:ind w:left="1100"/>
    </w:pPr>
    <w:rPr>
      <w:sz w:val="22"/>
      <w:szCs w:val="22"/>
      <w:lang w:val="en-US"/>
    </w:rPr>
  </w:style>
  <w:style w:type="paragraph" w:styleId="TOC7">
    <w:name w:val="toc 7"/>
    <w:basedOn w:val="Normal"/>
    <w:next w:val="Normal"/>
    <w:autoRedefine/>
    <w:uiPriority w:val="39"/>
    <w:unhideWhenUsed/>
    <w:rsid w:val="00F46066"/>
    <w:pPr>
      <w:spacing w:after="100" w:line="259" w:lineRule="auto"/>
      <w:ind w:left="1320"/>
    </w:pPr>
    <w:rPr>
      <w:sz w:val="22"/>
      <w:szCs w:val="22"/>
      <w:lang w:val="en-US"/>
    </w:rPr>
  </w:style>
  <w:style w:type="paragraph" w:styleId="TOC8">
    <w:name w:val="toc 8"/>
    <w:basedOn w:val="Normal"/>
    <w:next w:val="Normal"/>
    <w:autoRedefine/>
    <w:uiPriority w:val="39"/>
    <w:unhideWhenUsed/>
    <w:rsid w:val="00F46066"/>
    <w:pPr>
      <w:spacing w:after="100" w:line="259" w:lineRule="auto"/>
      <w:ind w:left="1540"/>
    </w:pPr>
    <w:rPr>
      <w:sz w:val="22"/>
      <w:szCs w:val="22"/>
      <w:lang w:val="en-US"/>
    </w:rPr>
  </w:style>
  <w:style w:type="paragraph" w:styleId="TOC9">
    <w:name w:val="toc 9"/>
    <w:basedOn w:val="Normal"/>
    <w:next w:val="Normal"/>
    <w:autoRedefine/>
    <w:uiPriority w:val="39"/>
    <w:unhideWhenUsed/>
    <w:rsid w:val="00F46066"/>
    <w:pPr>
      <w:spacing w:after="100" w:line="259" w:lineRule="auto"/>
      <w:ind w:left="1760"/>
    </w:pPr>
    <w:rPr>
      <w:sz w:val="22"/>
      <w:szCs w:val="22"/>
      <w:lang w:val="en-US"/>
    </w:rPr>
  </w:style>
  <w:style w:type="character" w:customStyle="1" w:styleId="UnresolvedMention1">
    <w:name w:val="Unresolved Mention1"/>
    <w:basedOn w:val="DefaultParagraphFont"/>
    <w:uiPriority w:val="99"/>
    <w:semiHidden/>
    <w:unhideWhenUsed/>
    <w:rsid w:val="00467867"/>
    <w:rPr>
      <w:color w:val="605E5C"/>
      <w:shd w:val="clear" w:color="auto" w:fill="E1DFDD"/>
    </w:rPr>
  </w:style>
  <w:style w:type="character" w:customStyle="1" w:styleId="UnresolvedMention2">
    <w:name w:val="Unresolved Mention2"/>
    <w:basedOn w:val="DefaultParagraphFont"/>
    <w:uiPriority w:val="99"/>
    <w:semiHidden/>
    <w:unhideWhenUsed/>
    <w:rsid w:val="009808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80316">
      <w:bodyDiv w:val="1"/>
      <w:marLeft w:val="0"/>
      <w:marRight w:val="0"/>
      <w:marTop w:val="0"/>
      <w:marBottom w:val="0"/>
      <w:divBdr>
        <w:top w:val="none" w:sz="0" w:space="0" w:color="auto"/>
        <w:left w:val="none" w:sz="0" w:space="0" w:color="auto"/>
        <w:bottom w:val="none" w:sz="0" w:space="0" w:color="auto"/>
        <w:right w:val="none" w:sz="0" w:space="0" w:color="auto"/>
      </w:divBdr>
    </w:div>
    <w:div w:id="40516411">
      <w:bodyDiv w:val="1"/>
      <w:marLeft w:val="0"/>
      <w:marRight w:val="0"/>
      <w:marTop w:val="0"/>
      <w:marBottom w:val="0"/>
      <w:divBdr>
        <w:top w:val="none" w:sz="0" w:space="0" w:color="auto"/>
        <w:left w:val="none" w:sz="0" w:space="0" w:color="auto"/>
        <w:bottom w:val="none" w:sz="0" w:space="0" w:color="auto"/>
        <w:right w:val="none" w:sz="0" w:space="0" w:color="auto"/>
      </w:divBdr>
    </w:div>
    <w:div w:id="64570080">
      <w:bodyDiv w:val="1"/>
      <w:marLeft w:val="0"/>
      <w:marRight w:val="0"/>
      <w:marTop w:val="0"/>
      <w:marBottom w:val="0"/>
      <w:divBdr>
        <w:top w:val="none" w:sz="0" w:space="0" w:color="auto"/>
        <w:left w:val="none" w:sz="0" w:space="0" w:color="auto"/>
        <w:bottom w:val="none" w:sz="0" w:space="0" w:color="auto"/>
        <w:right w:val="none" w:sz="0" w:space="0" w:color="auto"/>
      </w:divBdr>
    </w:div>
    <w:div w:id="82606869">
      <w:bodyDiv w:val="1"/>
      <w:marLeft w:val="0"/>
      <w:marRight w:val="0"/>
      <w:marTop w:val="0"/>
      <w:marBottom w:val="0"/>
      <w:divBdr>
        <w:top w:val="none" w:sz="0" w:space="0" w:color="auto"/>
        <w:left w:val="none" w:sz="0" w:space="0" w:color="auto"/>
        <w:bottom w:val="none" w:sz="0" w:space="0" w:color="auto"/>
        <w:right w:val="none" w:sz="0" w:space="0" w:color="auto"/>
      </w:divBdr>
    </w:div>
    <w:div w:id="97794948">
      <w:bodyDiv w:val="1"/>
      <w:marLeft w:val="0"/>
      <w:marRight w:val="0"/>
      <w:marTop w:val="0"/>
      <w:marBottom w:val="0"/>
      <w:divBdr>
        <w:top w:val="none" w:sz="0" w:space="0" w:color="auto"/>
        <w:left w:val="none" w:sz="0" w:space="0" w:color="auto"/>
        <w:bottom w:val="none" w:sz="0" w:space="0" w:color="auto"/>
        <w:right w:val="none" w:sz="0" w:space="0" w:color="auto"/>
      </w:divBdr>
    </w:div>
    <w:div w:id="100683507">
      <w:marLeft w:val="0"/>
      <w:marRight w:val="0"/>
      <w:marTop w:val="0"/>
      <w:marBottom w:val="0"/>
      <w:divBdr>
        <w:top w:val="none" w:sz="0" w:space="0" w:color="auto"/>
        <w:left w:val="none" w:sz="0" w:space="0" w:color="auto"/>
        <w:bottom w:val="none" w:sz="0" w:space="0" w:color="auto"/>
        <w:right w:val="none" w:sz="0" w:space="0" w:color="auto"/>
      </w:divBdr>
      <w:divsChild>
        <w:div w:id="1896426165">
          <w:marLeft w:val="0"/>
          <w:marRight w:val="0"/>
          <w:marTop w:val="0"/>
          <w:marBottom w:val="0"/>
          <w:divBdr>
            <w:top w:val="none" w:sz="0" w:space="0" w:color="auto"/>
            <w:left w:val="none" w:sz="0" w:space="0" w:color="auto"/>
            <w:bottom w:val="none" w:sz="0" w:space="0" w:color="auto"/>
            <w:right w:val="none" w:sz="0" w:space="0" w:color="auto"/>
          </w:divBdr>
          <w:divsChild>
            <w:div w:id="578825892">
              <w:marLeft w:val="0"/>
              <w:marRight w:val="0"/>
              <w:marTop w:val="0"/>
              <w:marBottom w:val="0"/>
              <w:divBdr>
                <w:top w:val="none" w:sz="0" w:space="0" w:color="auto"/>
                <w:left w:val="none" w:sz="0" w:space="0" w:color="auto"/>
                <w:bottom w:val="none" w:sz="0" w:space="0" w:color="auto"/>
                <w:right w:val="none" w:sz="0" w:space="0" w:color="auto"/>
              </w:divBdr>
              <w:divsChild>
                <w:div w:id="1621256273">
                  <w:marLeft w:val="0"/>
                  <w:marRight w:val="0"/>
                  <w:marTop w:val="0"/>
                  <w:marBottom w:val="0"/>
                  <w:divBdr>
                    <w:top w:val="none" w:sz="0" w:space="0" w:color="auto"/>
                    <w:left w:val="none" w:sz="0" w:space="0" w:color="auto"/>
                    <w:bottom w:val="none" w:sz="0" w:space="0" w:color="auto"/>
                    <w:right w:val="none" w:sz="0" w:space="0" w:color="auto"/>
                  </w:divBdr>
                  <w:divsChild>
                    <w:div w:id="70202788">
                      <w:marLeft w:val="0"/>
                      <w:marRight w:val="0"/>
                      <w:marTop w:val="0"/>
                      <w:marBottom w:val="0"/>
                      <w:divBdr>
                        <w:top w:val="none" w:sz="0" w:space="0" w:color="auto"/>
                        <w:left w:val="none" w:sz="0" w:space="0" w:color="auto"/>
                        <w:bottom w:val="none" w:sz="0" w:space="0" w:color="auto"/>
                        <w:right w:val="none" w:sz="0" w:space="0" w:color="auto"/>
                      </w:divBdr>
                      <w:divsChild>
                        <w:div w:id="92688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08699">
      <w:bodyDiv w:val="1"/>
      <w:marLeft w:val="0"/>
      <w:marRight w:val="0"/>
      <w:marTop w:val="0"/>
      <w:marBottom w:val="0"/>
      <w:divBdr>
        <w:top w:val="none" w:sz="0" w:space="0" w:color="auto"/>
        <w:left w:val="none" w:sz="0" w:space="0" w:color="auto"/>
        <w:bottom w:val="none" w:sz="0" w:space="0" w:color="auto"/>
        <w:right w:val="none" w:sz="0" w:space="0" w:color="auto"/>
      </w:divBdr>
    </w:div>
    <w:div w:id="115032628">
      <w:marLeft w:val="0"/>
      <w:marRight w:val="0"/>
      <w:marTop w:val="0"/>
      <w:marBottom w:val="0"/>
      <w:divBdr>
        <w:top w:val="none" w:sz="0" w:space="0" w:color="auto"/>
        <w:left w:val="none" w:sz="0" w:space="0" w:color="auto"/>
        <w:bottom w:val="none" w:sz="0" w:space="0" w:color="auto"/>
        <w:right w:val="none" w:sz="0" w:space="0" w:color="auto"/>
      </w:divBdr>
      <w:divsChild>
        <w:div w:id="1681616807">
          <w:marLeft w:val="0"/>
          <w:marRight w:val="0"/>
          <w:marTop w:val="0"/>
          <w:marBottom w:val="0"/>
          <w:divBdr>
            <w:top w:val="none" w:sz="0" w:space="0" w:color="auto"/>
            <w:left w:val="none" w:sz="0" w:space="0" w:color="auto"/>
            <w:bottom w:val="none" w:sz="0" w:space="0" w:color="auto"/>
            <w:right w:val="none" w:sz="0" w:space="0" w:color="auto"/>
          </w:divBdr>
          <w:divsChild>
            <w:div w:id="375812774">
              <w:marLeft w:val="0"/>
              <w:marRight w:val="0"/>
              <w:marTop w:val="0"/>
              <w:marBottom w:val="0"/>
              <w:divBdr>
                <w:top w:val="none" w:sz="0" w:space="0" w:color="auto"/>
                <w:left w:val="none" w:sz="0" w:space="0" w:color="auto"/>
                <w:bottom w:val="none" w:sz="0" w:space="0" w:color="auto"/>
                <w:right w:val="none" w:sz="0" w:space="0" w:color="auto"/>
              </w:divBdr>
              <w:divsChild>
                <w:div w:id="784233150">
                  <w:marLeft w:val="0"/>
                  <w:marRight w:val="0"/>
                  <w:marTop w:val="0"/>
                  <w:marBottom w:val="0"/>
                  <w:divBdr>
                    <w:top w:val="none" w:sz="0" w:space="0" w:color="auto"/>
                    <w:left w:val="none" w:sz="0" w:space="0" w:color="auto"/>
                    <w:bottom w:val="none" w:sz="0" w:space="0" w:color="auto"/>
                    <w:right w:val="none" w:sz="0" w:space="0" w:color="auto"/>
                  </w:divBdr>
                  <w:divsChild>
                    <w:div w:id="932931462">
                      <w:marLeft w:val="0"/>
                      <w:marRight w:val="0"/>
                      <w:marTop w:val="0"/>
                      <w:marBottom w:val="0"/>
                      <w:divBdr>
                        <w:top w:val="none" w:sz="0" w:space="0" w:color="auto"/>
                        <w:left w:val="none" w:sz="0" w:space="0" w:color="auto"/>
                        <w:bottom w:val="none" w:sz="0" w:space="0" w:color="auto"/>
                        <w:right w:val="none" w:sz="0" w:space="0" w:color="auto"/>
                      </w:divBdr>
                      <w:divsChild>
                        <w:div w:id="5551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09388">
      <w:bodyDiv w:val="1"/>
      <w:marLeft w:val="0"/>
      <w:marRight w:val="0"/>
      <w:marTop w:val="0"/>
      <w:marBottom w:val="0"/>
      <w:divBdr>
        <w:top w:val="none" w:sz="0" w:space="0" w:color="auto"/>
        <w:left w:val="none" w:sz="0" w:space="0" w:color="auto"/>
        <w:bottom w:val="none" w:sz="0" w:space="0" w:color="auto"/>
        <w:right w:val="none" w:sz="0" w:space="0" w:color="auto"/>
      </w:divBdr>
    </w:div>
    <w:div w:id="126893851">
      <w:marLeft w:val="0"/>
      <w:marRight w:val="0"/>
      <w:marTop w:val="0"/>
      <w:marBottom w:val="0"/>
      <w:divBdr>
        <w:top w:val="none" w:sz="0" w:space="0" w:color="auto"/>
        <w:left w:val="none" w:sz="0" w:space="0" w:color="auto"/>
        <w:bottom w:val="none" w:sz="0" w:space="0" w:color="auto"/>
        <w:right w:val="none" w:sz="0" w:space="0" w:color="auto"/>
      </w:divBdr>
      <w:divsChild>
        <w:div w:id="1467315829">
          <w:marLeft w:val="0"/>
          <w:marRight w:val="0"/>
          <w:marTop w:val="0"/>
          <w:marBottom w:val="0"/>
          <w:divBdr>
            <w:top w:val="none" w:sz="0" w:space="0" w:color="auto"/>
            <w:left w:val="none" w:sz="0" w:space="0" w:color="auto"/>
            <w:bottom w:val="none" w:sz="0" w:space="0" w:color="auto"/>
            <w:right w:val="none" w:sz="0" w:space="0" w:color="auto"/>
          </w:divBdr>
          <w:divsChild>
            <w:div w:id="955790198">
              <w:marLeft w:val="0"/>
              <w:marRight w:val="0"/>
              <w:marTop w:val="0"/>
              <w:marBottom w:val="0"/>
              <w:divBdr>
                <w:top w:val="none" w:sz="0" w:space="0" w:color="auto"/>
                <w:left w:val="none" w:sz="0" w:space="0" w:color="auto"/>
                <w:bottom w:val="none" w:sz="0" w:space="0" w:color="auto"/>
                <w:right w:val="none" w:sz="0" w:space="0" w:color="auto"/>
              </w:divBdr>
              <w:divsChild>
                <w:div w:id="647563162">
                  <w:marLeft w:val="0"/>
                  <w:marRight w:val="0"/>
                  <w:marTop w:val="0"/>
                  <w:marBottom w:val="0"/>
                  <w:divBdr>
                    <w:top w:val="none" w:sz="0" w:space="0" w:color="auto"/>
                    <w:left w:val="none" w:sz="0" w:space="0" w:color="auto"/>
                    <w:bottom w:val="none" w:sz="0" w:space="0" w:color="auto"/>
                    <w:right w:val="none" w:sz="0" w:space="0" w:color="auto"/>
                  </w:divBdr>
                  <w:divsChild>
                    <w:div w:id="263222982">
                      <w:marLeft w:val="0"/>
                      <w:marRight w:val="0"/>
                      <w:marTop w:val="0"/>
                      <w:marBottom w:val="0"/>
                      <w:divBdr>
                        <w:top w:val="none" w:sz="0" w:space="0" w:color="auto"/>
                        <w:left w:val="none" w:sz="0" w:space="0" w:color="auto"/>
                        <w:bottom w:val="none" w:sz="0" w:space="0" w:color="auto"/>
                        <w:right w:val="none" w:sz="0" w:space="0" w:color="auto"/>
                      </w:divBdr>
                      <w:divsChild>
                        <w:div w:id="171307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45185">
      <w:bodyDiv w:val="1"/>
      <w:marLeft w:val="0"/>
      <w:marRight w:val="0"/>
      <w:marTop w:val="0"/>
      <w:marBottom w:val="0"/>
      <w:divBdr>
        <w:top w:val="none" w:sz="0" w:space="0" w:color="auto"/>
        <w:left w:val="none" w:sz="0" w:space="0" w:color="auto"/>
        <w:bottom w:val="none" w:sz="0" w:space="0" w:color="auto"/>
        <w:right w:val="none" w:sz="0" w:space="0" w:color="auto"/>
      </w:divBdr>
      <w:divsChild>
        <w:div w:id="635720640">
          <w:marLeft w:val="0"/>
          <w:marRight w:val="0"/>
          <w:marTop w:val="0"/>
          <w:marBottom w:val="0"/>
          <w:divBdr>
            <w:top w:val="none" w:sz="0" w:space="0" w:color="auto"/>
            <w:left w:val="none" w:sz="0" w:space="0" w:color="auto"/>
            <w:bottom w:val="none" w:sz="0" w:space="0" w:color="auto"/>
            <w:right w:val="none" w:sz="0" w:space="0" w:color="auto"/>
          </w:divBdr>
          <w:divsChild>
            <w:div w:id="267008462">
              <w:marLeft w:val="0"/>
              <w:marRight w:val="0"/>
              <w:marTop w:val="0"/>
              <w:marBottom w:val="0"/>
              <w:divBdr>
                <w:top w:val="none" w:sz="0" w:space="0" w:color="auto"/>
                <w:left w:val="none" w:sz="0" w:space="0" w:color="auto"/>
                <w:bottom w:val="none" w:sz="0" w:space="0" w:color="auto"/>
                <w:right w:val="none" w:sz="0" w:space="0" w:color="auto"/>
              </w:divBdr>
              <w:divsChild>
                <w:div w:id="1218976920">
                  <w:marLeft w:val="0"/>
                  <w:marRight w:val="0"/>
                  <w:marTop w:val="0"/>
                  <w:marBottom w:val="0"/>
                  <w:divBdr>
                    <w:top w:val="none" w:sz="0" w:space="0" w:color="auto"/>
                    <w:left w:val="none" w:sz="0" w:space="0" w:color="auto"/>
                    <w:bottom w:val="none" w:sz="0" w:space="0" w:color="auto"/>
                    <w:right w:val="none" w:sz="0" w:space="0" w:color="auto"/>
                  </w:divBdr>
                  <w:divsChild>
                    <w:div w:id="199094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4609">
      <w:bodyDiv w:val="1"/>
      <w:marLeft w:val="0"/>
      <w:marRight w:val="0"/>
      <w:marTop w:val="0"/>
      <w:marBottom w:val="0"/>
      <w:divBdr>
        <w:top w:val="none" w:sz="0" w:space="0" w:color="auto"/>
        <w:left w:val="none" w:sz="0" w:space="0" w:color="auto"/>
        <w:bottom w:val="none" w:sz="0" w:space="0" w:color="auto"/>
        <w:right w:val="none" w:sz="0" w:space="0" w:color="auto"/>
      </w:divBdr>
    </w:div>
    <w:div w:id="182548823">
      <w:marLeft w:val="0"/>
      <w:marRight w:val="0"/>
      <w:marTop w:val="0"/>
      <w:marBottom w:val="0"/>
      <w:divBdr>
        <w:top w:val="none" w:sz="0" w:space="0" w:color="auto"/>
        <w:left w:val="none" w:sz="0" w:space="0" w:color="auto"/>
        <w:bottom w:val="none" w:sz="0" w:space="0" w:color="auto"/>
        <w:right w:val="none" w:sz="0" w:space="0" w:color="auto"/>
      </w:divBdr>
      <w:divsChild>
        <w:div w:id="1941178969">
          <w:marLeft w:val="0"/>
          <w:marRight w:val="0"/>
          <w:marTop w:val="0"/>
          <w:marBottom w:val="0"/>
          <w:divBdr>
            <w:top w:val="none" w:sz="0" w:space="0" w:color="auto"/>
            <w:left w:val="none" w:sz="0" w:space="0" w:color="auto"/>
            <w:bottom w:val="none" w:sz="0" w:space="0" w:color="auto"/>
            <w:right w:val="none" w:sz="0" w:space="0" w:color="auto"/>
          </w:divBdr>
          <w:divsChild>
            <w:div w:id="1997342860">
              <w:marLeft w:val="0"/>
              <w:marRight w:val="0"/>
              <w:marTop w:val="0"/>
              <w:marBottom w:val="0"/>
              <w:divBdr>
                <w:top w:val="none" w:sz="0" w:space="0" w:color="auto"/>
                <w:left w:val="none" w:sz="0" w:space="0" w:color="auto"/>
                <w:bottom w:val="none" w:sz="0" w:space="0" w:color="auto"/>
                <w:right w:val="none" w:sz="0" w:space="0" w:color="auto"/>
              </w:divBdr>
              <w:divsChild>
                <w:div w:id="606038927">
                  <w:marLeft w:val="0"/>
                  <w:marRight w:val="0"/>
                  <w:marTop w:val="0"/>
                  <w:marBottom w:val="0"/>
                  <w:divBdr>
                    <w:top w:val="none" w:sz="0" w:space="0" w:color="auto"/>
                    <w:left w:val="none" w:sz="0" w:space="0" w:color="auto"/>
                    <w:bottom w:val="none" w:sz="0" w:space="0" w:color="auto"/>
                    <w:right w:val="none" w:sz="0" w:space="0" w:color="auto"/>
                  </w:divBdr>
                  <w:divsChild>
                    <w:div w:id="1939291842">
                      <w:marLeft w:val="0"/>
                      <w:marRight w:val="0"/>
                      <w:marTop w:val="0"/>
                      <w:marBottom w:val="0"/>
                      <w:divBdr>
                        <w:top w:val="none" w:sz="0" w:space="0" w:color="auto"/>
                        <w:left w:val="none" w:sz="0" w:space="0" w:color="auto"/>
                        <w:bottom w:val="none" w:sz="0" w:space="0" w:color="auto"/>
                        <w:right w:val="none" w:sz="0" w:space="0" w:color="auto"/>
                      </w:divBdr>
                      <w:divsChild>
                        <w:div w:id="100639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55890">
      <w:bodyDiv w:val="1"/>
      <w:marLeft w:val="0"/>
      <w:marRight w:val="0"/>
      <w:marTop w:val="0"/>
      <w:marBottom w:val="0"/>
      <w:divBdr>
        <w:top w:val="none" w:sz="0" w:space="0" w:color="auto"/>
        <w:left w:val="none" w:sz="0" w:space="0" w:color="auto"/>
        <w:bottom w:val="none" w:sz="0" w:space="0" w:color="auto"/>
        <w:right w:val="none" w:sz="0" w:space="0" w:color="auto"/>
      </w:divBdr>
    </w:div>
    <w:div w:id="226767271">
      <w:marLeft w:val="0"/>
      <w:marRight w:val="0"/>
      <w:marTop w:val="0"/>
      <w:marBottom w:val="0"/>
      <w:divBdr>
        <w:top w:val="none" w:sz="0" w:space="0" w:color="auto"/>
        <w:left w:val="none" w:sz="0" w:space="0" w:color="auto"/>
        <w:bottom w:val="none" w:sz="0" w:space="0" w:color="auto"/>
        <w:right w:val="none" w:sz="0" w:space="0" w:color="auto"/>
      </w:divBdr>
      <w:divsChild>
        <w:div w:id="862934906">
          <w:marLeft w:val="0"/>
          <w:marRight w:val="0"/>
          <w:marTop w:val="0"/>
          <w:marBottom w:val="0"/>
          <w:divBdr>
            <w:top w:val="none" w:sz="0" w:space="0" w:color="auto"/>
            <w:left w:val="none" w:sz="0" w:space="0" w:color="auto"/>
            <w:bottom w:val="none" w:sz="0" w:space="0" w:color="auto"/>
            <w:right w:val="none" w:sz="0" w:space="0" w:color="auto"/>
          </w:divBdr>
          <w:divsChild>
            <w:div w:id="1232496975">
              <w:marLeft w:val="0"/>
              <w:marRight w:val="0"/>
              <w:marTop w:val="0"/>
              <w:marBottom w:val="0"/>
              <w:divBdr>
                <w:top w:val="none" w:sz="0" w:space="0" w:color="auto"/>
                <w:left w:val="none" w:sz="0" w:space="0" w:color="auto"/>
                <w:bottom w:val="none" w:sz="0" w:space="0" w:color="auto"/>
                <w:right w:val="none" w:sz="0" w:space="0" w:color="auto"/>
              </w:divBdr>
              <w:divsChild>
                <w:div w:id="313339659">
                  <w:marLeft w:val="0"/>
                  <w:marRight w:val="0"/>
                  <w:marTop w:val="0"/>
                  <w:marBottom w:val="0"/>
                  <w:divBdr>
                    <w:top w:val="none" w:sz="0" w:space="0" w:color="auto"/>
                    <w:left w:val="none" w:sz="0" w:space="0" w:color="auto"/>
                    <w:bottom w:val="none" w:sz="0" w:space="0" w:color="auto"/>
                    <w:right w:val="none" w:sz="0" w:space="0" w:color="auto"/>
                  </w:divBdr>
                  <w:divsChild>
                    <w:div w:id="329793751">
                      <w:marLeft w:val="0"/>
                      <w:marRight w:val="0"/>
                      <w:marTop w:val="0"/>
                      <w:marBottom w:val="0"/>
                      <w:divBdr>
                        <w:top w:val="none" w:sz="0" w:space="0" w:color="auto"/>
                        <w:left w:val="none" w:sz="0" w:space="0" w:color="auto"/>
                        <w:bottom w:val="none" w:sz="0" w:space="0" w:color="auto"/>
                        <w:right w:val="none" w:sz="0" w:space="0" w:color="auto"/>
                      </w:divBdr>
                      <w:divsChild>
                        <w:div w:id="12959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318206">
      <w:bodyDiv w:val="1"/>
      <w:marLeft w:val="0"/>
      <w:marRight w:val="0"/>
      <w:marTop w:val="0"/>
      <w:marBottom w:val="0"/>
      <w:divBdr>
        <w:top w:val="none" w:sz="0" w:space="0" w:color="auto"/>
        <w:left w:val="none" w:sz="0" w:space="0" w:color="auto"/>
        <w:bottom w:val="none" w:sz="0" w:space="0" w:color="auto"/>
        <w:right w:val="none" w:sz="0" w:space="0" w:color="auto"/>
      </w:divBdr>
    </w:div>
    <w:div w:id="239218124">
      <w:bodyDiv w:val="1"/>
      <w:marLeft w:val="0"/>
      <w:marRight w:val="0"/>
      <w:marTop w:val="0"/>
      <w:marBottom w:val="0"/>
      <w:divBdr>
        <w:top w:val="none" w:sz="0" w:space="0" w:color="auto"/>
        <w:left w:val="none" w:sz="0" w:space="0" w:color="auto"/>
        <w:bottom w:val="none" w:sz="0" w:space="0" w:color="auto"/>
        <w:right w:val="none" w:sz="0" w:space="0" w:color="auto"/>
      </w:divBdr>
    </w:div>
    <w:div w:id="245116959">
      <w:marLeft w:val="0"/>
      <w:marRight w:val="0"/>
      <w:marTop w:val="0"/>
      <w:marBottom w:val="0"/>
      <w:divBdr>
        <w:top w:val="none" w:sz="0" w:space="0" w:color="auto"/>
        <w:left w:val="none" w:sz="0" w:space="0" w:color="auto"/>
        <w:bottom w:val="none" w:sz="0" w:space="0" w:color="auto"/>
        <w:right w:val="none" w:sz="0" w:space="0" w:color="auto"/>
      </w:divBdr>
      <w:divsChild>
        <w:div w:id="1866744350">
          <w:marLeft w:val="0"/>
          <w:marRight w:val="0"/>
          <w:marTop w:val="0"/>
          <w:marBottom w:val="0"/>
          <w:divBdr>
            <w:top w:val="none" w:sz="0" w:space="0" w:color="auto"/>
            <w:left w:val="none" w:sz="0" w:space="0" w:color="auto"/>
            <w:bottom w:val="none" w:sz="0" w:space="0" w:color="auto"/>
            <w:right w:val="none" w:sz="0" w:space="0" w:color="auto"/>
          </w:divBdr>
          <w:divsChild>
            <w:div w:id="2108769471">
              <w:marLeft w:val="0"/>
              <w:marRight w:val="0"/>
              <w:marTop w:val="0"/>
              <w:marBottom w:val="0"/>
              <w:divBdr>
                <w:top w:val="none" w:sz="0" w:space="0" w:color="auto"/>
                <w:left w:val="none" w:sz="0" w:space="0" w:color="auto"/>
                <w:bottom w:val="none" w:sz="0" w:space="0" w:color="auto"/>
                <w:right w:val="none" w:sz="0" w:space="0" w:color="auto"/>
              </w:divBdr>
              <w:divsChild>
                <w:div w:id="920678151">
                  <w:marLeft w:val="0"/>
                  <w:marRight w:val="0"/>
                  <w:marTop w:val="0"/>
                  <w:marBottom w:val="0"/>
                  <w:divBdr>
                    <w:top w:val="none" w:sz="0" w:space="0" w:color="auto"/>
                    <w:left w:val="none" w:sz="0" w:space="0" w:color="auto"/>
                    <w:bottom w:val="none" w:sz="0" w:space="0" w:color="auto"/>
                    <w:right w:val="none" w:sz="0" w:space="0" w:color="auto"/>
                  </w:divBdr>
                  <w:divsChild>
                    <w:div w:id="943539997">
                      <w:marLeft w:val="0"/>
                      <w:marRight w:val="0"/>
                      <w:marTop w:val="0"/>
                      <w:marBottom w:val="0"/>
                      <w:divBdr>
                        <w:top w:val="none" w:sz="0" w:space="0" w:color="auto"/>
                        <w:left w:val="none" w:sz="0" w:space="0" w:color="auto"/>
                        <w:bottom w:val="none" w:sz="0" w:space="0" w:color="auto"/>
                        <w:right w:val="none" w:sz="0" w:space="0" w:color="auto"/>
                      </w:divBdr>
                      <w:divsChild>
                        <w:div w:id="198207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4096309">
      <w:bodyDiv w:val="1"/>
      <w:marLeft w:val="0"/>
      <w:marRight w:val="0"/>
      <w:marTop w:val="0"/>
      <w:marBottom w:val="0"/>
      <w:divBdr>
        <w:top w:val="none" w:sz="0" w:space="0" w:color="auto"/>
        <w:left w:val="none" w:sz="0" w:space="0" w:color="auto"/>
        <w:bottom w:val="none" w:sz="0" w:space="0" w:color="auto"/>
        <w:right w:val="none" w:sz="0" w:space="0" w:color="auto"/>
      </w:divBdr>
    </w:div>
    <w:div w:id="261883219">
      <w:marLeft w:val="0"/>
      <w:marRight w:val="0"/>
      <w:marTop w:val="0"/>
      <w:marBottom w:val="0"/>
      <w:divBdr>
        <w:top w:val="none" w:sz="0" w:space="0" w:color="auto"/>
        <w:left w:val="none" w:sz="0" w:space="0" w:color="auto"/>
        <w:bottom w:val="none" w:sz="0" w:space="0" w:color="auto"/>
        <w:right w:val="none" w:sz="0" w:space="0" w:color="auto"/>
      </w:divBdr>
      <w:divsChild>
        <w:div w:id="517814246">
          <w:marLeft w:val="0"/>
          <w:marRight w:val="0"/>
          <w:marTop w:val="0"/>
          <w:marBottom w:val="0"/>
          <w:divBdr>
            <w:top w:val="none" w:sz="0" w:space="0" w:color="auto"/>
            <w:left w:val="none" w:sz="0" w:space="0" w:color="auto"/>
            <w:bottom w:val="none" w:sz="0" w:space="0" w:color="auto"/>
            <w:right w:val="none" w:sz="0" w:space="0" w:color="auto"/>
          </w:divBdr>
          <w:divsChild>
            <w:div w:id="1168712217">
              <w:marLeft w:val="0"/>
              <w:marRight w:val="0"/>
              <w:marTop w:val="0"/>
              <w:marBottom w:val="0"/>
              <w:divBdr>
                <w:top w:val="none" w:sz="0" w:space="0" w:color="auto"/>
                <w:left w:val="none" w:sz="0" w:space="0" w:color="auto"/>
                <w:bottom w:val="none" w:sz="0" w:space="0" w:color="auto"/>
                <w:right w:val="none" w:sz="0" w:space="0" w:color="auto"/>
              </w:divBdr>
              <w:divsChild>
                <w:div w:id="1938633056">
                  <w:marLeft w:val="0"/>
                  <w:marRight w:val="0"/>
                  <w:marTop w:val="0"/>
                  <w:marBottom w:val="0"/>
                  <w:divBdr>
                    <w:top w:val="none" w:sz="0" w:space="0" w:color="auto"/>
                    <w:left w:val="none" w:sz="0" w:space="0" w:color="auto"/>
                    <w:bottom w:val="none" w:sz="0" w:space="0" w:color="auto"/>
                    <w:right w:val="none" w:sz="0" w:space="0" w:color="auto"/>
                  </w:divBdr>
                  <w:divsChild>
                    <w:div w:id="1076590270">
                      <w:marLeft w:val="0"/>
                      <w:marRight w:val="0"/>
                      <w:marTop w:val="0"/>
                      <w:marBottom w:val="0"/>
                      <w:divBdr>
                        <w:top w:val="none" w:sz="0" w:space="0" w:color="auto"/>
                        <w:left w:val="none" w:sz="0" w:space="0" w:color="auto"/>
                        <w:bottom w:val="none" w:sz="0" w:space="0" w:color="auto"/>
                        <w:right w:val="none" w:sz="0" w:space="0" w:color="auto"/>
                      </w:divBdr>
                      <w:divsChild>
                        <w:div w:id="117580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976956">
      <w:bodyDiv w:val="1"/>
      <w:marLeft w:val="0"/>
      <w:marRight w:val="0"/>
      <w:marTop w:val="0"/>
      <w:marBottom w:val="0"/>
      <w:divBdr>
        <w:top w:val="none" w:sz="0" w:space="0" w:color="auto"/>
        <w:left w:val="none" w:sz="0" w:space="0" w:color="auto"/>
        <w:bottom w:val="none" w:sz="0" w:space="0" w:color="auto"/>
        <w:right w:val="none" w:sz="0" w:space="0" w:color="auto"/>
      </w:divBdr>
    </w:div>
    <w:div w:id="283661042">
      <w:marLeft w:val="0"/>
      <w:marRight w:val="0"/>
      <w:marTop w:val="0"/>
      <w:marBottom w:val="0"/>
      <w:divBdr>
        <w:top w:val="none" w:sz="0" w:space="0" w:color="auto"/>
        <w:left w:val="none" w:sz="0" w:space="0" w:color="auto"/>
        <w:bottom w:val="none" w:sz="0" w:space="0" w:color="auto"/>
        <w:right w:val="none" w:sz="0" w:space="0" w:color="auto"/>
      </w:divBdr>
      <w:divsChild>
        <w:div w:id="171381338">
          <w:marLeft w:val="0"/>
          <w:marRight w:val="0"/>
          <w:marTop w:val="0"/>
          <w:marBottom w:val="0"/>
          <w:divBdr>
            <w:top w:val="none" w:sz="0" w:space="0" w:color="auto"/>
            <w:left w:val="none" w:sz="0" w:space="0" w:color="auto"/>
            <w:bottom w:val="none" w:sz="0" w:space="0" w:color="auto"/>
            <w:right w:val="none" w:sz="0" w:space="0" w:color="auto"/>
          </w:divBdr>
          <w:divsChild>
            <w:div w:id="1269315234">
              <w:marLeft w:val="0"/>
              <w:marRight w:val="0"/>
              <w:marTop w:val="0"/>
              <w:marBottom w:val="0"/>
              <w:divBdr>
                <w:top w:val="none" w:sz="0" w:space="0" w:color="auto"/>
                <w:left w:val="none" w:sz="0" w:space="0" w:color="auto"/>
                <w:bottom w:val="none" w:sz="0" w:space="0" w:color="auto"/>
                <w:right w:val="none" w:sz="0" w:space="0" w:color="auto"/>
              </w:divBdr>
              <w:divsChild>
                <w:div w:id="697894778">
                  <w:marLeft w:val="0"/>
                  <w:marRight w:val="0"/>
                  <w:marTop w:val="0"/>
                  <w:marBottom w:val="0"/>
                  <w:divBdr>
                    <w:top w:val="none" w:sz="0" w:space="0" w:color="auto"/>
                    <w:left w:val="none" w:sz="0" w:space="0" w:color="auto"/>
                    <w:bottom w:val="none" w:sz="0" w:space="0" w:color="auto"/>
                    <w:right w:val="none" w:sz="0" w:space="0" w:color="auto"/>
                  </w:divBdr>
                  <w:divsChild>
                    <w:div w:id="1783064441">
                      <w:marLeft w:val="0"/>
                      <w:marRight w:val="0"/>
                      <w:marTop w:val="0"/>
                      <w:marBottom w:val="0"/>
                      <w:divBdr>
                        <w:top w:val="none" w:sz="0" w:space="0" w:color="auto"/>
                        <w:left w:val="none" w:sz="0" w:space="0" w:color="auto"/>
                        <w:bottom w:val="none" w:sz="0" w:space="0" w:color="auto"/>
                        <w:right w:val="none" w:sz="0" w:space="0" w:color="auto"/>
                      </w:divBdr>
                      <w:divsChild>
                        <w:div w:id="92025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3096293">
      <w:bodyDiv w:val="1"/>
      <w:marLeft w:val="0"/>
      <w:marRight w:val="0"/>
      <w:marTop w:val="0"/>
      <w:marBottom w:val="0"/>
      <w:divBdr>
        <w:top w:val="none" w:sz="0" w:space="0" w:color="auto"/>
        <w:left w:val="none" w:sz="0" w:space="0" w:color="auto"/>
        <w:bottom w:val="none" w:sz="0" w:space="0" w:color="auto"/>
        <w:right w:val="none" w:sz="0" w:space="0" w:color="auto"/>
      </w:divBdr>
    </w:div>
    <w:div w:id="297952206">
      <w:bodyDiv w:val="1"/>
      <w:marLeft w:val="0"/>
      <w:marRight w:val="0"/>
      <w:marTop w:val="0"/>
      <w:marBottom w:val="0"/>
      <w:divBdr>
        <w:top w:val="none" w:sz="0" w:space="0" w:color="auto"/>
        <w:left w:val="none" w:sz="0" w:space="0" w:color="auto"/>
        <w:bottom w:val="none" w:sz="0" w:space="0" w:color="auto"/>
        <w:right w:val="none" w:sz="0" w:space="0" w:color="auto"/>
      </w:divBdr>
    </w:div>
    <w:div w:id="301888995">
      <w:bodyDiv w:val="1"/>
      <w:marLeft w:val="0"/>
      <w:marRight w:val="0"/>
      <w:marTop w:val="0"/>
      <w:marBottom w:val="0"/>
      <w:divBdr>
        <w:top w:val="none" w:sz="0" w:space="0" w:color="auto"/>
        <w:left w:val="none" w:sz="0" w:space="0" w:color="auto"/>
        <w:bottom w:val="none" w:sz="0" w:space="0" w:color="auto"/>
        <w:right w:val="none" w:sz="0" w:space="0" w:color="auto"/>
      </w:divBdr>
    </w:div>
    <w:div w:id="305208207">
      <w:bodyDiv w:val="1"/>
      <w:marLeft w:val="0"/>
      <w:marRight w:val="0"/>
      <w:marTop w:val="0"/>
      <w:marBottom w:val="0"/>
      <w:divBdr>
        <w:top w:val="none" w:sz="0" w:space="0" w:color="auto"/>
        <w:left w:val="none" w:sz="0" w:space="0" w:color="auto"/>
        <w:bottom w:val="none" w:sz="0" w:space="0" w:color="auto"/>
        <w:right w:val="none" w:sz="0" w:space="0" w:color="auto"/>
      </w:divBdr>
    </w:div>
    <w:div w:id="311451598">
      <w:bodyDiv w:val="1"/>
      <w:marLeft w:val="0"/>
      <w:marRight w:val="0"/>
      <w:marTop w:val="0"/>
      <w:marBottom w:val="0"/>
      <w:divBdr>
        <w:top w:val="none" w:sz="0" w:space="0" w:color="auto"/>
        <w:left w:val="none" w:sz="0" w:space="0" w:color="auto"/>
        <w:bottom w:val="none" w:sz="0" w:space="0" w:color="auto"/>
        <w:right w:val="none" w:sz="0" w:space="0" w:color="auto"/>
      </w:divBdr>
    </w:div>
    <w:div w:id="321203189">
      <w:bodyDiv w:val="1"/>
      <w:marLeft w:val="0"/>
      <w:marRight w:val="0"/>
      <w:marTop w:val="0"/>
      <w:marBottom w:val="0"/>
      <w:divBdr>
        <w:top w:val="none" w:sz="0" w:space="0" w:color="auto"/>
        <w:left w:val="none" w:sz="0" w:space="0" w:color="auto"/>
        <w:bottom w:val="none" w:sz="0" w:space="0" w:color="auto"/>
        <w:right w:val="none" w:sz="0" w:space="0" w:color="auto"/>
      </w:divBdr>
    </w:div>
    <w:div w:id="327094742">
      <w:bodyDiv w:val="1"/>
      <w:marLeft w:val="0"/>
      <w:marRight w:val="0"/>
      <w:marTop w:val="0"/>
      <w:marBottom w:val="0"/>
      <w:divBdr>
        <w:top w:val="none" w:sz="0" w:space="0" w:color="auto"/>
        <w:left w:val="none" w:sz="0" w:space="0" w:color="auto"/>
        <w:bottom w:val="none" w:sz="0" w:space="0" w:color="auto"/>
        <w:right w:val="none" w:sz="0" w:space="0" w:color="auto"/>
      </w:divBdr>
    </w:div>
    <w:div w:id="328018450">
      <w:marLeft w:val="0"/>
      <w:marRight w:val="0"/>
      <w:marTop w:val="0"/>
      <w:marBottom w:val="0"/>
      <w:divBdr>
        <w:top w:val="none" w:sz="0" w:space="0" w:color="auto"/>
        <w:left w:val="none" w:sz="0" w:space="0" w:color="auto"/>
        <w:bottom w:val="none" w:sz="0" w:space="0" w:color="auto"/>
        <w:right w:val="none" w:sz="0" w:space="0" w:color="auto"/>
      </w:divBdr>
      <w:divsChild>
        <w:div w:id="109932872">
          <w:marLeft w:val="0"/>
          <w:marRight w:val="0"/>
          <w:marTop w:val="0"/>
          <w:marBottom w:val="0"/>
          <w:divBdr>
            <w:top w:val="none" w:sz="0" w:space="0" w:color="auto"/>
            <w:left w:val="none" w:sz="0" w:space="0" w:color="auto"/>
            <w:bottom w:val="none" w:sz="0" w:space="0" w:color="auto"/>
            <w:right w:val="none" w:sz="0" w:space="0" w:color="auto"/>
          </w:divBdr>
          <w:divsChild>
            <w:div w:id="684400359">
              <w:marLeft w:val="0"/>
              <w:marRight w:val="0"/>
              <w:marTop w:val="0"/>
              <w:marBottom w:val="0"/>
              <w:divBdr>
                <w:top w:val="none" w:sz="0" w:space="0" w:color="auto"/>
                <w:left w:val="none" w:sz="0" w:space="0" w:color="auto"/>
                <w:bottom w:val="none" w:sz="0" w:space="0" w:color="auto"/>
                <w:right w:val="none" w:sz="0" w:space="0" w:color="auto"/>
              </w:divBdr>
              <w:divsChild>
                <w:div w:id="1043016815">
                  <w:marLeft w:val="0"/>
                  <w:marRight w:val="0"/>
                  <w:marTop w:val="0"/>
                  <w:marBottom w:val="0"/>
                  <w:divBdr>
                    <w:top w:val="none" w:sz="0" w:space="0" w:color="auto"/>
                    <w:left w:val="none" w:sz="0" w:space="0" w:color="auto"/>
                    <w:bottom w:val="none" w:sz="0" w:space="0" w:color="auto"/>
                    <w:right w:val="none" w:sz="0" w:space="0" w:color="auto"/>
                  </w:divBdr>
                  <w:divsChild>
                    <w:div w:id="157383116">
                      <w:marLeft w:val="0"/>
                      <w:marRight w:val="0"/>
                      <w:marTop w:val="0"/>
                      <w:marBottom w:val="0"/>
                      <w:divBdr>
                        <w:top w:val="none" w:sz="0" w:space="0" w:color="auto"/>
                        <w:left w:val="none" w:sz="0" w:space="0" w:color="auto"/>
                        <w:bottom w:val="none" w:sz="0" w:space="0" w:color="auto"/>
                        <w:right w:val="none" w:sz="0" w:space="0" w:color="auto"/>
                      </w:divBdr>
                      <w:divsChild>
                        <w:div w:id="206991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411245">
      <w:bodyDiv w:val="1"/>
      <w:marLeft w:val="0"/>
      <w:marRight w:val="0"/>
      <w:marTop w:val="0"/>
      <w:marBottom w:val="0"/>
      <w:divBdr>
        <w:top w:val="none" w:sz="0" w:space="0" w:color="auto"/>
        <w:left w:val="none" w:sz="0" w:space="0" w:color="auto"/>
        <w:bottom w:val="none" w:sz="0" w:space="0" w:color="auto"/>
        <w:right w:val="none" w:sz="0" w:space="0" w:color="auto"/>
      </w:divBdr>
      <w:divsChild>
        <w:div w:id="708457818">
          <w:marLeft w:val="2002"/>
          <w:marRight w:val="0"/>
          <w:marTop w:val="480"/>
          <w:marBottom w:val="0"/>
          <w:divBdr>
            <w:top w:val="none" w:sz="0" w:space="0" w:color="auto"/>
            <w:left w:val="none" w:sz="0" w:space="0" w:color="auto"/>
            <w:bottom w:val="none" w:sz="0" w:space="0" w:color="auto"/>
            <w:right w:val="none" w:sz="0" w:space="0" w:color="auto"/>
          </w:divBdr>
        </w:div>
        <w:div w:id="2024625972">
          <w:marLeft w:val="2002"/>
          <w:marRight w:val="0"/>
          <w:marTop w:val="480"/>
          <w:marBottom w:val="0"/>
          <w:divBdr>
            <w:top w:val="none" w:sz="0" w:space="0" w:color="auto"/>
            <w:left w:val="none" w:sz="0" w:space="0" w:color="auto"/>
            <w:bottom w:val="none" w:sz="0" w:space="0" w:color="auto"/>
            <w:right w:val="none" w:sz="0" w:space="0" w:color="auto"/>
          </w:divBdr>
        </w:div>
      </w:divsChild>
    </w:div>
    <w:div w:id="334306678">
      <w:bodyDiv w:val="1"/>
      <w:marLeft w:val="0"/>
      <w:marRight w:val="0"/>
      <w:marTop w:val="0"/>
      <w:marBottom w:val="0"/>
      <w:divBdr>
        <w:top w:val="none" w:sz="0" w:space="0" w:color="auto"/>
        <w:left w:val="none" w:sz="0" w:space="0" w:color="auto"/>
        <w:bottom w:val="none" w:sz="0" w:space="0" w:color="auto"/>
        <w:right w:val="none" w:sz="0" w:space="0" w:color="auto"/>
      </w:divBdr>
    </w:div>
    <w:div w:id="338892449">
      <w:bodyDiv w:val="1"/>
      <w:marLeft w:val="0"/>
      <w:marRight w:val="0"/>
      <w:marTop w:val="0"/>
      <w:marBottom w:val="0"/>
      <w:divBdr>
        <w:top w:val="none" w:sz="0" w:space="0" w:color="auto"/>
        <w:left w:val="none" w:sz="0" w:space="0" w:color="auto"/>
        <w:bottom w:val="none" w:sz="0" w:space="0" w:color="auto"/>
        <w:right w:val="none" w:sz="0" w:space="0" w:color="auto"/>
      </w:divBdr>
    </w:div>
    <w:div w:id="357123691">
      <w:bodyDiv w:val="1"/>
      <w:marLeft w:val="0"/>
      <w:marRight w:val="0"/>
      <w:marTop w:val="0"/>
      <w:marBottom w:val="0"/>
      <w:divBdr>
        <w:top w:val="none" w:sz="0" w:space="0" w:color="auto"/>
        <w:left w:val="none" w:sz="0" w:space="0" w:color="auto"/>
        <w:bottom w:val="none" w:sz="0" w:space="0" w:color="auto"/>
        <w:right w:val="none" w:sz="0" w:space="0" w:color="auto"/>
      </w:divBdr>
    </w:div>
    <w:div w:id="373425238">
      <w:bodyDiv w:val="1"/>
      <w:marLeft w:val="0"/>
      <w:marRight w:val="0"/>
      <w:marTop w:val="0"/>
      <w:marBottom w:val="0"/>
      <w:divBdr>
        <w:top w:val="none" w:sz="0" w:space="0" w:color="auto"/>
        <w:left w:val="none" w:sz="0" w:space="0" w:color="auto"/>
        <w:bottom w:val="none" w:sz="0" w:space="0" w:color="auto"/>
        <w:right w:val="none" w:sz="0" w:space="0" w:color="auto"/>
      </w:divBdr>
    </w:div>
    <w:div w:id="377245086">
      <w:bodyDiv w:val="1"/>
      <w:marLeft w:val="0"/>
      <w:marRight w:val="0"/>
      <w:marTop w:val="0"/>
      <w:marBottom w:val="0"/>
      <w:divBdr>
        <w:top w:val="none" w:sz="0" w:space="0" w:color="auto"/>
        <w:left w:val="none" w:sz="0" w:space="0" w:color="auto"/>
        <w:bottom w:val="none" w:sz="0" w:space="0" w:color="auto"/>
        <w:right w:val="none" w:sz="0" w:space="0" w:color="auto"/>
      </w:divBdr>
    </w:div>
    <w:div w:id="393166025">
      <w:marLeft w:val="0"/>
      <w:marRight w:val="0"/>
      <w:marTop w:val="0"/>
      <w:marBottom w:val="0"/>
      <w:divBdr>
        <w:top w:val="none" w:sz="0" w:space="0" w:color="auto"/>
        <w:left w:val="none" w:sz="0" w:space="0" w:color="auto"/>
        <w:bottom w:val="none" w:sz="0" w:space="0" w:color="auto"/>
        <w:right w:val="none" w:sz="0" w:space="0" w:color="auto"/>
      </w:divBdr>
      <w:divsChild>
        <w:div w:id="1955673105">
          <w:marLeft w:val="0"/>
          <w:marRight w:val="0"/>
          <w:marTop w:val="0"/>
          <w:marBottom w:val="0"/>
          <w:divBdr>
            <w:top w:val="none" w:sz="0" w:space="0" w:color="auto"/>
            <w:left w:val="none" w:sz="0" w:space="0" w:color="auto"/>
            <w:bottom w:val="none" w:sz="0" w:space="0" w:color="auto"/>
            <w:right w:val="none" w:sz="0" w:space="0" w:color="auto"/>
          </w:divBdr>
          <w:divsChild>
            <w:div w:id="1965111063">
              <w:marLeft w:val="0"/>
              <w:marRight w:val="0"/>
              <w:marTop w:val="0"/>
              <w:marBottom w:val="0"/>
              <w:divBdr>
                <w:top w:val="none" w:sz="0" w:space="0" w:color="auto"/>
                <w:left w:val="none" w:sz="0" w:space="0" w:color="auto"/>
                <w:bottom w:val="none" w:sz="0" w:space="0" w:color="auto"/>
                <w:right w:val="none" w:sz="0" w:space="0" w:color="auto"/>
              </w:divBdr>
              <w:divsChild>
                <w:div w:id="898590847">
                  <w:marLeft w:val="0"/>
                  <w:marRight w:val="0"/>
                  <w:marTop w:val="0"/>
                  <w:marBottom w:val="0"/>
                  <w:divBdr>
                    <w:top w:val="none" w:sz="0" w:space="0" w:color="auto"/>
                    <w:left w:val="none" w:sz="0" w:space="0" w:color="auto"/>
                    <w:bottom w:val="none" w:sz="0" w:space="0" w:color="auto"/>
                    <w:right w:val="none" w:sz="0" w:space="0" w:color="auto"/>
                  </w:divBdr>
                  <w:divsChild>
                    <w:div w:id="870873902">
                      <w:marLeft w:val="0"/>
                      <w:marRight w:val="0"/>
                      <w:marTop w:val="0"/>
                      <w:marBottom w:val="0"/>
                      <w:divBdr>
                        <w:top w:val="none" w:sz="0" w:space="0" w:color="auto"/>
                        <w:left w:val="none" w:sz="0" w:space="0" w:color="auto"/>
                        <w:bottom w:val="none" w:sz="0" w:space="0" w:color="auto"/>
                        <w:right w:val="none" w:sz="0" w:space="0" w:color="auto"/>
                      </w:divBdr>
                      <w:divsChild>
                        <w:div w:id="187434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260817">
      <w:bodyDiv w:val="1"/>
      <w:marLeft w:val="0"/>
      <w:marRight w:val="0"/>
      <w:marTop w:val="0"/>
      <w:marBottom w:val="0"/>
      <w:divBdr>
        <w:top w:val="none" w:sz="0" w:space="0" w:color="auto"/>
        <w:left w:val="none" w:sz="0" w:space="0" w:color="auto"/>
        <w:bottom w:val="none" w:sz="0" w:space="0" w:color="auto"/>
        <w:right w:val="none" w:sz="0" w:space="0" w:color="auto"/>
      </w:divBdr>
    </w:div>
    <w:div w:id="409500932">
      <w:bodyDiv w:val="1"/>
      <w:marLeft w:val="0"/>
      <w:marRight w:val="0"/>
      <w:marTop w:val="0"/>
      <w:marBottom w:val="0"/>
      <w:divBdr>
        <w:top w:val="none" w:sz="0" w:space="0" w:color="auto"/>
        <w:left w:val="none" w:sz="0" w:space="0" w:color="auto"/>
        <w:bottom w:val="none" w:sz="0" w:space="0" w:color="auto"/>
        <w:right w:val="none" w:sz="0" w:space="0" w:color="auto"/>
      </w:divBdr>
    </w:div>
    <w:div w:id="411780673">
      <w:bodyDiv w:val="1"/>
      <w:marLeft w:val="0"/>
      <w:marRight w:val="0"/>
      <w:marTop w:val="0"/>
      <w:marBottom w:val="0"/>
      <w:divBdr>
        <w:top w:val="none" w:sz="0" w:space="0" w:color="auto"/>
        <w:left w:val="none" w:sz="0" w:space="0" w:color="auto"/>
        <w:bottom w:val="none" w:sz="0" w:space="0" w:color="auto"/>
        <w:right w:val="none" w:sz="0" w:space="0" w:color="auto"/>
      </w:divBdr>
    </w:div>
    <w:div w:id="426540736">
      <w:marLeft w:val="0"/>
      <w:marRight w:val="0"/>
      <w:marTop w:val="0"/>
      <w:marBottom w:val="0"/>
      <w:divBdr>
        <w:top w:val="none" w:sz="0" w:space="0" w:color="auto"/>
        <w:left w:val="none" w:sz="0" w:space="0" w:color="auto"/>
        <w:bottom w:val="none" w:sz="0" w:space="0" w:color="auto"/>
        <w:right w:val="none" w:sz="0" w:space="0" w:color="auto"/>
      </w:divBdr>
      <w:divsChild>
        <w:div w:id="794450430">
          <w:marLeft w:val="0"/>
          <w:marRight w:val="0"/>
          <w:marTop w:val="0"/>
          <w:marBottom w:val="0"/>
          <w:divBdr>
            <w:top w:val="none" w:sz="0" w:space="0" w:color="auto"/>
            <w:left w:val="none" w:sz="0" w:space="0" w:color="auto"/>
            <w:bottom w:val="none" w:sz="0" w:space="0" w:color="auto"/>
            <w:right w:val="none" w:sz="0" w:space="0" w:color="auto"/>
          </w:divBdr>
          <w:divsChild>
            <w:div w:id="520558598">
              <w:marLeft w:val="0"/>
              <w:marRight w:val="0"/>
              <w:marTop w:val="0"/>
              <w:marBottom w:val="0"/>
              <w:divBdr>
                <w:top w:val="none" w:sz="0" w:space="0" w:color="auto"/>
                <w:left w:val="none" w:sz="0" w:space="0" w:color="auto"/>
                <w:bottom w:val="none" w:sz="0" w:space="0" w:color="auto"/>
                <w:right w:val="none" w:sz="0" w:space="0" w:color="auto"/>
              </w:divBdr>
              <w:divsChild>
                <w:div w:id="1605765448">
                  <w:marLeft w:val="0"/>
                  <w:marRight w:val="0"/>
                  <w:marTop w:val="0"/>
                  <w:marBottom w:val="0"/>
                  <w:divBdr>
                    <w:top w:val="none" w:sz="0" w:space="0" w:color="auto"/>
                    <w:left w:val="none" w:sz="0" w:space="0" w:color="auto"/>
                    <w:bottom w:val="none" w:sz="0" w:space="0" w:color="auto"/>
                    <w:right w:val="none" w:sz="0" w:space="0" w:color="auto"/>
                  </w:divBdr>
                  <w:divsChild>
                    <w:div w:id="712848870">
                      <w:marLeft w:val="0"/>
                      <w:marRight w:val="0"/>
                      <w:marTop w:val="0"/>
                      <w:marBottom w:val="0"/>
                      <w:divBdr>
                        <w:top w:val="none" w:sz="0" w:space="0" w:color="auto"/>
                        <w:left w:val="none" w:sz="0" w:space="0" w:color="auto"/>
                        <w:bottom w:val="none" w:sz="0" w:space="0" w:color="auto"/>
                        <w:right w:val="none" w:sz="0" w:space="0" w:color="auto"/>
                      </w:divBdr>
                      <w:divsChild>
                        <w:div w:id="63710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342983">
      <w:bodyDiv w:val="1"/>
      <w:marLeft w:val="0"/>
      <w:marRight w:val="0"/>
      <w:marTop w:val="0"/>
      <w:marBottom w:val="0"/>
      <w:divBdr>
        <w:top w:val="none" w:sz="0" w:space="0" w:color="auto"/>
        <w:left w:val="none" w:sz="0" w:space="0" w:color="auto"/>
        <w:bottom w:val="none" w:sz="0" w:space="0" w:color="auto"/>
        <w:right w:val="none" w:sz="0" w:space="0" w:color="auto"/>
      </w:divBdr>
    </w:div>
    <w:div w:id="450980297">
      <w:bodyDiv w:val="1"/>
      <w:marLeft w:val="0"/>
      <w:marRight w:val="0"/>
      <w:marTop w:val="0"/>
      <w:marBottom w:val="0"/>
      <w:divBdr>
        <w:top w:val="none" w:sz="0" w:space="0" w:color="auto"/>
        <w:left w:val="none" w:sz="0" w:space="0" w:color="auto"/>
        <w:bottom w:val="none" w:sz="0" w:space="0" w:color="auto"/>
        <w:right w:val="none" w:sz="0" w:space="0" w:color="auto"/>
      </w:divBdr>
    </w:div>
    <w:div w:id="458650347">
      <w:bodyDiv w:val="1"/>
      <w:marLeft w:val="0"/>
      <w:marRight w:val="0"/>
      <w:marTop w:val="0"/>
      <w:marBottom w:val="0"/>
      <w:divBdr>
        <w:top w:val="none" w:sz="0" w:space="0" w:color="auto"/>
        <w:left w:val="none" w:sz="0" w:space="0" w:color="auto"/>
        <w:bottom w:val="none" w:sz="0" w:space="0" w:color="auto"/>
        <w:right w:val="none" w:sz="0" w:space="0" w:color="auto"/>
      </w:divBdr>
    </w:div>
    <w:div w:id="497044090">
      <w:bodyDiv w:val="1"/>
      <w:marLeft w:val="0"/>
      <w:marRight w:val="0"/>
      <w:marTop w:val="0"/>
      <w:marBottom w:val="0"/>
      <w:divBdr>
        <w:top w:val="none" w:sz="0" w:space="0" w:color="auto"/>
        <w:left w:val="none" w:sz="0" w:space="0" w:color="auto"/>
        <w:bottom w:val="none" w:sz="0" w:space="0" w:color="auto"/>
        <w:right w:val="none" w:sz="0" w:space="0" w:color="auto"/>
      </w:divBdr>
    </w:div>
    <w:div w:id="503471967">
      <w:bodyDiv w:val="1"/>
      <w:marLeft w:val="0"/>
      <w:marRight w:val="0"/>
      <w:marTop w:val="0"/>
      <w:marBottom w:val="0"/>
      <w:divBdr>
        <w:top w:val="none" w:sz="0" w:space="0" w:color="auto"/>
        <w:left w:val="none" w:sz="0" w:space="0" w:color="auto"/>
        <w:bottom w:val="none" w:sz="0" w:space="0" w:color="auto"/>
        <w:right w:val="none" w:sz="0" w:space="0" w:color="auto"/>
      </w:divBdr>
    </w:div>
    <w:div w:id="505095620">
      <w:bodyDiv w:val="1"/>
      <w:marLeft w:val="0"/>
      <w:marRight w:val="0"/>
      <w:marTop w:val="0"/>
      <w:marBottom w:val="0"/>
      <w:divBdr>
        <w:top w:val="none" w:sz="0" w:space="0" w:color="auto"/>
        <w:left w:val="none" w:sz="0" w:space="0" w:color="auto"/>
        <w:bottom w:val="none" w:sz="0" w:space="0" w:color="auto"/>
        <w:right w:val="none" w:sz="0" w:space="0" w:color="auto"/>
      </w:divBdr>
    </w:div>
    <w:div w:id="513224582">
      <w:bodyDiv w:val="1"/>
      <w:marLeft w:val="0"/>
      <w:marRight w:val="0"/>
      <w:marTop w:val="0"/>
      <w:marBottom w:val="0"/>
      <w:divBdr>
        <w:top w:val="none" w:sz="0" w:space="0" w:color="auto"/>
        <w:left w:val="none" w:sz="0" w:space="0" w:color="auto"/>
        <w:bottom w:val="none" w:sz="0" w:space="0" w:color="auto"/>
        <w:right w:val="none" w:sz="0" w:space="0" w:color="auto"/>
      </w:divBdr>
    </w:div>
    <w:div w:id="518353706">
      <w:bodyDiv w:val="1"/>
      <w:marLeft w:val="0"/>
      <w:marRight w:val="0"/>
      <w:marTop w:val="0"/>
      <w:marBottom w:val="0"/>
      <w:divBdr>
        <w:top w:val="none" w:sz="0" w:space="0" w:color="auto"/>
        <w:left w:val="none" w:sz="0" w:space="0" w:color="auto"/>
        <w:bottom w:val="none" w:sz="0" w:space="0" w:color="auto"/>
        <w:right w:val="none" w:sz="0" w:space="0" w:color="auto"/>
      </w:divBdr>
    </w:div>
    <w:div w:id="533620492">
      <w:bodyDiv w:val="1"/>
      <w:marLeft w:val="0"/>
      <w:marRight w:val="0"/>
      <w:marTop w:val="0"/>
      <w:marBottom w:val="0"/>
      <w:divBdr>
        <w:top w:val="none" w:sz="0" w:space="0" w:color="auto"/>
        <w:left w:val="none" w:sz="0" w:space="0" w:color="auto"/>
        <w:bottom w:val="none" w:sz="0" w:space="0" w:color="auto"/>
        <w:right w:val="none" w:sz="0" w:space="0" w:color="auto"/>
      </w:divBdr>
    </w:div>
    <w:div w:id="540048292">
      <w:bodyDiv w:val="1"/>
      <w:marLeft w:val="0"/>
      <w:marRight w:val="0"/>
      <w:marTop w:val="0"/>
      <w:marBottom w:val="0"/>
      <w:divBdr>
        <w:top w:val="none" w:sz="0" w:space="0" w:color="auto"/>
        <w:left w:val="none" w:sz="0" w:space="0" w:color="auto"/>
        <w:bottom w:val="none" w:sz="0" w:space="0" w:color="auto"/>
        <w:right w:val="none" w:sz="0" w:space="0" w:color="auto"/>
      </w:divBdr>
    </w:div>
    <w:div w:id="540437291">
      <w:bodyDiv w:val="1"/>
      <w:marLeft w:val="0"/>
      <w:marRight w:val="0"/>
      <w:marTop w:val="0"/>
      <w:marBottom w:val="0"/>
      <w:divBdr>
        <w:top w:val="none" w:sz="0" w:space="0" w:color="auto"/>
        <w:left w:val="none" w:sz="0" w:space="0" w:color="auto"/>
        <w:bottom w:val="none" w:sz="0" w:space="0" w:color="auto"/>
        <w:right w:val="none" w:sz="0" w:space="0" w:color="auto"/>
      </w:divBdr>
    </w:div>
    <w:div w:id="559942120">
      <w:bodyDiv w:val="1"/>
      <w:marLeft w:val="0"/>
      <w:marRight w:val="0"/>
      <w:marTop w:val="0"/>
      <w:marBottom w:val="0"/>
      <w:divBdr>
        <w:top w:val="none" w:sz="0" w:space="0" w:color="auto"/>
        <w:left w:val="none" w:sz="0" w:space="0" w:color="auto"/>
        <w:bottom w:val="none" w:sz="0" w:space="0" w:color="auto"/>
        <w:right w:val="none" w:sz="0" w:space="0" w:color="auto"/>
      </w:divBdr>
    </w:div>
    <w:div w:id="570122968">
      <w:marLeft w:val="0"/>
      <w:marRight w:val="0"/>
      <w:marTop w:val="0"/>
      <w:marBottom w:val="0"/>
      <w:divBdr>
        <w:top w:val="none" w:sz="0" w:space="0" w:color="auto"/>
        <w:left w:val="none" w:sz="0" w:space="0" w:color="auto"/>
        <w:bottom w:val="none" w:sz="0" w:space="0" w:color="auto"/>
        <w:right w:val="none" w:sz="0" w:space="0" w:color="auto"/>
      </w:divBdr>
      <w:divsChild>
        <w:div w:id="366609322">
          <w:marLeft w:val="0"/>
          <w:marRight w:val="0"/>
          <w:marTop w:val="0"/>
          <w:marBottom w:val="0"/>
          <w:divBdr>
            <w:top w:val="none" w:sz="0" w:space="0" w:color="auto"/>
            <w:left w:val="none" w:sz="0" w:space="0" w:color="auto"/>
            <w:bottom w:val="none" w:sz="0" w:space="0" w:color="auto"/>
            <w:right w:val="none" w:sz="0" w:space="0" w:color="auto"/>
          </w:divBdr>
          <w:divsChild>
            <w:div w:id="864364901">
              <w:marLeft w:val="0"/>
              <w:marRight w:val="0"/>
              <w:marTop w:val="0"/>
              <w:marBottom w:val="0"/>
              <w:divBdr>
                <w:top w:val="none" w:sz="0" w:space="0" w:color="auto"/>
                <w:left w:val="none" w:sz="0" w:space="0" w:color="auto"/>
                <w:bottom w:val="none" w:sz="0" w:space="0" w:color="auto"/>
                <w:right w:val="none" w:sz="0" w:space="0" w:color="auto"/>
              </w:divBdr>
              <w:divsChild>
                <w:div w:id="422800096">
                  <w:marLeft w:val="0"/>
                  <w:marRight w:val="0"/>
                  <w:marTop w:val="0"/>
                  <w:marBottom w:val="0"/>
                  <w:divBdr>
                    <w:top w:val="none" w:sz="0" w:space="0" w:color="auto"/>
                    <w:left w:val="none" w:sz="0" w:space="0" w:color="auto"/>
                    <w:bottom w:val="none" w:sz="0" w:space="0" w:color="auto"/>
                    <w:right w:val="none" w:sz="0" w:space="0" w:color="auto"/>
                  </w:divBdr>
                  <w:divsChild>
                    <w:div w:id="29305826">
                      <w:marLeft w:val="0"/>
                      <w:marRight w:val="0"/>
                      <w:marTop w:val="0"/>
                      <w:marBottom w:val="0"/>
                      <w:divBdr>
                        <w:top w:val="none" w:sz="0" w:space="0" w:color="auto"/>
                        <w:left w:val="none" w:sz="0" w:space="0" w:color="auto"/>
                        <w:bottom w:val="none" w:sz="0" w:space="0" w:color="auto"/>
                        <w:right w:val="none" w:sz="0" w:space="0" w:color="auto"/>
                      </w:divBdr>
                      <w:divsChild>
                        <w:div w:id="68112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164638">
      <w:bodyDiv w:val="1"/>
      <w:marLeft w:val="0"/>
      <w:marRight w:val="0"/>
      <w:marTop w:val="0"/>
      <w:marBottom w:val="0"/>
      <w:divBdr>
        <w:top w:val="none" w:sz="0" w:space="0" w:color="auto"/>
        <w:left w:val="none" w:sz="0" w:space="0" w:color="auto"/>
        <w:bottom w:val="none" w:sz="0" w:space="0" w:color="auto"/>
        <w:right w:val="none" w:sz="0" w:space="0" w:color="auto"/>
      </w:divBdr>
    </w:div>
    <w:div w:id="576981137">
      <w:bodyDiv w:val="1"/>
      <w:marLeft w:val="0"/>
      <w:marRight w:val="0"/>
      <w:marTop w:val="0"/>
      <w:marBottom w:val="0"/>
      <w:divBdr>
        <w:top w:val="none" w:sz="0" w:space="0" w:color="auto"/>
        <w:left w:val="none" w:sz="0" w:space="0" w:color="auto"/>
        <w:bottom w:val="none" w:sz="0" w:space="0" w:color="auto"/>
        <w:right w:val="none" w:sz="0" w:space="0" w:color="auto"/>
      </w:divBdr>
    </w:div>
    <w:div w:id="594558229">
      <w:marLeft w:val="0"/>
      <w:marRight w:val="0"/>
      <w:marTop w:val="0"/>
      <w:marBottom w:val="0"/>
      <w:divBdr>
        <w:top w:val="none" w:sz="0" w:space="0" w:color="auto"/>
        <w:left w:val="none" w:sz="0" w:space="0" w:color="auto"/>
        <w:bottom w:val="none" w:sz="0" w:space="0" w:color="auto"/>
        <w:right w:val="none" w:sz="0" w:space="0" w:color="auto"/>
      </w:divBdr>
      <w:divsChild>
        <w:div w:id="1698965771">
          <w:marLeft w:val="0"/>
          <w:marRight w:val="0"/>
          <w:marTop w:val="0"/>
          <w:marBottom w:val="0"/>
          <w:divBdr>
            <w:top w:val="none" w:sz="0" w:space="0" w:color="auto"/>
            <w:left w:val="none" w:sz="0" w:space="0" w:color="auto"/>
            <w:bottom w:val="none" w:sz="0" w:space="0" w:color="auto"/>
            <w:right w:val="none" w:sz="0" w:space="0" w:color="auto"/>
          </w:divBdr>
          <w:divsChild>
            <w:div w:id="266618254">
              <w:marLeft w:val="0"/>
              <w:marRight w:val="0"/>
              <w:marTop w:val="0"/>
              <w:marBottom w:val="0"/>
              <w:divBdr>
                <w:top w:val="none" w:sz="0" w:space="0" w:color="auto"/>
                <w:left w:val="none" w:sz="0" w:space="0" w:color="auto"/>
                <w:bottom w:val="none" w:sz="0" w:space="0" w:color="auto"/>
                <w:right w:val="none" w:sz="0" w:space="0" w:color="auto"/>
              </w:divBdr>
              <w:divsChild>
                <w:div w:id="279648778">
                  <w:marLeft w:val="0"/>
                  <w:marRight w:val="0"/>
                  <w:marTop w:val="0"/>
                  <w:marBottom w:val="0"/>
                  <w:divBdr>
                    <w:top w:val="none" w:sz="0" w:space="0" w:color="auto"/>
                    <w:left w:val="none" w:sz="0" w:space="0" w:color="auto"/>
                    <w:bottom w:val="none" w:sz="0" w:space="0" w:color="auto"/>
                    <w:right w:val="none" w:sz="0" w:space="0" w:color="auto"/>
                  </w:divBdr>
                  <w:divsChild>
                    <w:div w:id="1769429496">
                      <w:marLeft w:val="0"/>
                      <w:marRight w:val="0"/>
                      <w:marTop w:val="0"/>
                      <w:marBottom w:val="0"/>
                      <w:divBdr>
                        <w:top w:val="none" w:sz="0" w:space="0" w:color="auto"/>
                        <w:left w:val="none" w:sz="0" w:space="0" w:color="auto"/>
                        <w:bottom w:val="none" w:sz="0" w:space="0" w:color="auto"/>
                        <w:right w:val="none" w:sz="0" w:space="0" w:color="auto"/>
                      </w:divBdr>
                      <w:divsChild>
                        <w:div w:id="7957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047431">
      <w:bodyDiv w:val="1"/>
      <w:marLeft w:val="0"/>
      <w:marRight w:val="0"/>
      <w:marTop w:val="0"/>
      <w:marBottom w:val="0"/>
      <w:divBdr>
        <w:top w:val="none" w:sz="0" w:space="0" w:color="auto"/>
        <w:left w:val="none" w:sz="0" w:space="0" w:color="auto"/>
        <w:bottom w:val="none" w:sz="0" w:space="0" w:color="auto"/>
        <w:right w:val="none" w:sz="0" w:space="0" w:color="auto"/>
      </w:divBdr>
    </w:div>
    <w:div w:id="621769107">
      <w:bodyDiv w:val="1"/>
      <w:marLeft w:val="0"/>
      <w:marRight w:val="0"/>
      <w:marTop w:val="0"/>
      <w:marBottom w:val="0"/>
      <w:divBdr>
        <w:top w:val="none" w:sz="0" w:space="0" w:color="auto"/>
        <w:left w:val="none" w:sz="0" w:space="0" w:color="auto"/>
        <w:bottom w:val="none" w:sz="0" w:space="0" w:color="auto"/>
        <w:right w:val="none" w:sz="0" w:space="0" w:color="auto"/>
      </w:divBdr>
    </w:div>
    <w:div w:id="623922595">
      <w:bodyDiv w:val="1"/>
      <w:marLeft w:val="0"/>
      <w:marRight w:val="0"/>
      <w:marTop w:val="0"/>
      <w:marBottom w:val="0"/>
      <w:divBdr>
        <w:top w:val="none" w:sz="0" w:space="0" w:color="auto"/>
        <w:left w:val="none" w:sz="0" w:space="0" w:color="auto"/>
        <w:bottom w:val="none" w:sz="0" w:space="0" w:color="auto"/>
        <w:right w:val="none" w:sz="0" w:space="0" w:color="auto"/>
      </w:divBdr>
      <w:divsChild>
        <w:div w:id="2024936147">
          <w:marLeft w:val="0"/>
          <w:marRight w:val="0"/>
          <w:marTop w:val="0"/>
          <w:marBottom w:val="0"/>
          <w:divBdr>
            <w:top w:val="none" w:sz="0" w:space="0" w:color="auto"/>
            <w:left w:val="none" w:sz="0" w:space="0" w:color="auto"/>
            <w:bottom w:val="none" w:sz="0" w:space="0" w:color="auto"/>
            <w:right w:val="none" w:sz="0" w:space="0" w:color="auto"/>
          </w:divBdr>
          <w:divsChild>
            <w:div w:id="2075739661">
              <w:marLeft w:val="0"/>
              <w:marRight w:val="0"/>
              <w:marTop w:val="0"/>
              <w:marBottom w:val="0"/>
              <w:divBdr>
                <w:top w:val="none" w:sz="0" w:space="0" w:color="auto"/>
                <w:left w:val="none" w:sz="0" w:space="0" w:color="auto"/>
                <w:bottom w:val="none" w:sz="0" w:space="0" w:color="auto"/>
                <w:right w:val="none" w:sz="0" w:space="0" w:color="auto"/>
              </w:divBdr>
              <w:divsChild>
                <w:div w:id="675961445">
                  <w:marLeft w:val="0"/>
                  <w:marRight w:val="0"/>
                  <w:marTop w:val="0"/>
                  <w:marBottom w:val="0"/>
                  <w:divBdr>
                    <w:top w:val="none" w:sz="0" w:space="0" w:color="auto"/>
                    <w:left w:val="none" w:sz="0" w:space="0" w:color="auto"/>
                    <w:bottom w:val="none" w:sz="0" w:space="0" w:color="auto"/>
                    <w:right w:val="none" w:sz="0" w:space="0" w:color="auto"/>
                  </w:divBdr>
                  <w:divsChild>
                    <w:div w:id="1757241669">
                      <w:marLeft w:val="0"/>
                      <w:marRight w:val="0"/>
                      <w:marTop w:val="0"/>
                      <w:marBottom w:val="0"/>
                      <w:divBdr>
                        <w:top w:val="none" w:sz="0" w:space="0" w:color="auto"/>
                        <w:left w:val="none" w:sz="0" w:space="0" w:color="auto"/>
                        <w:bottom w:val="none" w:sz="0" w:space="0" w:color="auto"/>
                        <w:right w:val="none" w:sz="0" w:space="0" w:color="auto"/>
                      </w:divBdr>
                    </w:div>
                  </w:divsChild>
                </w:div>
                <w:div w:id="1425154294">
                  <w:marLeft w:val="0"/>
                  <w:marRight w:val="0"/>
                  <w:marTop w:val="0"/>
                  <w:marBottom w:val="0"/>
                  <w:divBdr>
                    <w:top w:val="none" w:sz="0" w:space="0" w:color="auto"/>
                    <w:left w:val="none" w:sz="0" w:space="0" w:color="auto"/>
                    <w:bottom w:val="none" w:sz="0" w:space="0" w:color="auto"/>
                    <w:right w:val="none" w:sz="0" w:space="0" w:color="auto"/>
                  </w:divBdr>
                  <w:divsChild>
                    <w:div w:id="2078818301">
                      <w:marLeft w:val="0"/>
                      <w:marRight w:val="0"/>
                      <w:marTop w:val="0"/>
                      <w:marBottom w:val="0"/>
                      <w:divBdr>
                        <w:top w:val="none" w:sz="0" w:space="0" w:color="auto"/>
                        <w:left w:val="none" w:sz="0" w:space="0" w:color="auto"/>
                        <w:bottom w:val="none" w:sz="0" w:space="0" w:color="auto"/>
                        <w:right w:val="none" w:sz="0" w:space="0" w:color="auto"/>
                      </w:divBdr>
                    </w:div>
                  </w:divsChild>
                </w:div>
                <w:div w:id="505021317">
                  <w:marLeft w:val="0"/>
                  <w:marRight w:val="0"/>
                  <w:marTop w:val="0"/>
                  <w:marBottom w:val="0"/>
                  <w:divBdr>
                    <w:top w:val="none" w:sz="0" w:space="0" w:color="auto"/>
                    <w:left w:val="none" w:sz="0" w:space="0" w:color="auto"/>
                    <w:bottom w:val="none" w:sz="0" w:space="0" w:color="auto"/>
                    <w:right w:val="none" w:sz="0" w:space="0" w:color="auto"/>
                  </w:divBdr>
                  <w:divsChild>
                    <w:div w:id="678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94931">
          <w:marLeft w:val="0"/>
          <w:marRight w:val="0"/>
          <w:marTop w:val="0"/>
          <w:marBottom w:val="0"/>
          <w:divBdr>
            <w:top w:val="none" w:sz="0" w:space="0" w:color="auto"/>
            <w:left w:val="none" w:sz="0" w:space="0" w:color="auto"/>
            <w:bottom w:val="none" w:sz="0" w:space="0" w:color="auto"/>
            <w:right w:val="none" w:sz="0" w:space="0" w:color="auto"/>
          </w:divBdr>
          <w:divsChild>
            <w:div w:id="1080906509">
              <w:marLeft w:val="0"/>
              <w:marRight w:val="0"/>
              <w:marTop w:val="0"/>
              <w:marBottom w:val="0"/>
              <w:divBdr>
                <w:top w:val="none" w:sz="0" w:space="0" w:color="auto"/>
                <w:left w:val="none" w:sz="0" w:space="0" w:color="auto"/>
                <w:bottom w:val="none" w:sz="0" w:space="0" w:color="auto"/>
                <w:right w:val="none" w:sz="0" w:space="0" w:color="auto"/>
              </w:divBdr>
              <w:divsChild>
                <w:div w:id="1832477524">
                  <w:marLeft w:val="0"/>
                  <w:marRight w:val="0"/>
                  <w:marTop w:val="0"/>
                  <w:marBottom w:val="0"/>
                  <w:divBdr>
                    <w:top w:val="none" w:sz="0" w:space="0" w:color="auto"/>
                    <w:left w:val="none" w:sz="0" w:space="0" w:color="auto"/>
                    <w:bottom w:val="none" w:sz="0" w:space="0" w:color="auto"/>
                    <w:right w:val="none" w:sz="0" w:space="0" w:color="auto"/>
                  </w:divBdr>
                  <w:divsChild>
                    <w:div w:id="206347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655624">
      <w:bodyDiv w:val="1"/>
      <w:marLeft w:val="0"/>
      <w:marRight w:val="0"/>
      <w:marTop w:val="0"/>
      <w:marBottom w:val="0"/>
      <w:divBdr>
        <w:top w:val="none" w:sz="0" w:space="0" w:color="auto"/>
        <w:left w:val="none" w:sz="0" w:space="0" w:color="auto"/>
        <w:bottom w:val="none" w:sz="0" w:space="0" w:color="auto"/>
        <w:right w:val="none" w:sz="0" w:space="0" w:color="auto"/>
      </w:divBdr>
    </w:div>
    <w:div w:id="652563810">
      <w:marLeft w:val="0"/>
      <w:marRight w:val="0"/>
      <w:marTop w:val="0"/>
      <w:marBottom w:val="0"/>
      <w:divBdr>
        <w:top w:val="none" w:sz="0" w:space="0" w:color="auto"/>
        <w:left w:val="none" w:sz="0" w:space="0" w:color="auto"/>
        <w:bottom w:val="none" w:sz="0" w:space="0" w:color="auto"/>
        <w:right w:val="none" w:sz="0" w:space="0" w:color="auto"/>
      </w:divBdr>
      <w:divsChild>
        <w:div w:id="568733403">
          <w:marLeft w:val="0"/>
          <w:marRight w:val="0"/>
          <w:marTop w:val="0"/>
          <w:marBottom w:val="0"/>
          <w:divBdr>
            <w:top w:val="none" w:sz="0" w:space="0" w:color="auto"/>
            <w:left w:val="none" w:sz="0" w:space="0" w:color="auto"/>
            <w:bottom w:val="none" w:sz="0" w:space="0" w:color="auto"/>
            <w:right w:val="none" w:sz="0" w:space="0" w:color="auto"/>
          </w:divBdr>
          <w:divsChild>
            <w:div w:id="1682271934">
              <w:marLeft w:val="0"/>
              <w:marRight w:val="0"/>
              <w:marTop w:val="0"/>
              <w:marBottom w:val="0"/>
              <w:divBdr>
                <w:top w:val="none" w:sz="0" w:space="0" w:color="auto"/>
                <w:left w:val="none" w:sz="0" w:space="0" w:color="auto"/>
                <w:bottom w:val="none" w:sz="0" w:space="0" w:color="auto"/>
                <w:right w:val="none" w:sz="0" w:space="0" w:color="auto"/>
              </w:divBdr>
              <w:divsChild>
                <w:div w:id="1210074930">
                  <w:marLeft w:val="0"/>
                  <w:marRight w:val="0"/>
                  <w:marTop w:val="0"/>
                  <w:marBottom w:val="0"/>
                  <w:divBdr>
                    <w:top w:val="none" w:sz="0" w:space="0" w:color="auto"/>
                    <w:left w:val="none" w:sz="0" w:space="0" w:color="auto"/>
                    <w:bottom w:val="none" w:sz="0" w:space="0" w:color="auto"/>
                    <w:right w:val="none" w:sz="0" w:space="0" w:color="auto"/>
                  </w:divBdr>
                  <w:divsChild>
                    <w:div w:id="211238628">
                      <w:marLeft w:val="0"/>
                      <w:marRight w:val="0"/>
                      <w:marTop w:val="0"/>
                      <w:marBottom w:val="0"/>
                      <w:divBdr>
                        <w:top w:val="none" w:sz="0" w:space="0" w:color="auto"/>
                        <w:left w:val="none" w:sz="0" w:space="0" w:color="auto"/>
                        <w:bottom w:val="none" w:sz="0" w:space="0" w:color="auto"/>
                        <w:right w:val="none" w:sz="0" w:space="0" w:color="auto"/>
                      </w:divBdr>
                      <w:divsChild>
                        <w:div w:id="13063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999654">
      <w:bodyDiv w:val="1"/>
      <w:marLeft w:val="0"/>
      <w:marRight w:val="0"/>
      <w:marTop w:val="0"/>
      <w:marBottom w:val="0"/>
      <w:divBdr>
        <w:top w:val="none" w:sz="0" w:space="0" w:color="auto"/>
        <w:left w:val="none" w:sz="0" w:space="0" w:color="auto"/>
        <w:bottom w:val="none" w:sz="0" w:space="0" w:color="auto"/>
        <w:right w:val="none" w:sz="0" w:space="0" w:color="auto"/>
      </w:divBdr>
    </w:div>
    <w:div w:id="671495910">
      <w:marLeft w:val="0"/>
      <w:marRight w:val="0"/>
      <w:marTop w:val="0"/>
      <w:marBottom w:val="0"/>
      <w:divBdr>
        <w:top w:val="none" w:sz="0" w:space="0" w:color="auto"/>
        <w:left w:val="none" w:sz="0" w:space="0" w:color="auto"/>
        <w:bottom w:val="none" w:sz="0" w:space="0" w:color="auto"/>
        <w:right w:val="none" w:sz="0" w:space="0" w:color="auto"/>
      </w:divBdr>
      <w:divsChild>
        <w:div w:id="1838765069">
          <w:marLeft w:val="0"/>
          <w:marRight w:val="0"/>
          <w:marTop w:val="0"/>
          <w:marBottom w:val="0"/>
          <w:divBdr>
            <w:top w:val="none" w:sz="0" w:space="0" w:color="auto"/>
            <w:left w:val="none" w:sz="0" w:space="0" w:color="auto"/>
            <w:bottom w:val="none" w:sz="0" w:space="0" w:color="auto"/>
            <w:right w:val="none" w:sz="0" w:space="0" w:color="auto"/>
          </w:divBdr>
          <w:divsChild>
            <w:div w:id="1034580195">
              <w:marLeft w:val="0"/>
              <w:marRight w:val="0"/>
              <w:marTop w:val="0"/>
              <w:marBottom w:val="0"/>
              <w:divBdr>
                <w:top w:val="none" w:sz="0" w:space="0" w:color="auto"/>
                <w:left w:val="none" w:sz="0" w:space="0" w:color="auto"/>
                <w:bottom w:val="none" w:sz="0" w:space="0" w:color="auto"/>
                <w:right w:val="none" w:sz="0" w:space="0" w:color="auto"/>
              </w:divBdr>
              <w:divsChild>
                <w:div w:id="1236009372">
                  <w:marLeft w:val="0"/>
                  <w:marRight w:val="0"/>
                  <w:marTop w:val="0"/>
                  <w:marBottom w:val="0"/>
                  <w:divBdr>
                    <w:top w:val="none" w:sz="0" w:space="0" w:color="auto"/>
                    <w:left w:val="none" w:sz="0" w:space="0" w:color="auto"/>
                    <w:bottom w:val="none" w:sz="0" w:space="0" w:color="auto"/>
                    <w:right w:val="none" w:sz="0" w:space="0" w:color="auto"/>
                  </w:divBdr>
                  <w:divsChild>
                    <w:div w:id="1635524298">
                      <w:marLeft w:val="0"/>
                      <w:marRight w:val="0"/>
                      <w:marTop w:val="0"/>
                      <w:marBottom w:val="0"/>
                      <w:divBdr>
                        <w:top w:val="none" w:sz="0" w:space="0" w:color="auto"/>
                        <w:left w:val="none" w:sz="0" w:space="0" w:color="auto"/>
                        <w:bottom w:val="none" w:sz="0" w:space="0" w:color="auto"/>
                        <w:right w:val="none" w:sz="0" w:space="0" w:color="auto"/>
                      </w:divBdr>
                      <w:divsChild>
                        <w:div w:id="15365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6493646">
      <w:bodyDiv w:val="1"/>
      <w:marLeft w:val="0"/>
      <w:marRight w:val="0"/>
      <w:marTop w:val="0"/>
      <w:marBottom w:val="0"/>
      <w:divBdr>
        <w:top w:val="none" w:sz="0" w:space="0" w:color="auto"/>
        <w:left w:val="none" w:sz="0" w:space="0" w:color="auto"/>
        <w:bottom w:val="none" w:sz="0" w:space="0" w:color="auto"/>
        <w:right w:val="none" w:sz="0" w:space="0" w:color="auto"/>
      </w:divBdr>
    </w:div>
    <w:div w:id="739330043">
      <w:bodyDiv w:val="1"/>
      <w:marLeft w:val="0"/>
      <w:marRight w:val="0"/>
      <w:marTop w:val="0"/>
      <w:marBottom w:val="0"/>
      <w:divBdr>
        <w:top w:val="none" w:sz="0" w:space="0" w:color="auto"/>
        <w:left w:val="none" w:sz="0" w:space="0" w:color="auto"/>
        <w:bottom w:val="none" w:sz="0" w:space="0" w:color="auto"/>
        <w:right w:val="none" w:sz="0" w:space="0" w:color="auto"/>
      </w:divBdr>
    </w:div>
    <w:div w:id="770853474">
      <w:bodyDiv w:val="1"/>
      <w:marLeft w:val="0"/>
      <w:marRight w:val="0"/>
      <w:marTop w:val="0"/>
      <w:marBottom w:val="0"/>
      <w:divBdr>
        <w:top w:val="none" w:sz="0" w:space="0" w:color="auto"/>
        <w:left w:val="none" w:sz="0" w:space="0" w:color="auto"/>
        <w:bottom w:val="none" w:sz="0" w:space="0" w:color="auto"/>
        <w:right w:val="none" w:sz="0" w:space="0" w:color="auto"/>
      </w:divBdr>
    </w:div>
    <w:div w:id="771047291">
      <w:bodyDiv w:val="1"/>
      <w:marLeft w:val="0"/>
      <w:marRight w:val="0"/>
      <w:marTop w:val="0"/>
      <w:marBottom w:val="0"/>
      <w:divBdr>
        <w:top w:val="none" w:sz="0" w:space="0" w:color="auto"/>
        <w:left w:val="none" w:sz="0" w:space="0" w:color="auto"/>
        <w:bottom w:val="none" w:sz="0" w:space="0" w:color="auto"/>
        <w:right w:val="none" w:sz="0" w:space="0" w:color="auto"/>
      </w:divBdr>
    </w:div>
    <w:div w:id="783429203">
      <w:marLeft w:val="0"/>
      <w:marRight w:val="0"/>
      <w:marTop w:val="0"/>
      <w:marBottom w:val="0"/>
      <w:divBdr>
        <w:top w:val="none" w:sz="0" w:space="0" w:color="auto"/>
        <w:left w:val="none" w:sz="0" w:space="0" w:color="auto"/>
        <w:bottom w:val="none" w:sz="0" w:space="0" w:color="auto"/>
        <w:right w:val="none" w:sz="0" w:space="0" w:color="auto"/>
      </w:divBdr>
      <w:divsChild>
        <w:div w:id="439567409">
          <w:marLeft w:val="0"/>
          <w:marRight w:val="0"/>
          <w:marTop w:val="0"/>
          <w:marBottom w:val="0"/>
          <w:divBdr>
            <w:top w:val="none" w:sz="0" w:space="0" w:color="auto"/>
            <w:left w:val="none" w:sz="0" w:space="0" w:color="auto"/>
            <w:bottom w:val="none" w:sz="0" w:space="0" w:color="auto"/>
            <w:right w:val="none" w:sz="0" w:space="0" w:color="auto"/>
          </w:divBdr>
          <w:divsChild>
            <w:div w:id="395326615">
              <w:marLeft w:val="0"/>
              <w:marRight w:val="0"/>
              <w:marTop w:val="0"/>
              <w:marBottom w:val="0"/>
              <w:divBdr>
                <w:top w:val="none" w:sz="0" w:space="0" w:color="auto"/>
                <w:left w:val="none" w:sz="0" w:space="0" w:color="auto"/>
                <w:bottom w:val="none" w:sz="0" w:space="0" w:color="auto"/>
                <w:right w:val="none" w:sz="0" w:space="0" w:color="auto"/>
              </w:divBdr>
              <w:divsChild>
                <w:div w:id="1850558409">
                  <w:marLeft w:val="0"/>
                  <w:marRight w:val="0"/>
                  <w:marTop w:val="0"/>
                  <w:marBottom w:val="0"/>
                  <w:divBdr>
                    <w:top w:val="none" w:sz="0" w:space="0" w:color="auto"/>
                    <w:left w:val="none" w:sz="0" w:space="0" w:color="auto"/>
                    <w:bottom w:val="none" w:sz="0" w:space="0" w:color="auto"/>
                    <w:right w:val="none" w:sz="0" w:space="0" w:color="auto"/>
                  </w:divBdr>
                  <w:divsChild>
                    <w:div w:id="550730423">
                      <w:marLeft w:val="0"/>
                      <w:marRight w:val="0"/>
                      <w:marTop w:val="0"/>
                      <w:marBottom w:val="0"/>
                      <w:divBdr>
                        <w:top w:val="none" w:sz="0" w:space="0" w:color="auto"/>
                        <w:left w:val="none" w:sz="0" w:space="0" w:color="auto"/>
                        <w:bottom w:val="none" w:sz="0" w:space="0" w:color="auto"/>
                        <w:right w:val="none" w:sz="0" w:space="0" w:color="auto"/>
                      </w:divBdr>
                      <w:divsChild>
                        <w:div w:id="69638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528754">
      <w:marLeft w:val="0"/>
      <w:marRight w:val="0"/>
      <w:marTop w:val="0"/>
      <w:marBottom w:val="0"/>
      <w:divBdr>
        <w:top w:val="none" w:sz="0" w:space="0" w:color="auto"/>
        <w:left w:val="none" w:sz="0" w:space="0" w:color="auto"/>
        <w:bottom w:val="none" w:sz="0" w:space="0" w:color="auto"/>
        <w:right w:val="none" w:sz="0" w:space="0" w:color="auto"/>
      </w:divBdr>
      <w:divsChild>
        <w:div w:id="1157111735">
          <w:marLeft w:val="0"/>
          <w:marRight w:val="0"/>
          <w:marTop w:val="0"/>
          <w:marBottom w:val="0"/>
          <w:divBdr>
            <w:top w:val="none" w:sz="0" w:space="0" w:color="auto"/>
            <w:left w:val="none" w:sz="0" w:space="0" w:color="auto"/>
            <w:bottom w:val="none" w:sz="0" w:space="0" w:color="auto"/>
            <w:right w:val="none" w:sz="0" w:space="0" w:color="auto"/>
          </w:divBdr>
          <w:divsChild>
            <w:div w:id="1610114634">
              <w:marLeft w:val="0"/>
              <w:marRight w:val="0"/>
              <w:marTop w:val="0"/>
              <w:marBottom w:val="0"/>
              <w:divBdr>
                <w:top w:val="none" w:sz="0" w:space="0" w:color="auto"/>
                <w:left w:val="none" w:sz="0" w:space="0" w:color="auto"/>
                <w:bottom w:val="none" w:sz="0" w:space="0" w:color="auto"/>
                <w:right w:val="none" w:sz="0" w:space="0" w:color="auto"/>
              </w:divBdr>
              <w:divsChild>
                <w:div w:id="1485658034">
                  <w:marLeft w:val="0"/>
                  <w:marRight w:val="0"/>
                  <w:marTop w:val="0"/>
                  <w:marBottom w:val="0"/>
                  <w:divBdr>
                    <w:top w:val="none" w:sz="0" w:space="0" w:color="auto"/>
                    <w:left w:val="none" w:sz="0" w:space="0" w:color="auto"/>
                    <w:bottom w:val="none" w:sz="0" w:space="0" w:color="auto"/>
                    <w:right w:val="none" w:sz="0" w:space="0" w:color="auto"/>
                  </w:divBdr>
                  <w:divsChild>
                    <w:div w:id="600065718">
                      <w:marLeft w:val="0"/>
                      <w:marRight w:val="0"/>
                      <w:marTop w:val="0"/>
                      <w:marBottom w:val="0"/>
                      <w:divBdr>
                        <w:top w:val="none" w:sz="0" w:space="0" w:color="auto"/>
                        <w:left w:val="none" w:sz="0" w:space="0" w:color="auto"/>
                        <w:bottom w:val="none" w:sz="0" w:space="0" w:color="auto"/>
                        <w:right w:val="none" w:sz="0" w:space="0" w:color="auto"/>
                      </w:divBdr>
                      <w:divsChild>
                        <w:div w:id="5203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400755">
      <w:bodyDiv w:val="1"/>
      <w:marLeft w:val="0"/>
      <w:marRight w:val="0"/>
      <w:marTop w:val="0"/>
      <w:marBottom w:val="0"/>
      <w:divBdr>
        <w:top w:val="none" w:sz="0" w:space="0" w:color="auto"/>
        <w:left w:val="none" w:sz="0" w:space="0" w:color="auto"/>
        <w:bottom w:val="none" w:sz="0" w:space="0" w:color="auto"/>
        <w:right w:val="none" w:sz="0" w:space="0" w:color="auto"/>
      </w:divBdr>
    </w:div>
    <w:div w:id="843714623">
      <w:bodyDiv w:val="1"/>
      <w:marLeft w:val="0"/>
      <w:marRight w:val="0"/>
      <w:marTop w:val="0"/>
      <w:marBottom w:val="0"/>
      <w:divBdr>
        <w:top w:val="none" w:sz="0" w:space="0" w:color="auto"/>
        <w:left w:val="none" w:sz="0" w:space="0" w:color="auto"/>
        <w:bottom w:val="none" w:sz="0" w:space="0" w:color="auto"/>
        <w:right w:val="none" w:sz="0" w:space="0" w:color="auto"/>
      </w:divBdr>
    </w:div>
    <w:div w:id="862669151">
      <w:bodyDiv w:val="1"/>
      <w:marLeft w:val="0"/>
      <w:marRight w:val="0"/>
      <w:marTop w:val="0"/>
      <w:marBottom w:val="0"/>
      <w:divBdr>
        <w:top w:val="none" w:sz="0" w:space="0" w:color="auto"/>
        <w:left w:val="none" w:sz="0" w:space="0" w:color="auto"/>
        <w:bottom w:val="none" w:sz="0" w:space="0" w:color="auto"/>
        <w:right w:val="none" w:sz="0" w:space="0" w:color="auto"/>
      </w:divBdr>
    </w:div>
    <w:div w:id="873924300">
      <w:bodyDiv w:val="1"/>
      <w:marLeft w:val="0"/>
      <w:marRight w:val="0"/>
      <w:marTop w:val="0"/>
      <w:marBottom w:val="0"/>
      <w:divBdr>
        <w:top w:val="none" w:sz="0" w:space="0" w:color="auto"/>
        <w:left w:val="none" w:sz="0" w:space="0" w:color="auto"/>
        <w:bottom w:val="none" w:sz="0" w:space="0" w:color="auto"/>
        <w:right w:val="none" w:sz="0" w:space="0" w:color="auto"/>
      </w:divBdr>
    </w:div>
    <w:div w:id="878662143">
      <w:bodyDiv w:val="1"/>
      <w:marLeft w:val="0"/>
      <w:marRight w:val="0"/>
      <w:marTop w:val="0"/>
      <w:marBottom w:val="0"/>
      <w:divBdr>
        <w:top w:val="none" w:sz="0" w:space="0" w:color="auto"/>
        <w:left w:val="none" w:sz="0" w:space="0" w:color="auto"/>
        <w:bottom w:val="none" w:sz="0" w:space="0" w:color="auto"/>
        <w:right w:val="none" w:sz="0" w:space="0" w:color="auto"/>
      </w:divBdr>
    </w:div>
    <w:div w:id="917523061">
      <w:bodyDiv w:val="1"/>
      <w:marLeft w:val="0"/>
      <w:marRight w:val="0"/>
      <w:marTop w:val="0"/>
      <w:marBottom w:val="0"/>
      <w:divBdr>
        <w:top w:val="none" w:sz="0" w:space="0" w:color="auto"/>
        <w:left w:val="none" w:sz="0" w:space="0" w:color="auto"/>
        <w:bottom w:val="none" w:sz="0" w:space="0" w:color="auto"/>
        <w:right w:val="none" w:sz="0" w:space="0" w:color="auto"/>
      </w:divBdr>
    </w:div>
    <w:div w:id="921716095">
      <w:bodyDiv w:val="1"/>
      <w:marLeft w:val="0"/>
      <w:marRight w:val="0"/>
      <w:marTop w:val="0"/>
      <w:marBottom w:val="0"/>
      <w:divBdr>
        <w:top w:val="none" w:sz="0" w:space="0" w:color="auto"/>
        <w:left w:val="none" w:sz="0" w:space="0" w:color="auto"/>
        <w:bottom w:val="none" w:sz="0" w:space="0" w:color="auto"/>
        <w:right w:val="none" w:sz="0" w:space="0" w:color="auto"/>
      </w:divBdr>
    </w:div>
    <w:div w:id="922838990">
      <w:bodyDiv w:val="1"/>
      <w:marLeft w:val="0"/>
      <w:marRight w:val="0"/>
      <w:marTop w:val="0"/>
      <w:marBottom w:val="0"/>
      <w:divBdr>
        <w:top w:val="none" w:sz="0" w:space="0" w:color="auto"/>
        <w:left w:val="none" w:sz="0" w:space="0" w:color="auto"/>
        <w:bottom w:val="none" w:sz="0" w:space="0" w:color="auto"/>
        <w:right w:val="none" w:sz="0" w:space="0" w:color="auto"/>
      </w:divBdr>
    </w:div>
    <w:div w:id="980692656">
      <w:bodyDiv w:val="1"/>
      <w:marLeft w:val="0"/>
      <w:marRight w:val="0"/>
      <w:marTop w:val="0"/>
      <w:marBottom w:val="0"/>
      <w:divBdr>
        <w:top w:val="none" w:sz="0" w:space="0" w:color="auto"/>
        <w:left w:val="none" w:sz="0" w:space="0" w:color="auto"/>
        <w:bottom w:val="none" w:sz="0" w:space="0" w:color="auto"/>
        <w:right w:val="none" w:sz="0" w:space="0" w:color="auto"/>
      </w:divBdr>
    </w:div>
    <w:div w:id="993142814">
      <w:marLeft w:val="0"/>
      <w:marRight w:val="0"/>
      <w:marTop w:val="0"/>
      <w:marBottom w:val="0"/>
      <w:divBdr>
        <w:top w:val="none" w:sz="0" w:space="0" w:color="auto"/>
        <w:left w:val="none" w:sz="0" w:space="0" w:color="auto"/>
        <w:bottom w:val="none" w:sz="0" w:space="0" w:color="auto"/>
        <w:right w:val="none" w:sz="0" w:space="0" w:color="auto"/>
      </w:divBdr>
      <w:divsChild>
        <w:div w:id="1202981857">
          <w:marLeft w:val="0"/>
          <w:marRight w:val="0"/>
          <w:marTop w:val="0"/>
          <w:marBottom w:val="0"/>
          <w:divBdr>
            <w:top w:val="none" w:sz="0" w:space="0" w:color="auto"/>
            <w:left w:val="none" w:sz="0" w:space="0" w:color="auto"/>
            <w:bottom w:val="none" w:sz="0" w:space="0" w:color="auto"/>
            <w:right w:val="none" w:sz="0" w:space="0" w:color="auto"/>
          </w:divBdr>
          <w:divsChild>
            <w:div w:id="2143884972">
              <w:marLeft w:val="0"/>
              <w:marRight w:val="0"/>
              <w:marTop w:val="0"/>
              <w:marBottom w:val="0"/>
              <w:divBdr>
                <w:top w:val="none" w:sz="0" w:space="0" w:color="auto"/>
                <w:left w:val="none" w:sz="0" w:space="0" w:color="auto"/>
                <w:bottom w:val="none" w:sz="0" w:space="0" w:color="auto"/>
                <w:right w:val="none" w:sz="0" w:space="0" w:color="auto"/>
              </w:divBdr>
              <w:divsChild>
                <w:div w:id="1144815021">
                  <w:marLeft w:val="0"/>
                  <w:marRight w:val="0"/>
                  <w:marTop w:val="0"/>
                  <w:marBottom w:val="0"/>
                  <w:divBdr>
                    <w:top w:val="none" w:sz="0" w:space="0" w:color="auto"/>
                    <w:left w:val="none" w:sz="0" w:space="0" w:color="auto"/>
                    <w:bottom w:val="none" w:sz="0" w:space="0" w:color="auto"/>
                    <w:right w:val="none" w:sz="0" w:space="0" w:color="auto"/>
                  </w:divBdr>
                  <w:divsChild>
                    <w:div w:id="101152768">
                      <w:marLeft w:val="0"/>
                      <w:marRight w:val="0"/>
                      <w:marTop w:val="0"/>
                      <w:marBottom w:val="0"/>
                      <w:divBdr>
                        <w:top w:val="none" w:sz="0" w:space="0" w:color="auto"/>
                        <w:left w:val="none" w:sz="0" w:space="0" w:color="auto"/>
                        <w:bottom w:val="none" w:sz="0" w:space="0" w:color="auto"/>
                        <w:right w:val="none" w:sz="0" w:space="0" w:color="auto"/>
                      </w:divBdr>
                      <w:divsChild>
                        <w:div w:id="78469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602172">
      <w:bodyDiv w:val="1"/>
      <w:marLeft w:val="0"/>
      <w:marRight w:val="0"/>
      <w:marTop w:val="0"/>
      <w:marBottom w:val="0"/>
      <w:divBdr>
        <w:top w:val="none" w:sz="0" w:space="0" w:color="auto"/>
        <w:left w:val="none" w:sz="0" w:space="0" w:color="auto"/>
        <w:bottom w:val="none" w:sz="0" w:space="0" w:color="auto"/>
        <w:right w:val="none" w:sz="0" w:space="0" w:color="auto"/>
      </w:divBdr>
    </w:div>
    <w:div w:id="1005326163">
      <w:bodyDiv w:val="1"/>
      <w:marLeft w:val="0"/>
      <w:marRight w:val="0"/>
      <w:marTop w:val="0"/>
      <w:marBottom w:val="0"/>
      <w:divBdr>
        <w:top w:val="none" w:sz="0" w:space="0" w:color="auto"/>
        <w:left w:val="none" w:sz="0" w:space="0" w:color="auto"/>
        <w:bottom w:val="none" w:sz="0" w:space="0" w:color="auto"/>
        <w:right w:val="none" w:sz="0" w:space="0" w:color="auto"/>
      </w:divBdr>
    </w:div>
    <w:div w:id="1011688936">
      <w:marLeft w:val="0"/>
      <w:marRight w:val="0"/>
      <w:marTop w:val="0"/>
      <w:marBottom w:val="0"/>
      <w:divBdr>
        <w:top w:val="none" w:sz="0" w:space="0" w:color="auto"/>
        <w:left w:val="none" w:sz="0" w:space="0" w:color="auto"/>
        <w:bottom w:val="none" w:sz="0" w:space="0" w:color="auto"/>
        <w:right w:val="none" w:sz="0" w:space="0" w:color="auto"/>
      </w:divBdr>
      <w:divsChild>
        <w:div w:id="1003511062">
          <w:marLeft w:val="0"/>
          <w:marRight w:val="0"/>
          <w:marTop w:val="0"/>
          <w:marBottom w:val="0"/>
          <w:divBdr>
            <w:top w:val="none" w:sz="0" w:space="0" w:color="auto"/>
            <w:left w:val="none" w:sz="0" w:space="0" w:color="auto"/>
            <w:bottom w:val="none" w:sz="0" w:space="0" w:color="auto"/>
            <w:right w:val="none" w:sz="0" w:space="0" w:color="auto"/>
          </w:divBdr>
          <w:divsChild>
            <w:div w:id="1208492566">
              <w:marLeft w:val="0"/>
              <w:marRight w:val="0"/>
              <w:marTop w:val="0"/>
              <w:marBottom w:val="0"/>
              <w:divBdr>
                <w:top w:val="none" w:sz="0" w:space="0" w:color="auto"/>
                <w:left w:val="none" w:sz="0" w:space="0" w:color="auto"/>
                <w:bottom w:val="none" w:sz="0" w:space="0" w:color="auto"/>
                <w:right w:val="none" w:sz="0" w:space="0" w:color="auto"/>
              </w:divBdr>
              <w:divsChild>
                <w:div w:id="1503274272">
                  <w:marLeft w:val="0"/>
                  <w:marRight w:val="0"/>
                  <w:marTop w:val="0"/>
                  <w:marBottom w:val="0"/>
                  <w:divBdr>
                    <w:top w:val="none" w:sz="0" w:space="0" w:color="auto"/>
                    <w:left w:val="none" w:sz="0" w:space="0" w:color="auto"/>
                    <w:bottom w:val="none" w:sz="0" w:space="0" w:color="auto"/>
                    <w:right w:val="none" w:sz="0" w:space="0" w:color="auto"/>
                  </w:divBdr>
                  <w:divsChild>
                    <w:div w:id="818770454">
                      <w:marLeft w:val="0"/>
                      <w:marRight w:val="0"/>
                      <w:marTop w:val="0"/>
                      <w:marBottom w:val="0"/>
                      <w:divBdr>
                        <w:top w:val="none" w:sz="0" w:space="0" w:color="auto"/>
                        <w:left w:val="none" w:sz="0" w:space="0" w:color="auto"/>
                        <w:bottom w:val="none" w:sz="0" w:space="0" w:color="auto"/>
                        <w:right w:val="none" w:sz="0" w:space="0" w:color="auto"/>
                      </w:divBdr>
                      <w:divsChild>
                        <w:div w:id="63579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437331">
      <w:bodyDiv w:val="1"/>
      <w:marLeft w:val="0"/>
      <w:marRight w:val="0"/>
      <w:marTop w:val="0"/>
      <w:marBottom w:val="0"/>
      <w:divBdr>
        <w:top w:val="none" w:sz="0" w:space="0" w:color="auto"/>
        <w:left w:val="none" w:sz="0" w:space="0" w:color="auto"/>
        <w:bottom w:val="none" w:sz="0" w:space="0" w:color="auto"/>
        <w:right w:val="none" w:sz="0" w:space="0" w:color="auto"/>
      </w:divBdr>
    </w:div>
    <w:div w:id="1054161568">
      <w:bodyDiv w:val="1"/>
      <w:marLeft w:val="0"/>
      <w:marRight w:val="0"/>
      <w:marTop w:val="0"/>
      <w:marBottom w:val="0"/>
      <w:divBdr>
        <w:top w:val="none" w:sz="0" w:space="0" w:color="auto"/>
        <w:left w:val="none" w:sz="0" w:space="0" w:color="auto"/>
        <w:bottom w:val="none" w:sz="0" w:space="0" w:color="auto"/>
        <w:right w:val="none" w:sz="0" w:space="0" w:color="auto"/>
      </w:divBdr>
    </w:div>
    <w:div w:id="1058281395">
      <w:bodyDiv w:val="1"/>
      <w:marLeft w:val="0"/>
      <w:marRight w:val="0"/>
      <w:marTop w:val="0"/>
      <w:marBottom w:val="0"/>
      <w:divBdr>
        <w:top w:val="none" w:sz="0" w:space="0" w:color="auto"/>
        <w:left w:val="none" w:sz="0" w:space="0" w:color="auto"/>
        <w:bottom w:val="none" w:sz="0" w:space="0" w:color="auto"/>
        <w:right w:val="none" w:sz="0" w:space="0" w:color="auto"/>
      </w:divBdr>
    </w:div>
    <w:div w:id="1101102673">
      <w:bodyDiv w:val="1"/>
      <w:marLeft w:val="0"/>
      <w:marRight w:val="0"/>
      <w:marTop w:val="0"/>
      <w:marBottom w:val="0"/>
      <w:divBdr>
        <w:top w:val="none" w:sz="0" w:space="0" w:color="auto"/>
        <w:left w:val="none" w:sz="0" w:space="0" w:color="auto"/>
        <w:bottom w:val="none" w:sz="0" w:space="0" w:color="auto"/>
        <w:right w:val="none" w:sz="0" w:space="0" w:color="auto"/>
      </w:divBdr>
    </w:div>
    <w:div w:id="1172767065">
      <w:bodyDiv w:val="1"/>
      <w:marLeft w:val="0"/>
      <w:marRight w:val="0"/>
      <w:marTop w:val="0"/>
      <w:marBottom w:val="0"/>
      <w:divBdr>
        <w:top w:val="none" w:sz="0" w:space="0" w:color="auto"/>
        <w:left w:val="none" w:sz="0" w:space="0" w:color="auto"/>
        <w:bottom w:val="none" w:sz="0" w:space="0" w:color="auto"/>
        <w:right w:val="none" w:sz="0" w:space="0" w:color="auto"/>
      </w:divBdr>
    </w:div>
    <w:div w:id="1199781218">
      <w:marLeft w:val="0"/>
      <w:marRight w:val="0"/>
      <w:marTop w:val="0"/>
      <w:marBottom w:val="0"/>
      <w:divBdr>
        <w:top w:val="none" w:sz="0" w:space="0" w:color="auto"/>
        <w:left w:val="none" w:sz="0" w:space="0" w:color="auto"/>
        <w:bottom w:val="none" w:sz="0" w:space="0" w:color="auto"/>
        <w:right w:val="none" w:sz="0" w:space="0" w:color="auto"/>
      </w:divBdr>
      <w:divsChild>
        <w:div w:id="780687321">
          <w:marLeft w:val="0"/>
          <w:marRight w:val="0"/>
          <w:marTop w:val="0"/>
          <w:marBottom w:val="0"/>
          <w:divBdr>
            <w:top w:val="none" w:sz="0" w:space="0" w:color="auto"/>
            <w:left w:val="none" w:sz="0" w:space="0" w:color="auto"/>
            <w:bottom w:val="none" w:sz="0" w:space="0" w:color="auto"/>
            <w:right w:val="none" w:sz="0" w:space="0" w:color="auto"/>
          </w:divBdr>
          <w:divsChild>
            <w:div w:id="37703233">
              <w:marLeft w:val="0"/>
              <w:marRight w:val="0"/>
              <w:marTop w:val="0"/>
              <w:marBottom w:val="0"/>
              <w:divBdr>
                <w:top w:val="none" w:sz="0" w:space="0" w:color="auto"/>
                <w:left w:val="none" w:sz="0" w:space="0" w:color="auto"/>
                <w:bottom w:val="none" w:sz="0" w:space="0" w:color="auto"/>
                <w:right w:val="none" w:sz="0" w:space="0" w:color="auto"/>
              </w:divBdr>
              <w:divsChild>
                <w:div w:id="1578204956">
                  <w:marLeft w:val="0"/>
                  <w:marRight w:val="0"/>
                  <w:marTop w:val="0"/>
                  <w:marBottom w:val="0"/>
                  <w:divBdr>
                    <w:top w:val="none" w:sz="0" w:space="0" w:color="auto"/>
                    <w:left w:val="none" w:sz="0" w:space="0" w:color="auto"/>
                    <w:bottom w:val="none" w:sz="0" w:space="0" w:color="auto"/>
                    <w:right w:val="none" w:sz="0" w:space="0" w:color="auto"/>
                  </w:divBdr>
                  <w:divsChild>
                    <w:div w:id="1497767300">
                      <w:marLeft w:val="0"/>
                      <w:marRight w:val="0"/>
                      <w:marTop w:val="0"/>
                      <w:marBottom w:val="0"/>
                      <w:divBdr>
                        <w:top w:val="none" w:sz="0" w:space="0" w:color="auto"/>
                        <w:left w:val="none" w:sz="0" w:space="0" w:color="auto"/>
                        <w:bottom w:val="none" w:sz="0" w:space="0" w:color="auto"/>
                        <w:right w:val="none" w:sz="0" w:space="0" w:color="auto"/>
                      </w:divBdr>
                      <w:divsChild>
                        <w:div w:id="27957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177740">
      <w:bodyDiv w:val="1"/>
      <w:marLeft w:val="0"/>
      <w:marRight w:val="0"/>
      <w:marTop w:val="0"/>
      <w:marBottom w:val="0"/>
      <w:divBdr>
        <w:top w:val="none" w:sz="0" w:space="0" w:color="auto"/>
        <w:left w:val="none" w:sz="0" w:space="0" w:color="auto"/>
        <w:bottom w:val="none" w:sz="0" w:space="0" w:color="auto"/>
        <w:right w:val="none" w:sz="0" w:space="0" w:color="auto"/>
      </w:divBdr>
    </w:div>
    <w:div w:id="1224367969">
      <w:bodyDiv w:val="1"/>
      <w:marLeft w:val="0"/>
      <w:marRight w:val="0"/>
      <w:marTop w:val="0"/>
      <w:marBottom w:val="0"/>
      <w:divBdr>
        <w:top w:val="none" w:sz="0" w:space="0" w:color="auto"/>
        <w:left w:val="none" w:sz="0" w:space="0" w:color="auto"/>
        <w:bottom w:val="none" w:sz="0" w:space="0" w:color="auto"/>
        <w:right w:val="none" w:sz="0" w:space="0" w:color="auto"/>
      </w:divBdr>
    </w:div>
    <w:div w:id="1237402528">
      <w:bodyDiv w:val="1"/>
      <w:marLeft w:val="0"/>
      <w:marRight w:val="0"/>
      <w:marTop w:val="0"/>
      <w:marBottom w:val="0"/>
      <w:divBdr>
        <w:top w:val="none" w:sz="0" w:space="0" w:color="auto"/>
        <w:left w:val="none" w:sz="0" w:space="0" w:color="auto"/>
        <w:bottom w:val="none" w:sz="0" w:space="0" w:color="auto"/>
        <w:right w:val="none" w:sz="0" w:space="0" w:color="auto"/>
      </w:divBdr>
    </w:div>
    <w:div w:id="1254583215">
      <w:bodyDiv w:val="1"/>
      <w:marLeft w:val="0"/>
      <w:marRight w:val="0"/>
      <w:marTop w:val="0"/>
      <w:marBottom w:val="0"/>
      <w:divBdr>
        <w:top w:val="none" w:sz="0" w:space="0" w:color="auto"/>
        <w:left w:val="none" w:sz="0" w:space="0" w:color="auto"/>
        <w:bottom w:val="none" w:sz="0" w:space="0" w:color="auto"/>
        <w:right w:val="none" w:sz="0" w:space="0" w:color="auto"/>
      </w:divBdr>
    </w:div>
    <w:div w:id="1256597493">
      <w:bodyDiv w:val="1"/>
      <w:marLeft w:val="0"/>
      <w:marRight w:val="0"/>
      <w:marTop w:val="0"/>
      <w:marBottom w:val="0"/>
      <w:divBdr>
        <w:top w:val="none" w:sz="0" w:space="0" w:color="auto"/>
        <w:left w:val="none" w:sz="0" w:space="0" w:color="auto"/>
        <w:bottom w:val="none" w:sz="0" w:space="0" w:color="auto"/>
        <w:right w:val="none" w:sz="0" w:space="0" w:color="auto"/>
      </w:divBdr>
    </w:div>
    <w:div w:id="1259369390">
      <w:bodyDiv w:val="1"/>
      <w:marLeft w:val="0"/>
      <w:marRight w:val="0"/>
      <w:marTop w:val="0"/>
      <w:marBottom w:val="0"/>
      <w:divBdr>
        <w:top w:val="none" w:sz="0" w:space="0" w:color="auto"/>
        <w:left w:val="none" w:sz="0" w:space="0" w:color="auto"/>
        <w:bottom w:val="none" w:sz="0" w:space="0" w:color="auto"/>
        <w:right w:val="none" w:sz="0" w:space="0" w:color="auto"/>
      </w:divBdr>
    </w:div>
    <w:div w:id="1262686866">
      <w:bodyDiv w:val="1"/>
      <w:marLeft w:val="0"/>
      <w:marRight w:val="0"/>
      <w:marTop w:val="0"/>
      <w:marBottom w:val="0"/>
      <w:divBdr>
        <w:top w:val="none" w:sz="0" w:space="0" w:color="auto"/>
        <w:left w:val="none" w:sz="0" w:space="0" w:color="auto"/>
        <w:bottom w:val="none" w:sz="0" w:space="0" w:color="auto"/>
        <w:right w:val="none" w:sz="0" w:space="0" w:color="auto"/>
      </w:divBdr>
    </w:div>
    <w:div w:id="1266620388">
      <w:bodyDiv w:val="1"/>
      <w:marLeft w:val="0"/>
      <w:marRight w:val="0"/>
      <w:marTop w:val="0"/>
      <w:marBottom w:val="0"/>
      <w:divBdr>
        <w:top w:val="none" w:sz="0" w:space="0" w:color="auto"/>
        <w:left w:val="none" w:sz="0" w:space="0" w:color="auto"/>
        <w:bottom w:val="none" w:sz="0" w:space="0" w:color="auto"/>
        <w:right w:val="none" w:sz="0" w:space="0" w:color="auto"/>
      </w:divBdr>
    </w:div>
    <w:div w:id="1272590760">
      <w:bodyDiv w:val="1"/>
      <w:marLeft w:val="0"/>
      <w:marRight w:val="0"/>
      <w:marTop w:val="0"/>
      <w:marBottom w:val="0"/>
      <w:divBdr>
        <w:top w:val="none" w:sz="0" w:space="0" w:color="auto"/>
        <w:left w:val="none" w:sz="0" w:space="0" w:color="auto"/>
        <w:bottom w:val="none" w:sz="0" w:space="0" w:color="auto"/>
        <w:right w:val="none" w:sz="0" w:space="0" w:color="auto"/>
      </w:divBdr>
    </w:div>
    <w:div w:id="1287542650">
      <w:bodyDiv w:val="1"/>
      <w:marLeft w:val="0"/>
      <w:marRight w:val="0"/>
      <w:marTop w:val="0"/>
      <w:marBottom w:val="0"/>
      <w:divBdr>
        <w:top w:val="none" w:sz="0" w:space="0" w:color="auto"/>
        <w:left w:val="none" w:sz="0" w:space="0" w:color="auto"/>
        <w:bottom w:val="none" w:sz="0" w:space="0" w:color="auto"/>
        <w:right w:val="none" w:sz="0" w:space="0" w:color="auto"/>
      </w:divBdr>
      <w:divsChild>
        <w:div w:id="2084524160">
          <w:marLeft w:val="0"/>
          <w:marRight w:val="0"/>
          <w:marTop w:val="0"/>
          <w:marBottom w:val="0"/>
          <w:divBdr>
            <w:top w:val="none" w:sz="0" w:space="0" w:color="auto"/>
            <w:left w:val="none" w:sz="0" w:space="0" w:color="auto"/>
            <w:bottom w:val="none" w:sz="0" w:space="0" w:color="auto"/>
            <w:right w:val="none" w:sz="0" w:space="0" w:color="auto"/>
          </w:divBdr>
          <w:divsChild>
            <w:div w:id="348410912">
              <w:marLeft w:val="0"/>
              <w:marRight w:val="0"/>
              <w:marTop w:val="0"/>
              <w:marBottom w:val="0"/>
              <w:divBdr>
                <w:top w:val="none" w:sz="0" w:space="0" w:color="auto"/>
                <w:left w:val="none" w:sz="0" w:space="0" w:color="auto"/>
                <w:bottom w:val="none" w:sz="0" w:space="0" w:color="auto"/>
                <w:right w:val="none" w:sz="0" w:space="0" w:color="auto"/>
              </w:divBdr>
              <w:divsChild>
                <w:div w:id="525287739">
                  <w:marLeft w:val="0"/>
                  <w:marRight w:val="0"/>
                  <w:marTop w:val="0"/>
                  <w:marBottom w:val="0"/>
                  <w:divBdr>
                    <w:top w:val="none" w:sz="0" w:space="0" w:color="auto"/>
                    <w:left w:val="none" w:sz="0" w:space="0" w:color="auto"/>
                    <w:bottom w:val="none" w:sz="0" w:space="0" w:color="auto"/>
                    <w:right w:val="none" w:sz="0" w:space="0" w:color="auto"/>
                  </w:divBdr>
                  <w:divsChild>
                    <w:div w:id="1316715126">
                      <w:marLeft w:val="0"/>
                      <w:marRight w:val="0"/>
                      <w:marTop w:val="0"/>
                      <w:marBottom w:val="0"/>
                      <w:divBdr>
                        <w:top w:val="none" w:sz="0" w:space="0" w:color="auto"/>
                        <w:left w:val="none" w:sz="0" w:space="0" w:color="auto"/>
                        <w:bottom w:val="none" w:sz="0" w:space="0" w:color="auto"/>
                        <w:right w:val="none" w:sz="0" w:space="0" w:color="auto"/>
                      </w:divBdr>
                      <w:divsChild>
                        <w:div w:id="552545362">
                          <w:marLeft w:val="0"/>
                          <w:marRight w:val="0"/>
                          <w:marTop w:val="0"/>
                          <w:marBottom w:val="0"/>
                          <w:divBdr>
                            <w:top w:val="none" w:sz="0" w:space="0" w:color="auto"/>
                            <w:left w:val="none" w:sz="0" w:space="0" w:color="auto"/>
                            <w:bottom w:val="none" w:sz="0" w:space="0" w:color="auto"/>
                            <w:right w:val="none" w:sz="0" w:space="0" w:color="auto"/>
                          </w:divBdr>
                          <w:divsChild>
                            <w:div w:id="18087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139397">
      <w:bodyDiv w:val="1"/>
      <w:marLeft w:val="0"/>
      <w:marRight w:val="0"/>
      <w:marTop w:val="0"/>
      <w:marBottom w:val="0"/>
      <w:divBdr>
        <w:top w:val="none" w:sz="0" w:space="0" w:color="auto"/>
        <w:left w:val="none" w:sz="0" w:space="0" w:color="auto"/>
        <w:bottom w:val="none" w:sz="0" w:space="0" w:color="auto"/>
        <w:right w:val="none" w:sz="0" w:space="0" w:color="auto"/>
      </w:divBdr>
    </w:div>
    <w:div w:id="1301031906">
      <w:bodyDiv w:val="1"/>
      <w:marLeft w:val="0"/>
      <w:marRight w:val="0"/>
      <w:marTop w:val="0"/>
      <w:marBottom w:val="0"/>
      <w:divBdr>
        <w:top w:val="none" w:sz="0" w:space="0" w:color="auto"/>
        <w:left w:val="none" w:sz="0" w:space="0" w:color="auto"/>
        <w:bottom w:val="none" w:sz="0" w:space="0" w:color="auto"/>
        <w:right w:val="none" w:sz="0" w:space="0" w:color="auto"/>
      </w:divBdr>
    </w:div>
    <w:div w:id="1315260816">
      <w:bodyDiv w:val="1"/>
      <w:marLeft w:val="0"/>
      <w:marRight w:val="0"/>
      <w:marTop w:val="0"/>
      <w:marBottom w:val="0"/>
      <w:divBdr>
        <w:top w:val="none" w:sz="0" w:space="0" w:color="auto"/>
        <w:left w:val="none" w:sz="0" w:space="0" w:color="auto"/>
        <w:bottom w:val="none" w:sz="0" w:space="0" w:color="auto"/>
        <w:right w:val="none" w:sz="0" w:space="0" w:color="auto"/>
      </w:divBdr>
    </w:div>
    <w:div w:id="1338339729">
      <w:marLeft w:val="0"/>
      <w:marRight w:val="0"/>
      <w:marTop w:val="0"/>
      <w:marBottom w:val="0"/>
      <w:divBdr>
        <w:top w:val="none" w:sz="0" w:space="0" w:color="auto"/>
        <w:left w:val="none" w:sz="0" w:space="0" w:color="auto"/>
        <w:bottom w:val="none" w:sz="0" w:space="0" w:color="auto"/>
        <w:right w:val="none" w:sz="0" w:space="0" w:color="auto"/>
      </w:divBdr>
      <w:divsChild>
        <w:div w:id="1018971383">
          <w:marLeft w:val="0"/>
          <w:marRight w:val="0"/>
          <w:marTop w:val="0"/>
          <w:marBottom w:val="0"/>
          <w:divBdr>
            <w:top w:val="none" w:sz="0" w:space="0" w:color="auto"/>
            <w:left w:val="none" w:sz="0" w:space="0" w:color="auto"/>
            <w:bottom w:val="none" w:sz="0" w:space="0" w:color="auto"/>
            <w:right w:val="none" w:sz="0" w:space="0" w:color="auto"/>
          </w:divBdr>
          <w:divsChild>
            <w:div w:id="138618430">
              <w:marLeft w:val="0"/>
              <w:marRight w:val="0"/>
              <w:marTop w:val="0"/>
              <w:marBottom w:val="0"/>
              <w:divBdr>
                <w:top w:val="none" w:sz="0" w:space="0" w:color="auto"/>
                <w:left w:val="none" w:sz="0" w:space="0" w:color="auto"/>
                <w:bottom w:val="none" w:sz="0" w:space="0" w:color="auto"/>
                <w:right w:val="none" w:sz="0" w:space="0" w:color="auto"/>
              </w:divBdr>
              <w:divsChild>
                <w:div w:id="369840821">
                  <w:marLeft w:val="0"/>
                  <w:marRight w:val="0"/>
                  <w:marTop w:val="0"/>
                  <w:marBottom w:val="0"/>
                  <w:divBdr>
                    <w:top w:val="none" w:sz="0" w:space="0" w:color="auto"/>
                    <w:left w:val="none" w:sz="0" w:space="0" w:color="auto"/>
                    <w:bottom w:val="none" w:sz="0" w:space="0" w:color="auto"/>
                    <w:right w:val="none" w:sz="0" w:space="0" w:color="auto"/>
                  </w:divBdr>
                  <w:divsChild>
                    <w:div w:id="62217577">
                      <w:marLeft w:val="0"/>
                      <w:marRight w:val="0"/>
                      <w:marTop w:val="0"/>
                      <w:marBottom w:val="0"/>
                      <w:divBdr>
                        <w:top w:val="none" w:sz="0" w:space="0" w:color="auto"/>
                        <w:left w:val="none" w:sz="0" w:space="0" w:color="auto"/>
                        <w:bottom w:val="none" w:sz="0" w:space="0" w:color="auto"/>
                        <w:right w:val="none" w:sz="0" w:space="0" w:color="auto"/>
                      </w:divBdr>
                      <w:divsChild>
                        <w:div w:id="11674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1350631">
      <w:bodyDiv w:val="1"/>
      <w:marLeft w:val="0"/>
      <w:marRight w:val="0"/>
      <w:marTop w:val="0"/>
      <w:marBottom w:val="0"/>
      <w:divBdr>
        <w:top w:val="none" w:sz="0" w:space="0" w:color="auto"/>
        <w:left w:val="none" w:sz="0" w:space="0" w:color="auto"/>
        <w:bottom w:val="none" w:sz="0" w:space="0" w:color="auto"/>
        <w:right w:val="none" w:sz="0" w:space="0" w:color="auto"/>
      </w:divBdr>
    </w:div>
    <w:div w:id="1372732702">
      <w:bodyDiv w:val="1"/>
      <w:marLeft w:val="0"/>
      <w:marRight w:val="0"/>
      <w:marTop w:val="0"/>
      <w:marBottom w:val="0"/>
      <w:divBdr>
        <w:top w:val="none" w:sz="0" w:space="0" w:color="auto"/>
        <w:left w:val="none" w:sz="0" w:space="0" w:color="auto"/>
        <w:bottom w:val="none" w:sz="0" w:space="0" w:color="auto"/>
        <w:right w:val="none" w:sz="0" w:space="0" w:color="auto"/>
      </w:divBdr>
    </w:div>
    <w:div w:id="1373073840">
      <w:bodyDiv w:val="1"/>
      <w:marLeft w:val="0"/>
      <w:marRight w:val="0"/>
      <w:marTop w:val="0"/>
      <w:marBottom w:val="0"/>
      <w:divBdr>
        <w:top w:val="none" w:sz="0" w:space="0" w:color="auto"/>
        <w:left w:val="none" w:sz="0" w:space="0" w:color="auto"/>
        <w:bottom w:val="none" w:sz="0" w:space="0" w:color="auto"/>
        <w:right w:val="none" w:sz="0" w:space="0" w:color="auto"/>
      </w:divBdr>
    </w:div>
    <w:div w:id="1386493467">
      <w:bodyDiv w:val="1"/>
      <w:marLeft w:val="0"/>
      <w:marRight w:val="0"/>
      <w:marTop w:val="0"/>
      <w:marBottom w:val="0"/>
      <w:divBdr>
        <w:top w:val="none" w:sz="0" w:space="0" w:color="auto"/>
        <w:left w:val="none" w:sz="0" w:space="0" w:color="auto"/>
        <w:bottom w:val="none" w:sz="0" w:space="0" w:color="auto"/>
        <w:right w:val="none" w:sz="0" w:space="0" w:color="auto"/>
      </w:divBdr>
      <w:divsChild>
        <w:div w:id="1974486016">
          <w:marLeft w:val="0"/>
          <w:marRight w:val="0"/>
          <w:marTop w:val="0"/>
          <w:marBottom w:val="0"/>
          <w:divBdr>
            <w:top w:val="none" w:sz="0" w:space="0" w:color="auto"/>
            <w:left w:val="none" w:sz="0" w:space="0" w:color="auto"/>
            <w:bottom w:val="none" w:sz="0" w:space="0" w:color="auto"/>
            <w:right w:val="none" w:sz="0" w:space="0" w:color="auto"/>
          </w:divBdr>
          <w:divsChild>
            <w:div w:id="1885480939">
              <w:marLeft w:val="0"/>
              <w:marRight w:val="0"/>
              <w:marTop w:val="0"/>
              <w:marBottom w:val="0"/>
              <w:divBdr>
                <w:top w:val="none" w:sz="0" w:space="0" w:color="auto"/>
                <w:left w:val="none" w:sz="0" w:space="0" w:color="auto"/>
                <w:bottom w:val="none" w:sz="0" w:space="0" w:color="auto"/>
                <w:right w:val="none" w:sz="0" w:space="0" w:color="auto"/>
              </w:divBdr>
              <w:divsChild>
                <w:div w:id="390471725">
                  <w:marLeft w:val="0"/>
                  <w:marRight w:val="0"/>
                  <w:marTop w:val="0"/>
                  <w:marBottom w:val="0"/>
                  <w:divBdr>
                    <w:top w:val="none" w:sz="0" w:space="0" w:color="auto"/>
                    <w:left w:val="none" w:sz="0" w:space="0" w:color="auto"/>
                    <w:bottom w:val="none" w:sz="0" w:space="0" w:color="auto"/>
                    <w:right w:val="none" w:sz="0" w:space="0" w:color="auto"/>
                  </w:divBdr>
                  <w:divsChild>
                    <w:div w:id="13318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941139">
      <w:marLeft w:val="0"/>
      <w:marRight w:val="0"/>
      <w:marTop w:val="0"/>
      <w:marBottom w:val="0"/>
      <w:divBdr>
        <w:top w:val="none" w:sz="0" w:space="0" w:color="auto"/>
        <w:left w:val="none" w:sz="0" w:space="0" w:color="auto"/>
        <w:bottom w:val="none" w:sz="0" w:space="0" w:color="auto"/>
        <w:right w:val="none" w:sz="0" w:space="0" w:color="auto"/>
      </w:divBdr>
      <w:divsChild>
        <w:div w:id="1250307317">
          <w:marLeft w:val="0"/>
          <w:marRight w:val="0"/>
          <w:marTop w:val="0"/>
          <w:marBottom w:val="0"/>
          <w:divBdr>
            <w:top w:val="none" w:sz="0" w:space="0" w:color="auto"/>
            <w:left w:val="none" w:sz="0" w:space="0" w:color="auto"/>
            <w:bottom w:val="none" w:sz="0" w:space="0" w:color="auto"/>
            <w:right w:val="none" w:sz="0" w:space="0" w:color="auto"/>
          </w:divBdr>
          <w:divsChild>
            <w:div w:id="1696349210">
              <w:marLeft w:val="0"/>
              <w:marRight w:val="0"/>
              <w:marTop w:val="0"/>
              <w:marBottom w:val="0"/>
              <w:divBdr>
                <w:top w:val="none" w:sz="0" w:space="0" w:color="auto"/>
                <w:left w:val="none" w:sz="0" w:space="0" w:color="auto"/>
                <w:bottom w:val="none" w:sz="0" w:space="0" w:color="auto"/>
                <w:right w:val="none" w:sz="0" w:space="0" w:color="auto"/>
              </w:divBdr>
              <w:divsChild>
                <w:div w:id="1025908017">
                  <w:marLeft w:val="0"/>
                  <w:marRight w:val="0"/>
                  <w:marTop w:val="0"/>
                  <w:marBottom w:val="0"/>
                  <w:divBdr>
                    <w:top w:val="none" w:sz="0" w:space="0" w:color="auto"/>
                    <w:left w:val="none" w:sz="0" w:space="0" w:color="auto"/>
                    <w:bottom w:val="none" w:sz="0" w:space="0" w:color="auto"/>
                    <w:right w:val="none" w:sz="0" w:space="0" w:color="auto"/>
                  </w:divBdr>
                  <w:divsChild>
                    <w:div w:id="1597440886">
                      <w:marLeft w:val="0"/>
                      <w:marRight w:val="0"/>
                      <w:marTop w:val="0"/>
                      <w:marBottom w:val="0"/>
                      <w:divBdr>
                        <w:top w:val="none" w:sz="0" w:space="0" w:color="auto"/>
                        <w:left w:val="none" w:sz="0" w:space="0" w:color="auto"/>
                        <w:bottom w:val="none" w:sz="0" w:space="0" w:color="auto"/>
                        <w:right w:val="none" w:sz="0" w:space="0" w:color="auto"/>
                      </w:divBdr>
                      <w:divsChild>
                        <w:div w:id="17603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799678">
      <w:marLeft w:val="0"/>
      <w:marRight w:val="0"/>
      <w:marTop w:val="0"/>
      <w:marBottom w:val="0"/>
      <w:divBdr>
        <w:top w:val="none" w:sz="0" w:space="0" w:color="auto"/>
        <w:left w:val="none" w:sz="0" w:space="0" w:color="auto"/>
        <w:bottom w:val="none" w:sz="0" w:space="0" w:color="auto"/>
        <w:right w:val="none" w:sz="0" w:space="0" w:color="auto"/>
      </w:divBdr>
      <w:divsChild>
        <w:div w:id="839734126">
          <w:marLeft w:val="0"/>
          <w:marRight w:val="0"/>
          <w:marTop w:val="0"/>
          <w:marBottom w:val="0"/>
          <w:divBdr>
            <w:top w:val="none" w:sz="0" w:space="0" w:color="auto"/>
            <w:left w:val="none" w:sz="0" w:space="0" w:color="auto"/>
            <w:bottom w:val="none" w:sz="0" w:space="0" w:color="auto"/>
            <w:right w:val="none" w:sz="0" w:space="0" w:color="auto"/>
          </w:divBdr>
          <w:divsChild>
            <w:div w:id="673652055">
              <w:marLeft w:val="0"/>
              <w:marRight w:val="0"/>
              <w:marTop w:val="0"/>
              <w:marBottom w:val="0"/>
              <w:divBdr>
                <w:top w:val="none" w:sz="0" w:space="0" w:color="auto"/>
                <w:left w:val="none" w:sz="0" w:space="0" w:color="auto"/>
                <w:bottom w:val="none" w:sz="0" w:space="0" w:color="auto"/>
                <w:right w:val="none" w:sz="0" w:space="0" w:color="auto"/>
              </w:divBdr>
              <w:divsChild>
                <w:div w:id="240019034">
                  <w:marLeft w:val="0"/>
                  <w:marRight w:val="0"/>
                  <w:marTop w:val="0"/>
                  <w:marBottom w:val="0"/>
                  <w:divBdr>
                    <w:top w:val="none" w:sz="0" w:space="0" w:color="auto"/>
                    <w:left w:val="none" w:sz="0" w:space="0" w:color="auto"/>
                    <w:bottom w:val="none" w:sz="0" w:space="0" w:color="auto"/>
                    <w:right w:val="none" w:sz="0" w:space="0" w:color="auto"/>
                  </w:divBdr>
                  <w:divsChild>
                    <w:div w:id="1937860535">
                      <w:marLeft w:val="0"/>
                      <w:marRight w:val="0"/>
                      <w:marTop w:val="0"/>
                      <w:marBottom w:val="0"/>
                      <w:divBdr>
                        <w:top w:val="none" w:sz="0" w:space="0" w:color="auto"/>
                        <w:left w:val="none" w:sz="0" w:space="0" w:color="auto"/>
                        <w:bottom w:val="none" w:sz="0" w:space="0" w:color="auto"/>
                        <w:right w:val="none" w:sz="0" w:space="0" w:color="auto"/>
                      </w:divBdr>
                      <w:divsChild>
                        <w:div w:id="20815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398909">
      <w:bodyDiv w:val="1"/>
      <w:marLeft w:val="0"/>
      <w:marRight w:val="0"/>
      <w:marTop w:val="0"/>
      <w:marBottom w:val="0"/>
      <w:divBdr>
        <w:top w:val="none" w:sz="0" w:space="0" w:color="auto"/>
        <w:left w:val="none" w:sz="0" w:space="0" w:color="auto"/>
        <w:bottom w:val="none" w:sz="0" w:space="0" w:color="auto"/>
        <w:right w:val="none" w:sz="0" w:space="0" w:color="auto"/>
      </w:divBdr>
    </w:div>
    <w:div w:id="1473981864">
      <w:bodyDiv w:val="1"/>
      <w:marLeft w:val="0"/>
      <w:marRight w:val="0"/>
      <w:marTop w:val="0"/>
      <w:marBottom w:val="0"/>
      <w:divBdr>
        <w:top w:val="none" w:sz="0" w:space="0" w:color="auto"/>
        <w:left w:val="none" w:sz="0" w:space="0" w:color="auto"/>
        <w:bottom w:val="none" w:sz="0" w:space="0" w:color="auto"/>
        <w:right w:val="none" w:sz="0" w:space="0" w:color="auto"/>
      </w:divBdr>
    </w:div>
    <w:div w:id="1475564692">
      <w:bodyDiv w:val="1"/>
      <w:marLeft w:val="0"/>
      <w:marRight w:val="0"/>
      <w:marTop w:val="0"/>
      <w:marBottom w:val="0"/>
      <w:divBdr>
        <w:top w:val="none" w:sz="0" w:space="0" w:color="auto"/>
        <w:left w:val="none" w:sz="0" w:space="0" w:color="auto"/>
        <w:bottom w:val="none" w:sz="0" w:space="0" w:color="auto"/>
        <w:right w:val="none" w:sz="0" w:space="0" w:color="auto"/>
      </w:divBdr>
    </w:div>
    <w:div w:id="1494908291">
      <w:marLeft w:val="0"/>
      <w:marRight w:val="0"/>
      <w:marTop w:val="0"/>
      <w:marBottom w:val="0"/>
      <w:divBdr>
        <w:top w:val="none" w:sz="0" w:space="0" w:color="auto"/>
        <w:left w:val="none" w:sz="0" w:space="0" w:color="auto"/>
        <w:bottom w:val="none" w:sz="0" w:space="0" w:color="auto"/>
        <w:right w:val="none" w:sz="0" w:space="0" w:color="auto"/>
      </w:divBdr>
      <w:divsChild>
        <w:div w:id="2020035114">
          <w:marLeft w:val="0"/>
          <w:marRight w:val="0"/>
          <w:marTop w:val="0"/>
          <w:marBottom w:val="0"/>
          <w:divBdr>
            <w:top w:val="none" w:sz="0" w:space="0" w:color="auto"/>
            <w:left w:val="none" w:sz="0" w:space="0" w:color="auto"/>
            <w:bottom w:val="none" w:sz="0" w:space="0" w:color="auto"/>
            <w:right w:val="none" w:sz="0" w:space="0" w:color="auto"/>
          </w:divBdr>
          <w:divsChild>
            <w:div w:id="1624115080">
              <w:marLeft w:val="0"/>
              <w:marRight w:val="0"/>
              <w:marTop w:val="0"/>
              <w:marBottom w:val="0"/>
              <w:divBdr>
                <w:top w:val="none" w:sz="0" w:space="0" w:color="auto"/>
                <w:left w:val="none" w:sz="0" w:space="0" w:color="auto"/>
                <w:bottom w:val="none" w:sz="0" w:space="0" w:color="auto"/>
                <w:right w:val="none" w:sz="0" w:space="0" w:color="auto"/>
              </w:divBdr>
              <w:divsChild>
                <w:div w:id="1251504762">
                  <w:marLeft w:val="0"/>
                  <w:marRight w:val="0"/>
                  <w:marTop w:val="0"/>
                  <w:marBottom w:val="0"/>
                  <w:divBdr>
                    <w:top w:val="none" w:sz="0" w:space="0" w:color="auto"/>
                    <w:left w:val="none" w:sz="0" w:space="0" w:color="auto"/>
                    <w:bottom w:val="none" w:sz="0" w:space="0" w:color="auto"/>
                    <w:right w:val="none" w:sz="0" w:space="0" w:color="auto"/>
                  </w:divBdr>
                  <w:divsChild>
                    <w:div w:id="426846233">
                      <w:marLeft w:val="0"/>
                      <w:marRight w:val="0"/>
                      <w:marTop w:val="0"/>
                      <w:marBottom w:val="0"/>
                      <w:divBdr>
                        <w:top w:val="none" w:sz="0" w:space="0" w:color="auto"/>
                        <w:left w:val="none" w:sz="0" w:space="0" w:color="auto"/>
                        <w:bottom w:val="none" w:sz="0" w:space="0" w:color="auto"/>
                        <w:right w:val="none" w:sz="0" w:space="0" w:color="auto"/>
                      </w:divBdr>
                      <w:divsChild>
                        <w:div w:id="5075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611544">
      <w:marLeft w:val="0"/>
      <w:marRight w:val="0"/>
      <w:marTop w:val="0"/>
      <w:marBottom w:val="0"/>
      <w:divBdr>
        <w:top w:val="none" w:sz="0" w:space="0" w:color="auto"/>
        <w:left w:val="none" w:sz="0" w:space="0" w:color="auto"/>
        <w:bottom w:val="none" w:sz="0" w:space="0" w:color="auto"/>
        <w:right w:val="none" w:sz="0" w:space="0" w:color="auto"/>
      </w:divBdr>
      <w:divsChild>
        <w:div w:id="295066499">
          <w:marLeft w:val="0"/>
          <w:marRight w:val="0"/>
          <w:marTop w:val="0"/>
          <w:marBottom w:val="0"/>
          <w:divBdr>
            <w:top w:val="none" w:sz="0" w:space="0" w:color="auto"/>
            <w:left w:val="none" w:sz="0" w:space="0" w:color="auto"/>
            <w:bottom w:val="none" w:sz="0" w:space="0" w:color="auto"/>
            <w:right w:val="none" w:sz="0" w:space="0" w:color="auto"/>
          </w:divBdr>
          <w:divsChild>
            <w:div w:id="1562516589">
              <w:marLeft w:val="0"/>
              <w:marRight w:val="0"/>
              <w:marTop w:val="0"/>
              <w:marBottom w:val="0"/>
              <w:divBdr>
                <w:top w:val="none" w:sz="0" w:space="0" w:color="auto"/>
                <w:left w:val="none" w:sz="0" w:space="0" w:color="auto"/>
                <w:bottom w:val="none" w:sz="0" w:space="0" w:color="auto"/>
                <w:right w:val="none" w:sz="0" w:space="0" w:color="auto"/>
              </w:divBdr>
              <w:divsChild>
                <w:div w:id="1457138944">
                  <w:marLeft w:val="0"/>
                  <w:marRight w:val="0"/>
                  <w:marTop w:val="0"/>
                  <w:marBottom w:val="0"/>
                  <w:divBdr>
                    <w:top w:val="none" w:sz="0" w:space="0" w:color="auto"/>
                    <w:left w:val="none" w:sz="0" w:space="0" w:color="auto"/>
                    <w:bottom w:val="none" w:sz="0" w:space="0" w:color="auto"/>
                    <w:right w:val="none" w:sz="0" w:space="0" w:color="auto"/>
                  </w:divBdr>
                  <w:divsChild>
                    <w:div w:id="382413199">
                      <w:marLeft w:val="0"/>
                      <w:marRight w:val="0"/>
                      <w:marTop w:val="0"/>
                      <w:marBottom w:val="0"/>
                      <w:divBdr>
                        <w:top w:val="none" w:sz="0" w:space="0" w:color="auto"/>
                        <w:left w:val="none" w:sz="0" w:space="0" w:color="auto"/>
                        <w:bottom w:val="none" w:sz="0" w:space="0" w:color="auto"/>
                        <w:right w:val="none" w:sz="0" w:space="0" w:color="auto"/>
                      </w:divBdr>
                      <w:divsChild>
                        <w:div w:id="14669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654520">
      <w:bodyDiv w:val="1"/>
      <w:marLeft w:val="0"/>
      <w:marRight w:val="0"/>
      <w:marTop w:val="0"/>
      <w:marBottom w:val="0"/>
      <w:divBdr>
        <w:top w:val="none" w:sz="0" w:space="0" w:color="auto"/>
        <w:left w:val="none" w:sz="0" w:space="0" w:color="auto"/>
        <w:bottom w:val="none" w:sz="0" w:space="0" w:color="auto"/>
        <w:right w:val="none" w:sz="0" w:space="0" w:color="auto"/>
      </w:divBdr>
    </w:div>
    <w:div w:id="1518810451">
      <w:bodyDiv w:val="1"/>
      <w:marLeft w:val="0"/>
      <w:marRight w:val="0"/>
      <w:marTop w:val="0"/>
      <w:marBottom w:val="0"/>
      <w:divBdr>
        <w:top w:val="none" w:sz="0" w:space="0" w:color="auto"/>
        <w:left w:val="none" w:sz="0" w:space="0" w:color="auto"/>
        <w:bottom w:val="none" w:sz="0" w:space="0" w:color="auto"/>
        <w:right w:val="none" w:sz="0" w:space="0" w:color="auto"/>
      </w:divBdr>
    </w:div>
    <w:div w:id="1520005692">
      <w:bodyDiv w:val="1"/>
      <w:marLeft w:val="0"/>
      <w:marRight w:val="0"/>
      <w:marTop w:val="0"/>
      <w:marBottom w:val="0"/>
      <w:divBdr>
        <w:top w:val="none" w:sz="0" w:space="0" w:color="auto"/>
        <w:left w:val="none" w:sz="0" w:space="0" w:color="auto"/>
        <w:bottom w:val="none" w:sz="0" w:space="0" w:color="auto"/>
        <w:right w:val="none" w:sz="0" w:space="0" w:color="auto"/>
      </w:divBdr>
    </w:div>
    <w:div w:id="1524245312">
      <w:bodyDiv w:val="1"/>
      <w:marLeft w:val="0"/>
      <w:marRight w:val="0"/>
      <w:marTop w:val="0"/>
      <w:marBottom w:val="0"/>
      <w:divBdr>
        <w:top w:val="none" w:sz="0" w:space="0" w:color="auto"/>
        <w:left w:val="none" w:sz="0" w:space="0" w:color="auto"/>
        <w:bottom w:val="none" w:sz="0" w:space="0" w:color="auto"/>
        <w:right w:val="none" w:sz="0" w:space="0" w:color="auto"/>
      </w:divBdr>
      <w:divsChild>
        <w:div w:id="61802548">
          <w:marLeft w:val="2002"/>
          <w:marRight w:val="0"/>
          <w:marTop w:val="0"/>
          <w:marBottom w:val="0"/>
          <w:divBdr>
            <w:top w:val="none" w:sz="0" w:space="0" w:color="auto"/>
            <w:left w:val="none" w:sz="0" w:space="0" w:color="auto"/>
            <w:bottom w:val="none" w:sz="0" w:space="0" w:color="auto"/>
            <w:right w:val="none" w:sz="0" w:space="0" w:color="auto"/>
          </w:divBdr>
        </w:div>
        <w:div w:id="463550443">
          <w:marLeft w:val="2002"/>
          <w:marRight w:val="0"/>
          <w:marTop w:val="0"/>
          <w:marBottom w:val="0"/>
          <w:divBdr>
            <w:top w:val="none" w:sz="0" w:space="0" w:color="auto"/>
            <w:left w:val="none" w:sz="0" w:space="0" w:color="auto"/>
            <w:bottom w:val="none" w:sz="0" w:space="0" w:color="auto"/>
            <w:right w:val="none" w:sz="0" w:space="0" w:color="auto"/>
          </w:divBdr>
        </w:div>
      </w:divsChild>
    </w:div>
    <w:div w:id="1545366419">
      <w:bodyDiv w:val="1"/>
      <w:marLeft w:val="0"/>
      <w:marRight w:val="0"/>
      <w:marTop w:val="0"/>
      <w:marBottom w:val="0"/>
      <w:divBdr>
        <w:top w:val="none" w:sz="0" w:space="0" w:color="auto"/>
        <w:left w:val="none" w:sz="0" w:space="0" w:color="auto"/>
        <w:bottom w:val="none" w:sz="0" w:space="0" w:color="auto"/>
        <w:right w:val="none" w:sz="0" w:space="0" w:color="auto"/>
      </w:divBdr>
    </w:div>
    <w:div w:id="1548179133">
      <w:bodyDiv w:val="1"/>
      <w:marLeft w:val="0"/>
      <w:marRight w:val="0"/>
      <w:marTop w:val="0"/>
      <w:marBottom w:val="0"/>
      <w:divBdr>
        <w:top w:val="none" w:sz="0" w:space="0" w:color="auto"/>
        <w:left w:val="none" w:sz="0" w:space="0" w:color="auto"/>
        <w:bottom w:val="none" w:sz="0" w:space="0" w:color="auto"/>
        <w:right w:val="none" w:sz="0" w:space="0" w:color="auto"/>
      </w:divBdr>
    </w:div>
    <w:div w:id="1575429219">
      <w:marLeft w:val="0"/>
      <w:marRight w:val="0"/>
      <w:marTop w:val="0"/>
      <w:marBottom w:val="0"/>
      <w:divBdr>
        <w:top w:val="none" w:sz="0" w:space="0" w:color="auto"/>
        <w:left w:val="none" w:sz="0" w:space="0" w:color="auto"/>
        <w:bottom w:val="none" w:sz="0" w:space="0" w:color="auto"/>
        <w:right w:val="none" w:sz="0" w:space="0" w:color="auto"/>
      </w:divBdr>
      <w:divsChild>
        <w:div w:id="1701979508">
          <w:marLeft w:val="0"/>
          <w:marRight w:val="0"/>
          <w:marTop w:val="0"/>
          <w:marBottom w:val="0"/>
          <w:divBdr>
            <w:top w:val="none" w:sz="0" w:space="0" w:color="auto"/>
            <w:left w:val="none" w:sz="0" w:space="0" w:color="auto"/>
            <w:bottom w:val="none" w:sz="0" w:space="0" w:color="auto"/>
            <w:right w:val="none" w:sz="0" w:space="0" w:color="auto"/>
          </w:divBdr>
          <w:divsChild>
            <w:div w:id="1682048627">
              <w:marLeft w:val="0"/>
              <w:marRight w:val="0"/>
              <w:marTop w:val="0"/>
              <w:marBottom w:val="0"/>
              <w:divBdr>
                <w:top w:val="none" w:sz="0" w:space="0" w:color="auto"/>
                <w:left w:val="none" w:sz="0" w:space="0" w:color="auto"/>
                <w:bottom w:val="none" w:sz="0" w:space="0" w:color="auto"/>
                <w:right w:val="none" w:sz="0" w:space="0" w:color="auto"/>
              </w:divBdr>
              <w:divsChild>
                <w:div w:id="733817685">
                  <w:marLeft w:val="0"/>
                  <w:marRight w:val="0"/>
                  <w:marTop w:val="0"/>
                  <w:marBottom w:val="0"/>
                  <w:divBdr>
                    <w:top w:val="none" w:sz="0" w:space="0" w:color="auto"/>
                    <w:left w:val="none" w:sz="0" w:space="0" w:color="auto"/>
                    <w:bottom w:val="none" w:sz="0" w:space="0" w:color="auto"/>
                    <w:right w:val="none" w:sz="0" w:space="0" w:color="auto"/>
                  </w:divBdr>
                  <w:divsChild>
                    <w:div w:id="763691496">
                      <w:marLeft w:val="0"/>
                      <w:marRight w:val="0"/>
                      <w:marTop w:val="0"/>
                      <w:marBottom w:val="0"/>
                      <w:divBdr>
                        <w:top w:val="none" w:sz="0" w:space="0" w:color="auto"/>
                        <w:left w:val="none" w:sz="0" w:space="0" w:color="auto"/>
                        <w:bottom w:val="none" w:sz="0" w:space="0" w:color="auto"/>
                        <w:right w:val="none" w:sz="0" w:space="0" w:color="auto"/>
                      </w:divBdr>
                      <w:divsChild>
                        <w:div w:id="21439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086769">
      <w:bodyDiv w:val="1"/>
      <w:marLeft w:val="0"/>
      <w:marRight w:val="0"/>
      <w:marTop w:val="0"/>
      <w:marBottom w:val="0"/>
      <w:divBdr>
        <w:top w:val="none" w:sz="0" w:space="0" w:color="auto"/>
        <w:left w:val="none" w:sz="0" w:space="0" w:color="auto"/>
        <w:bottom w:val="none" w:sz="0" w:space="0" w:color="auto"/>
        <w:right w:val="none" w:sz="0" w:space="0" w:color="auto"/>
      </w:divBdr>
    </w:div>
    <w:div w:id="1632399316">
      <w:bodyDiv w:val="1"/>
      <w:marLeft w:val="0"/>
      <w:marRight w:val="0"/>
      <w:marTop w:val="0"/>
      <w:marBottom w:val="0"/>
      <w:divBdr>
        <w:top w:val="none" w:sz="0" w:space="0" w:color="auto"/>
        <w:left w:val="none" w:sz="0" w:space="0" w:color="auto"/>
        <w:bottom w:val="none" w:sz="0" w:space="0" w:color="auto"/>
        <w:right w:val="none" w:sz="0" w:space="0" w:color="auto"/>
      </w:divBdr>
    </w:div>
    <w:div w:id="1689139954">
      <w:bodyDiv w:val="1"/>
      <w:marLeft w:val="0"/>
      <w:marRight w:val="0"/>
      <w:marTop w:val="0"/>
      <w:marBottom w:val="0"/>
      <w:divBdr>
        <w:top w:val="none" w:sz="0" w:space="0" w:color="auto"/>
        <w:left w:val="none" w:sz="0" w:space="0" w:color="auto"/>
        <w:bottom w:val="none" w:sz="0" w:space="0" w:color="auto"/>
        <w:right w:val="none" w:sz="0" w:space="0" w:color="auto"/>
      </w:divBdr>
    </w:div>
    <w:div w:id="1691368269">
      <w:bodyDiv w:val="1"/>
      <w:marLeft w:val="0"/>
      <w:marRight w:val="0"/>
      <w:marTop w:val="0"/>
      <w:marBottom w:val="0"/>
      <w:divBdr>
        <w:top w:val="none" w:sz="0" w:space="0" w:color="auto"/>
        <w:left w:val="none" w:sz="0" w:space="0" w:color="auto"/>
        <w:bottom w:val="none" w:sz="0" w:space="0" w:color="auto"/>
        <w:right w:val="none" w:sz="0" w:space="0" w:color="auto"/>
      </w:divBdr>
    </w:div>
    <w:div w:id="1726832600">
      <w:marLeft w:val="0"/>
      <w:marRight w:val="0"/>
      <w:marTop w:val="0"/>
      <w:marBottom w:val="0"/>
      <w:divBdr>
        <w:top w:val="none" w:sz="0" w:space="0" w:color="auto"/>
        <w:left w:val="none" w:sz="0" w:space="0" w:color="auto"/>
        <w:bottom w:val="none" w:sz="0" w:space="0" w:color="auto"/>
        <w:right w:val="none" w:sz="0" w:space="0" w:color="auto"/>
      </w:divBdr>
      <w:divsChild>
        <w:div w:id="395402536">
          <w:marLeft w:val="0"/>
          <w:marRight w:val="0"/>
          <w:marTop w:val="0"/>
          <w:marBottom w:val="0"/>
          <w:divBdr>
            <w:top w:val="none" w:sz="0" w:space="0" w:color="auto"/>
            <w:left w:val="none" w:sz="0" w:space="0" w:color="auto"/>
            <w:bottom w:val="none" w:sz="0" w:space="0" w:color="auto"/>
            <w:right w:val="none" w:sz="0" w:space="0" w:color="auto"/>
          </w:divBdr>
          <w:divsChild>
            <w:div w:id="840974781">
              <w:marLeft w:val="0"/>
              <w:marRight w:val="0"/>
              <w:marTop w:val="0"/>
              <w:marBottom w:val="0"/>
              <w:divBdr>
                <w:top w:val="none" w:sz="0" w:space="0" w:color="auto"/>
                <w:left w:val="none" w:sz="0" w:space="0" w:color="auto"/>
                <w:bottom w:val="none" w:sz="0" w:space="0" w:color="auto"/>
                <w:right w:val="none" w:sz="0" w:space="0" w:color="auto"/>
              </w:divBdr>
              <w:divsChild>
                <w:div w:id="1601789416">
                  <w:marLeft w:val="0"/>
                  <w:marRight w:val="0"/>
                  <w:marTop w:val="0"/>
                  <w:marBottom w:val="0"/>
                  <w:divBdr>
                    <w:top w:val="none" w:sz="0" w:space="0" w:color="auto"/>
                    <w:left w:val="none" w:sz="0" w:space="0" w:color="auto"/>
                    <w:bottom w:val="none" w:sz="0" w:space="0" w:color="auto"/>
                    <w:right w:val="none" w:sz="0" w:space="0" w:color="auto"/>
                  </w:divBdr>
                  <w:divsChild>
                    <w:div w:id="622923342">
                      <w:marLeft w:val="0"/>
                      <w:marRight w:val="0"/>
                      <w:marTop w:val="0"/>
                      <w:marBottom w:val="0"/>
                      <w:divBdr>
                        <w:top w:val="none" w:sz="0" w:space="0" w:color="auto"/>
                        <w:left w:val="none" w:sz="0" w:space="0" w:color="auto"/>
                        <w:bottom w:val="none" w:sz="0" w:space="0" w:color="auto"/>
                        <w:right w:val="none" w:sz="0" w:space="0" w:color="auto"/>
                      </w:divBdr>
                      <w:divsChild>
                        <w:div w:id="196758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010347">
      <w:marLeft w:val="0"/>
      <w:marRight w:val="0"/>
      <w:marTop w:val="0"/>
      <w:marBottom w:val="0"/>
      <w:divBdr>
        <w:top w:val="none" w:sz="0" w:space="0" w:color="auto"/>
        <w:left w:val="none" w:sz="0" w:space="0" w:color="auto"/>
        <w:bottom w:val="none" w:sz="0" w:space="0" w:color="auto"/>
        <w:right w:val="none" w:sz="0" w:space="0" w:color="auto"/>
      </w:divBdr>
      <w:divsChild>
        <w:div w:id="1983458830">
          <w:marLeft w:val="0"/>
          <w:marRight w:val="0"/>
          <w:marTop w:val="0"/>
          <w:marBottom w:val="0"/>
          <w:divBdr>
            <w:top w:val="none" w:sz="0" w:space="0" w:color="auto"/>
            <w:left w:val="none" w:sz="0" w:space="0" w:color="auto"/>
            <w:bottom w:val="none" w:sz="0" w:space="0" w:color="auto"/>
            <w:right w:val="none" w:sz="0" w:space="0" w:color="auto"/>
          </w:divBdr>
          <w:divsChild>
            <w:div w:id="898856017">
              <w:marLeft w:val="0"/>
              <w:marRight w:val="0"/>
              <w:marTop w:val="0"/>
              <w:marBottom w:val="0"/>
              <w:divBdr>
                <w:top w:val="none" w:sz="0" w:space="0" w:color="auto"/>
                <w:left w:val="none" w:sz="0" w:space="0" w:color="auto"/>
                <w:bottom w:val="none" w:sz="0" w:space="0" w:color="auto"/>
                <w:right w:val="none" w:sz="0" w:space="0" w:color="auto"/>
              </w:divBdr>
              <w:divsChild>
                <w:div w:id="774834658">
                  <w:marLeft w:val="0"/>
                  <w:marRight w:val="0"/>
                  <w:marTop w:val="0"/>
                  <w:marBottom w:val="0"/>
                  <w:divBdr>
                    <w:top w:val="none" w:sz="0" w:space="0" w:color="auto"/>
                    <w:left w:val="none" w:sz="0" w:space="0" w:color="auto"/>
                    <w:bottom w:val="none" w:sz="0" w:space="0" w:color="auto"/>
                    <w:right w:val="none" w:sz="0" w:space="0" w:color="auto"/>
                  </w:divBdr>
                  <w:divsChild>
                    <w:div w:id="472720011">
                      <w:marLeft w:val="0"/>
                      <w:marRight w:val="0"/>
                      <w:marTop w:val="0"/>
                      <w:marBottom w:val="0"/>
                      <w:divBdr>
                        <w:top w:val="none" w:sz="0" w:space="0" w:color="auto"/>
                        <w:left w:val="none" w:sz="0" w:space="0" w:color="auto"/>
                        <w:bottom w:val="none" w:sz="0" w:space="0" w:color="auto"/>
                        <w:right w:val="none" w:sz="0" w:space="0" w:color="auto"/>
                      </w:divBdr>
                      <w:divsChild>
                        <w:div w:id="10095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6850379">
      <w:bodyDiv w:val="1"/>
      <w:marLeft w:val="0"/>
      <w:marRight w:val="0"/>
      <w:marTop w:val="0"/>
      <w:marBottom w:val="0"/>
      <w:divBdr>
        <w:top w:val="none" w:sz="0" w:space="0" w:color="auto"/>
        <w:left w:val="none" w:sz="0" w:space="0" w:color="auto"/>
        <w:bottom w:val="none" w:sz="0" w:space="0" w:color="auto"/>
        <w:right w:val="none" w:sz="0" w:space="0" w:color="auto"/>
      </w:divBdr>
    </w:div>
    <w:div w:id="1738622540">
      <w:bodyDiv w:val="1"/>
      <w:marLeft w:val="0"/>
      <w:marRight w:val="0"/>
      <w:marTop w:val="0"/>
      <w:marBottom w:val="0"/>
      <w:divBdr>
        <w:top w:val="none" w:sz="0" w:space="0" w:color="auto"/>
        <w:left w:val="none" w:sz="0" w:space="0" w:color="auto"/>
        <w:bottom w:val="none" w:sz="0" w:space="0" w:color="auto"/>
        <w:right w:val="none" w:sz="0" w:space="0" w:color="auto"/>
      </w:divBdr>
    </w:div>
    <w:div w:id="1745835452">
      <w:bodyDiv w:val="1"/>
      <w:marLeft w:val="0"/>
      <w:marRight w:val="0"/>
      <w:marTop w:val="0"/>
      <w:marBottom w:val="0"/>
      <w:divBdr>
        <w:top w:val="none" w:sz="0" w:space="0" w:color="auto"/>
        <w:left w:val="none" w:sz="0" w:space="0" w:color="auto"/>
        <w:bottom w:val="none" w:sz="0" w:space="0" w:color="auto"/>
        <w:right w:val="none" w:sz="0" w:space="0" w:color="auto"/>
      </w:divBdr>
    </w:div>
    <w:div w:id="1774787194">
      <w:bodyDiv w:val="1"/>
      <w:marLeft w:val="0"/>
      <w:marRight w:val="0"/>
      <w:marTop w:val="0"/>
      <w:marBottom w:val="0"/>
      <w:divBdr>
        <w:top w:val="none" w:sz="0" w:space="0" w:color="auto"/>
        <w:left w:val="none" w:sz="0" w:space="0" w:color="auto"/>
        <w:bottom w:val="none" w:sz="0" w:space="0" w:color="auto"/>
        <w:right w:val="none" w:sz="0" w:space="0" w:color="auto"/>
      </w:divBdr>
    </w:div>
    <w:div w:id="1789426476">
      <w:bodyDiv w:val="1"/>
      <w:marLeft w:val="0"/>
      <w:marRight w:val="0"/>
      <w:marTop w:val="0"/>
      <w:marBottom w:val="0"/>
      <w:divBdr>
        <w:top w:val="none" w:sz="0" w:space="0" w:color="auto"/>
        <w:left w:val="none" w:sz="0" w:space="0" w:color="auto"/>
        <w:bottom w:val="none" w:sz="0" w:space="0" w:color="auto"/>
        <w:right w:val="none" w:sz="0" w:space="0" w:color="auto"/>
      </w:divBdr>
    </w:div>
    <w:div w:id="1790391325">
      <w:bodyDiv w:val="1"/>
      <w:marLeft w:val="0"/>
      <w:marRight w:val="0"/>
      <w:marTop w:val="0"/>
      <w:marBottom w:val="0"/>
      <w:divBdr>
        <w:top w:val="none" w:sz="0" w:space="0" w:color="auto"/>
        <w:left w:val="none" w:sz="0" w:space="0" w:color="auto"/>
        <w:bottom w:val="none" w:sz="0" w:space="0" w:color="auto"/>
        <w:right w:val="none" w:sz="0" w:space="0" w:color="auto"/>
      </w:divBdr>
    </w:div>
    <w:div w:id="1791626736">
      <w:bodyDiv w:val="1"/>
      <w:marLeft w:val="0"/>
      <w:marRight w:val="0"/>
      <w:marTop w:val="0"/>
      <w:marBottom w:val="0"/>
      <w:divBdr>
        <w:top w:val="none" w:sz="0" w:space="0" w:color="auto"/>
        <w:left w:val="none" w:sz="0" w:space="0" w:color="auto"/>
        <w:bottom w:val="none" w:sz="0" w:space="0" w:color="auto"/>
        <w:right w:val="none" w:sz="0" w:space="0" w:color="auto"/>
      </w:divBdr>
    </w:div>
    <w:div w:id="1842350361">
      <w:bodyDiv w:val="1"/>
      <w:marLeft w:val="0"/>
      <w:marRight w:val="0"/>
      <w:marTop w:val="0"/>
      <w:marBottom w:val="0"/>
      <w:divBdr>
        <w:top w:val="none" w:sz="0" w:space="0" w:color="auto"/>
        <w:left w:val="none" w:sz="0" w:space="0" w:color="auto"/>
        <w:bottom w:val="none" w:sz="0" w:space="0" w:color="auto"/>
        <w:right w:val="none" w:sz="0" w:space="0" w:color="auto"/>
      </w:divBdr>
    </w:div>
    <w:div w:id="1846818903">
      <w:bodyDiv w:val="1"/>
      <w:marLeft w:val="0"/>
      <w:marRight w:val="0"/>
      <w:marTop w:val="0"/>
      <w:marBottom w:val="0"/>
      <w:divBdr>
        <w:top w:val="none" w:sz="0" w:space="0" w:color="auto"/>
        <w:left w:val="none" w:sz="0" w:space="0" w:color="auto"/>
        <w:bottom w:val="none" w:sz="0" w:space="0" w:color="auto"/>
        <w:right w:val="none" w:sz="0" w:space="0" w:color="auto"/>
      </w:divBdr>
    </w:div>
    <w:div w:id="1856307955">
      <w:marLeft w:val="0"/>
      <w:marRight w:val="0"/>
      <w:marTop w:val="0"/>
      <w:marBottom w:val="0"/>
      <w:divBdr>
        <w:top w:val="none" w:sz="0" w:space="0" w:color="auto"/>
        <w:left w:val="none" w:sz="0" w:space="0" w:color="auto"/>
        <w:bottom w:val="none" w:sz="0" w:space="0" w:color="auto"/>
        <w:right w:val="none" w:sz="0" w:space="0" w:color="auto"/>
      </w:divBdr>
      <w:divsChild>
        <w:div w:id="1311012531">
          <w:marLeft w:val="0"/>
          <w:marRight w:val="0"/>
          <w:marTop w:val="0"/>
          <w:marBottom w:val="0"/>
          <w:divBdr>
            <w:top w:val="none" w:sz="0" w:space="0" w:color="auto"/>
            <w:left w:val="none" w:sz="0" w:space="0" w:color="auto"/>
            <w:bottom w:val="none" w:sz="0" w:space="0" w:color="auto"/>
            <w:right w:val="none" w:sz="0" w:space="0" w:color="auto"/>
          </w:divBdr>
          <w:divsChild>
            <w:div w:id="1049182411">
              <w:marLeft w:val="0"/>
              <w:marRight w:val="0"/>
              <w:marTop w:val="0"/>
              <w:marBottom w:val="0"/>
              <w:divBdr>
                <w:top w:val="none" w:sz="0" w:space="0" w:color="auto"/>
                <w:left w:val="none" w:sz="0" w:space="0" w:color="auto"/>
                <w:bottom w:val="none" w:sz="0" w:space="0" w:color="auto"/>
                <w:right w:val="none" w:sz="0" w:space="0" w:color="auto"/>
              </w:divBdr>
              <w:divsChild>
                <w:div w:id="780958797">
                  <w:marLeft w:val="0"/>
                  <w:marRight w:val="0"/>
                  <w:marTop w:val="0"/>
                  <w:marBottom w:val="0"/>
                  <w:divBdr>
                    <w:top w:val="none" w:sz="0" w:space="0" w:color="auto"/>
                    <w:left w:val="none" w:sz="0" w:space="0" w:color="auto"/>
                    <w:bottom w:val="none" w:sz="0" w:space="0" w:color="auto"/>
                    <w:right w:val="none" w:sz="0" w:space="0" w:color="auto"/>
                  </w:divBdr>
                  <w:divsChild>
                    <w:div w:id="1459713934">
                      <w:marLeft w:val="0"/>
                      <w:marRight w:val="0"/>
                      <w:marTop w:val="0"/>
                      <w:marBottom w:val="0"/>
                      <w:divBdr>
                        <w:top w:val="none" w:sz="0" w:space="0" w:color="auto"/>
                        <w:left w:val="none" w:sz="0" w:space="0" w:color="auto"/>
                        <w:bottom w:val="none" w:sz="0" w:space="0" w:color="auto"/>
                        <w:right w:val="none" w:sz="0" w:space="0" w:color="auto"/>
                      </w:divBdr>
                      <w:divsChild>
                        <w:div w:id="1388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803871">
      <w:bodyDiv w:val="1"/>
      <w:marLeft w:val="0"/>
      <w:marRight w:val="0"/>
      <w:marTop w:val="0"/>
      <w:marBottom w:val="0"/>
      <w:divBdr>
        <w:top w:val="none" w:sz="0" w:space="0" w:color="auto"/>
        <w:left w:val="none" w:sz="0" w:space="0" w:color="auto"/>
        <w:bottom w:val="none" w:sz="0" w:space="0" w:color="auto"/>
        <w:right w:val="none" w:sz="0" w:space="0" w:color="auto"/>
      </w:divBdr>
    </w:div>
    <w:div w:id="1903909971">
      <w:bodyDiv w:val="1"/>
      <w:marLeft w:val="0"/>
      <w:marRight w:val="0"/>
      <w:marTop w:val="0"/>
      <w:marBottom w:val="0"/>
      <w:divBdr>
        <w:top w:val="none" w:sz="0" w:space="0" w:color="auto"/>
        <w:left w:val="none" w:sz="0" w:space="0" w:color="auto"/>
        <w:bottom w:val="none" w:sz="0" w:space="0" w:color="auto"/>
        <w:right w:val="none" w:sz="0" w:space="0" w:color="auto"/>
      </w:divBdr>
    </w:div>
    <w:div w:id="1905754004">
      <w:bodyDiv w:val="1"/>
      <w:marLeft w:val="0"/>
      <w:marRight w:val="0"/>
      <w:marTop w:val="0"/>
      <w:marBottom w:val="0"/>
      <w:divBdr>
        <w:top w:val="none" w:sz="0" w:space="0" w:color="auto"/>
        <w:left w:val="none" w:sz="0" w:space="0" w:color="auto"/>
        <w:bottom w:val="none" w:sz="0" w:space="0" w:color="auto"/>
        <w:right w:val="none" w:sz="0" w:space="0" w:color="auto"/>
      </w:divBdr>
      <w:divsChild>
        <w:div w:id="558437033">
          <w:marLeft w:val="0"/>
          <w:marRight w:val="0"/>
          <w:marTop w:val="0"/>
          <w:marBottom w:val="0"/>
          <w:divBdr>
            <w:top w:val="none" w:sz="0" w:space="0" w:color="auto"/>
            <w:left w:val="none" w:sz="0" w:space="0" w:color="auto"/>
            <w:bottom w:val="none" w:sz="0" w:space="0" w:color="auto"/>
            <w:right w:val="none" w:sz="0" w:space="0" w:color="auto"/>
          </w:divBdr>
          <w:divsChild>
            <w:div w:id="590504838">
              <w:marLeft w:val="0"/>
              <w:marRight w:val="0"/>
              <w:marTop w:val="0"/>
              <w:marBottom w:val="0"/>
              <w:divBdr>
                <w:top w:val="none" w:sz="0" w:space="0" w:color="auto"/>
                <w:left w:val="none" w:sz="0" w:space="0" w:color="auto"/>
                <w:bottom w:val="none" w:sz="0" w:space="0" w:color="auto"/>
                <w:right w:val="none" w:sz="0" w:space="0" w:color="auto"/>
              </w:divBdr>
              <w:divsChild>
                <w:div w:id="1217163249">
                  <w:marLeft w:val="0"/>
                  <w:marRight w:val="0"/>
                  <w:marTop w:val="0"/>
                  <w:marBottom w:val="0"/>
                  <w:divBdr>
                    <w:top w:val="none" w:sz="0" w:space="0" w:color="auto"/>
                    <w:left w:val="none" w:sz="0" w:space="0" w:color="auto"/>
                    <w:bottom w:val="none" w:sz="0" w:space="0" w:color="auto"/>
                    <w:right w:val="none" w:sz="0" w:space="0" w:color="auto"/>
                  </w:divBdr>
                  <w:divsChild>
                    <w:div w:id="849297674">
                      <w:marLeft w:val="0"/>
                      <w:marRight w:val="0"/>
                      <w:marTop w:val="0"/>
                      <w:marBottom w:val="0"/>
                      <w:divBdr>
                        <w:top w:val="none" w:sz="0" w:space="0" w:color="auto"/>
                        <w:left w:val="none" w:sz="0" w:space="0" w:color="auto"/>
                        <w:bottom w:val="none" w:sz="0" w:space="0" w:color="auto"/>
                        <w:right w:val="none" w:sz="0" w:space="0" w:color="auto"/>
                      </w:divBdr>
                      <w:divsChild>
                        <w:div w:id="512572989">
                          <w:marLeft w:val="0"/>
                          <w:marRight w:val="0"/>
                          <w:marTop w:val="0"/>
                          <w:marBottom w:val="0"/>
                          <w:divBdr>
                            <w:top w:val="none" w:sz="0" w:space="0" w:color="auto"/>
                            <w:left w:val="none" w:sz="0" w:space="0" w:color="auto"/>
                            <w:bottom w:val="none" w:sz="0" w:space="0" w:color="auto"/>
                            <w:right w:val="none" w:sz="0" w:space="0" w:color="auto"/>
                          </w:divBdr>
                          <w:divsChild>
                            <w:div w:id="178874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124625">
      <w:bodyDiv w:val="1"/>
      <w:marLeft w:val="0"/>
      <w:marRight w:val="0"/>
      <w:marTop w:val="0"/>
      <w:marBottom w:val="0"/>
      <w:divBdr>
        <w:top w:val="none" w:sz="0" w:space="0" w:color="auto"/>
        <w:left w:val="none" w:sz="0" w:space="0" w:color="auto"/>
        <w:bottom w:val="none" w:sz="0" w:space="0" w:color="auto"/>
        <w:right w:val="none" w:sz="0" w:space="0" w:color="auto"/>
      </w:divBdr>
    </w:div>
    <w:div w:id="1970746398">
      <w:bodyDiv w:val="1"/>
      <w:marLeft w:val="0"/>
      <w:marRight w:val="0"/>
      <w:marTop w:val="0"/>
      <w:marBottom w:val="0"/>
      <w:divBdr>
        <w:top w:val="none" w:sz="0" w:space="0" w:color="auto"/>
        <w:left w:val="none" w:sz="0" w:space="0" w:color="auto"/>
        <w:bottom w:val="none" w:sz="0" w:space="0" w:color="auto"/>
        <w:right w:val="none" w:sz="0" w:space="0" w:color="auto"/>
      </w:divBdr>
    </w:div>
    <w:div w:id="1978492367">
      <w:marLeft w:val="0"/>
      <w:marRight w:val="0"/>
      <w:marTop w:val="0"/>
      <w:marBottom w:val="0"/>
      <w:divBdr>
        <w:top w:val="none" w:sz="0" w:space="0" w:color="auto"/>
        <w:left w:val="none" w:sz="0" w:space="0" w:color="auto"/>
        <w:bottom w:val="none" w:sz="0" w:space="0" w:color="auto"/>
        <w:right w:val="none" w:sz="0" w:space="0" w:color="auto"/>
      </w:divBdr>
      <w:divsChild>
        <w:div w:id="1570767064">
          <w:marLeft w:val="0"/>
          <w:marRight w:val="0"/>
          <w:marTop w:val="0"/>
          <w:marBottom w:val="0"/>
          <w:divBdr>
            <w:top w:val="none" w:sz="0" w:space="0" w:color="auto"/>
            <w:left w:val="none" w:sz="0" w:space="0" w:color="auto"/>
            <w:bottom w:val="none" w:sz="0" w:space="0" w:color="auto"/>
            <w:right w:val="none" w:sz="0" w:space="0" w:color="auto"/>
          </w:divBdr>
          <w:divsChild>
            <w:div w:id="492263356">
              <w:marLeft w:val="0"/>
              <w:marRight w:val="0"/>
              <w:marTop w:val="0"/>
              <w:marBottom w:val="0"/>
              <w:divBdr>
                <w:top w:val="none" w:sz="0" w:space="0" w:color="auto"/>
                <w:left w:val="none" w:sz="0" w:space="0" w:color="auto"/>
                <w:bottom w:val="none" w:sz="0" w:space="0" w:color="auto"/>
                <w:right w:val="none" w:sz="0" w:space="0" w:color="auto"/>
              </w:divBdr>
              <w:divsChild>
                <w:div w:id="1114326298">
                  <w:marLeft w:val="0"/>
                  <w:marRight w:val="0"/>
                  <w:marTop w:val="0"/>
                  <w:marBottom w:val="0"/>
                  <w:divBdr>
                    <w:top w:val="none" w:sz="0" w:space="0" w:color="auto"/>
                    <w:left w:val="none" w:sz="0" w:space="0" w:color="auto"/>
                    <w:bottom w:val="none" w:sz="0" w:space="0" w:color="auto"/>
                    <w:right w:val="none" w:sz="0" w:space="0" w:color="auto"/>
                  </w:divBdr>
                  <w:divsChild>
                    <w:div w:id="218903060">
                      <w:marLeft w:val="0"/>
                      <w:marRight w:val="0"/>
                      <w:marTop w:val="0"/>
                      <w:marBottom w:val="0"/>
                      <w:divBdr>
                        <w:top w:val="none" w:sz="0" w:space="0" w:color="auto"/>
                        <w:left w:val="none" w:sz="0" w:space="0" w:color="auto"/>
                        <w:bottom w:val="none" w:sz="0" w:space="0" w:color="auto"/>
                        <w:right w:val="none" w:sz="0" w:space="0" w:color="auto"/>
                      </w:divBdr>
                      <w:divsChild>
                        <w:div w:id="67503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376422">
      <w:bodyDiv w:val="1"/>
      <w:marLeft w:val="0"/>
      <w:marRight w:val="0"/>
      <w:marTop w:val="0"/>
      <w:marBottom w:val="0"/>
      <w:divBdr>
        <w:top w:val="none" w:sz="0" w:space="0" w:color="auto"/>
        <w:left w:val="none" w:sz="0" w:space="0" w:color="auto"/>
        <w:bottom w:val="none" w:sz="0" w:space="0" w:color="auto"/>
        <w:right w:val="none" w:sz="0" w:space="0" w:color="auto"/>
      </w:divBdr>
    </w:div>
    <w:div w:id="1993826217">
      <w:bodyDiv w:val="1"/>
      <w:marLeft w:val="0"/>
      <w:marRight w:val="0"/>
      <w:marTop w:val="0"/>
      <w:marBottom w:val="0"/>
      <w:divBdr>
        <w:top w:val="none" w:sz="0" w:space="0" w:color="auto"/>
        <w:left w:val="none" w:sz="0" w:space="0" w:color="auto"/>
        <w:bottom w:val="none" w:sz="0" w:space="0" w:color="auto"/>
        <w:right w:val="none" w:sz="0" w:space="0" w:color="auto"/>
      </w:divBdr>
    </w:div>
    <w:div w:id="2029716855">
      <w:bodyDiv w:val="1"/>
      <w:marLeft w:val="0"/>
      <w:marRight w:val="0"/>
      <w:marTop w:val="0"/>
      <w:marBottom w:val="0"/>
      <w:divBdr>
        <w:top w:val="none" w:sz="0" w:space="0" w:color="auto"/>
        <w:left w:val="none" w:sz="0" w:space="0" w:color="auto"/>
        <w:bottom w:val="none" w:sz="0" w:space="0" w:color="auto"/>
        <w:right w:val="none" w:sz="0" w:space="0" w:color="auto"/>
      </w:divBdr>
    </w:div>
    <w:div w:id="2030835459">
      <w:bodyDiv w:val="1"/>
      <w:marLeft w:val="0"/>
      <w:marRight w:val="0"/>
      <w:marTop w:val="0"/>
      <w:marBottom w:val="0"/>
      <w:divBdr>
        <w:top w:val="none" w:sz="0" w:space="0" w:color="auto"/>
        <w:left w:val="none" w:sz="0" w:space="0" w:color="auto"/>
        <w:bottom w:val="none" w:sz="0" w:space="0" w:color="auto"/>
        <w:right w:val="none" w:sz="0" w:space="0" w:color="auto"/>
      </w:divBdr>
    </w:div>
    <w:div w:id="2032757193">
      <w:bodyDiv w:val="1"/>
      <w:marLeft w:val="0"/>
      <w:marRight w:val="0"/>
      <w:marTop w:val="0"/>
      <w:marBottom w:val="0"/>
      <w:divBdr>
        <w:top w:val="none" w:sz="0" w:space="0" w:color="auto"/>
        <w:left w:val="none" w:sz="0" w:space="0" w:color="auto"/>
        <w:bottom w:val="none" w:sz="0" w:space="0" w:color="auto"/>
        <w:right w:val="none" w:sz="0" w:space="0" w:color="auto"/>
      </w:divBdr>
    </w:div>
    <w:div w:id="2051419514">
      <w:marLeft w:val="0"/>
      <w:marRight w:val="0"/>
      <w:marTop w:val="0"/>
      <w:marBottom w:val="0"/>
      <w:divBdr>
        <w:top w:val="none" w:sz="0" w:space="0" w:color="auto"/>
        <w:left w:val="none" w:sz="0" w:space="0" w:color="auto"/>
        <w:bottom w:val="none" w:sz="0" w:space="0" w:color="auto"/>
        <w:right w:val="none" w:sz="0" w:space="0" w:color="auto"/>
      </w:divBdr>
      <w:divsChild>
        <w:div w:id="160901333">
          <w:marLeft w:val="0"/>
          <w:marRight w:val="0"/>
          <w:marTop w:val="0"/>
          <w:marBottom w:val="0"/>
          <w:divBdr>
            <w:top w:val="none" w:sz="0" w:space="0" w:color="auto"/>
            <w:left w:val="none" w:sz="0" w:space="0" w:color="auto"/>
            <w:bottom w:val="none" w:sz="0" w:space="0" w:color="auto"/>
            <w:right w:val="none" w:sz="0" w:space="0" w:color="auto"/>
          </w:divBdr>
          <w:divsChild>
            <w:div w:id="244655020">
              <w:marLeft w:val="0"/>
              <w:marRight w:val="0"/>
              <w:marTop w:val="0"/>
              <w:marBottom w:val="0"/>
              <w:divBdr>
                <w:top w:val="none" w:sz="0" w:space="0" w:color="auto"/>
                <w:left w:val="none" w:sz="0" w:space="0" w:color="auto"/>
                <w:bottom w:val="none" w:sz="0" w:space="0" w:color="auto"/>
                <w:right w:val="none" w:sz="0" w:space="0" w:color="auto"/>
              </w:divBdr>
              <w:divsChild>
                <w:div w:id="1100300600">
                  <w:marLeft w:val="0"/>
                  <w:marRight w:val="0"/>
                  <w:marTop w:val="0"/>
                  <w:marBottom w:val="0"/>
                  <w:divBdr>
                    <w:top w:val="none" w:sz="0" w:space="0" w:color="auto"/>
                    <w:left w:val="none" w:sz="0" w:space="0" w:color="auto"/>
                    <w:bottom w:val="none" w:sz="0" w:space="0" w:color="auto"/>
                    <w:right w:val="none" w:sz="0" w:space="0" w:color="auto"/>
                  </w:divBdr>
                  <w:divsChild>
                    <w:div w:id="2011441867">
                      <w:marLeft w:val="0"/>
                      <w:marRight w:val="0"/>
                      <w:marTop w:val="0"/>
                      <w:marBottom w:val="0"/>
                      <w:divBdr>
                        <w:top w:val="none" w:sz="0" w:space="0" w:color="auto"/>
                        <w:left w:val="none" w:sz="0" w:space="0" w:color="auto"/>
                        <w:bottom w:val="none" w:sz="0" w:space="0" w:color="auto"/>
                        <w:right w:val="none" w:sz="0" w:space="0" w:color="auto"/>
                      </w:divBdr>
                      <w:divsChild>
                        <w:div w:id="3021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194403">
      <w:bodyDiv w:val="1"/>
      <w:marLeft w:val="0"/>
      <w:marRight w:val="0"/>
      <w:marTop w:val="0"/>
      <w:marBottom w:val="0"/>
      <w:divBdr>
        <w:top w:val="none" w:sz="0" w:space="0" w:color="auto"/>
        <w:left w:val="none" w:sz="0" w:space="0" w:color="auto"/>
        <w:bottom w:val="none" w:sz="0" w:space="0" w:color="auto"/>
        <w:right w:val="none" w:sz="0" w:space="0" w:color="auto"/>
      </w:divBdr>
    </w:div>
    <w:div w:id="2067534252">
      <w:bodyDiv w:val="1"/>
      <w:marLeft w:val="0"/>
      <w:marRight w:val="0"/>
      <w:marTop w:val="0"/>
      <w:marBottom w:val="0"/>
      <w:divBdr>
        <w:top w:val="none" w:sz="0" w:space="0" w:color="auto"/>
        <w:left w:val="none" w:sz="0" w:space="0" w:color="auto"/>
        <w:bottom w:val="none" w:sz="0" w:space="0" w:color="auto"/>
        <w:right w:val="none" w:sz="0" w:space="0" w:color="auto"/>
      </w:divBdr>
    </w:div>
    <w:div w:id="2083328439">
      <w:bodyDiv w:val="1"/>
      <w:marLeft w:val="0"/>
      <w:marRight w:val="0"/>
      <w:marTop w:val="0"/>
      <w:marBottom w:val="0"/>
      <w:divBdr>
        <w:top w:val="none" w:sz="0" w:space="0" w:color="auto"/>
        <w:left w:val="none" w:sz="0" w:space="0" w:color="auto"/>
        <w:bottom w:val="none" w:sz="0" w:space="0" w:color="auto"/>
        <w:right w:val="none" w:sz="0" w:space="0" w:color="auto"/>
      </w:divBdr>
    </w:div>
    <w:div w:id="2100367738">
      <w:bodyDiv w:val="1"/>
      <w:marLeft w:val="0"/>
      <w:marRight w:val="0"/>
      <w:marTop w:val="0"/>
      <w:marBottom w:val="0"/>
      <w:divBdr>
        <w:top w:val="none" w:sz="0" w:space="0" w:color="auto"/>
        <w:left w:val="none" w:sz="0" w:space="0" w:color="auto"/>
        <w:bottom w:val="none" w:sz="0" w:space="0" w:color="auto"/>
        <w:right w:val="none" w:sz="0" w:space="0" w:color="auto"/>
      </w:divBdr>
    </w:div>
    <w:div w:id="2120680352">
      <w:marLeft w:val="0"/>
      <w:marRight w:val="0"/>
      <w:marTop w:val="0"/>
      <w:marBottom w:val="0"/>
      <w:divBdr>
        <w:top w:val="none" w:sz="0" w:space="0" w:color="auto"/>
        <w:left w:val="none" w:sz="0" w:space="0" w:color="auto"/>
        <w:bottom w:val="none" w:sz="0" w:space="0" w:color="auto"/>
        <w:right w:val="none" w:sz="0" w:space="0" w:color="auto"/>
      </w:divBdr>
      <w:divsChild>
        <w:div w:id="1892692772">
          <w:marLeft w:val="0"/>
          <w:marRight w:val="0"/>
          <w:marTop w:val="0"/>
          <w:marBottom w:val="0"/>
          <w:divBdr>
            <w:top w:val="none" w:sz="0" w:space="0" w:color="auto"/>
            <w:left w:val="none" w:sz="0" w:space="0" w:color="auto"/>
            <w:bottom w:val="none" w:sz="0" w:space="0" w:color="auto"/>
            <w:right w:val="none" w:sz="0" w:space="0" w:color="auto"/>
          </w:divBdr>
          <w:divsChild>
            <w:div w:id="1882938691">
              <w:marLeft w:val="0"/>
              <w:marRight w:val="0"/>
              <w:marTop w:val="0"/>
              <w:marBottom w:val="0"/>
              <w:divBdr>
                <w:top w:val="none" w:sz="0" w:space="0" w:color="auto"/>
                <w:left w:val="none" w:sz="0" w:space="0" w:color="auto"/>
                <w:bottom w:val="none" w:sz="0" w:space="0" w:color="auto"/>
                <w:right w:val="none" w:sz="0" w:space="0" w:color="auto"/>
              </w:divBdr>
              <w:divsChild>
                <w:div w:id="1481849883">
                  <w:marLeft w:val="0"/>
                  <w:marRight w:val="0"/>
                  <w:marTop w:val="0"/>
                  <w:marBottom w:val="0"/>
                  <w:divBdr>
                    <w:top w:val="none" w:sz="0" w:space="0" w:color="auto"/>
                    <w:left w:val="none" w:sz="0" w:space="0" w:color="auto"/>
                    <w:bottom w:val="none" w:sz="0" w:space="0" w:color="auto"/>
                    <w:right w:val="none" w:sz="0" w:space="0" w:color="auto"/>
                  </w:divBdr>
                  <w:divsChild>
                    <w:div w:id="442456863">
                      <w:marLeft w:val="0"/>
                      <w:marRight w:val="0"/>
                      <w:marTop w:val="0"/>
                      <w:marBottom w:val="0"/>
                      <w:divBdr>
                        <w:top w:val="none" w:sz="0" w:space="0" w:color="auto"/>
                        <w:left w:val="none" w:sz="0" w:space="0" w:color="auto"/>
                        <w:bottom w:val="none" w:sz="0" w:space="0" w:color="auto"/>
                        <w:right w:val="none" w:sz="0" w:space="0" w:color="auto"/>
                      </w:divBdr>
                      <w:divsChild>
                        <w:div w:id="6796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071848">
      <w:bodyDiv w:val="1"/>
      <w:marLeft w:val="0"/>
      <w:marRight w:val="0"/>
      <w:marTop w:val="0"/>
      <w:marBottom w:val="0"/>
      <w:divBdr>
        <w:top w:val="none" w:sz="0" w:space="0" w:color="auto"/>
        <w:left w:val="none" w:sz="0" w:space="0" w:color="auto"/>
        <w:bottom w:val="none" w:sz="0" w:space="0" w:color="auto"/>
        <w:right w:val="none" w:sz="0" w:space="0" w:color="auto"/>
      </w:divBdr>
    </w:div>
    <w:div w:id="2123642921">
      <w:bodyDiv w:val="1"/>
      <w:marLeft w:val="0"/>
      <w:marRight w:val="0"/>
      <w:marTop w:val="0"/>
      <w:marBottom w:val="0"/>
      <w:divBdr>
        <w:top w:val="none" w:sz="0" w:space="0" w:color="auto"/>
        <w:left w:val="none" w:sz="0" w:space="0" w:color="auto"/>
        <w:bottom w:val="none" w:sz="0" w:space="0" w:color="auto"/>
        <w:right w:val="none" w:sz="0" w:space="0" w:color="auto"/>
      </w:divBdr>
    </w:div>
    <w:div w:id="2136408592">
      <w:bodyDiv w:val="1"/>
      <w:marLeft w:val="0"/>
      <w:marRight w:val="0"/>
      <w:marTop w:val="0"/>
      <w:marBottom w:val="0"/>
      <w:divBdr>
        <w:top w:val="none" w:sz="0" w:space="0" w:color="auto"/>
        <w:left w:val="none" w:sz="0" w:space="0" w:color="auto"/>
        <w:bottom w:val="none" w:sz="0" w:space="0" w:color="auto"/>
        <w:right w:val="none" w:sz="0" w:space="0" w:color="auto"/>
      </w:divBdr>
      <w:divsChild>
        <w:div w:id="510804908">
          <w:marLeft w:val="0"/>
          <w:marRight w:val="0"/>
          <w:marTop w:val="0"/>
          <w:marBottom w:val="0"/>
          <w:divBdr>
            <w:top w:val="none" w:sz="0" w:space="0" w:color="auto"/>
            <w:left w:val="none" w:sz="0" w:space="0" w:color="auto"/>
            <w:bottom w:val="none" w:sz="0" w:space="0" w:color="auto"/>
            <w:right w:val="none" w:sz="0" w:space="0" w:color="auto"/>
          </w:divBdr>
          <w:divsChild>
            <w:div w:id="976564245">
              <w:marLeft w:val="0"/>
              <w:marRight w:val="0"/>
              <w:marTop w:val="0"/>
              <w:marBottom w:val="0"/>
              <w:divBdr>
                <w:top w:val="none" w:sz="0" w:space="0" w:color="auto"/>
                <w:left w:val="none" w:sz="0" w:space="0" w:color="auto"/>
                <w:bottom w:val="none" w:sz="0" w:space="0" w:color="auto"/>
                <w:right w:val="none" w:sz="0" w:space="0" w:color="auto"/>
              </w:divBdr>
              <w:divsChild>
                <w:div w:id="874927142">
                  <w:marLeft w:val="0"/>
                  <w:marRight w:val="0"/>
                  <w:marTop w:val="0"/>
                  <w:marBottom w:val="0"/>
                  <w:divBdr>
                    <w:top w:val="none" w:sz="0" w:space="0" w:color="auto"/>
                    <w:left w:val="none" w:sz="0" w:space="0" w:color="auto"/>
                    <w:bottom w:val="none" w:sz="0" w:space="0" w:color="auto"/>
                    <w:right w:val="none" w:sz="0" w:space="0" w:color="auto"/>
                  </w:divBdr>
                  <w:divsChild>
                    <w:div w:id="822695256">
                      <w:marLeft w:val="0"/>
                      <w:marRight w:val="0"/>
                      <w:marTop w:val="0"/>
                      <w:marBottom w:val="0"/>
                      <w:divBdr>
                        <w:top w:val="none" w:sz="0" w:space="0" w:color="auto"/>
                        <w:left w:val="none" w:sz="0" w:space="0" w:color="auto"/>
                        <w:bottom w:val="none" w:sz="0" w:space="0" w:color="auto"/>
                        <w:right w:val="none" w:sz="0" w:space="0" w:color="auto"/>
                      </w:divBdr>
                    </w:div>
                  </w:divsChild>
                </w:div>
                <w:div w:id="1178810244">
                  <w:marLeft w:val="0"/>
                  <w:marRight w:val="0"/>
                  <w:marTop w:val="0"/>
                  <w:marBottom w:val="0"/>
                  <w:divBdr>
                    <w:top w:val="none" w:sz="0" w:space="0" w:color="auto"/>
                    <w:left w:val="none" w:sz="0" w:space="0" w:color="auto"/>
                    <w:bottom w:val="none" w:sz="0" w:space="0" w:color="auto"/>
                    <w:right w:val="none" w:sz="0" w:space="0" w:color="auto"/>
                  </w:divBdr>
                  <w:divsChild>
                    <w:div w:id="1664549293">
                      <w:marLeft w:val="0"/>
                      <w:marRight w:val="0"/>
                      <w:marTop w:val="0"/>
                      <w:marBottom w:val="0"/>
                      <w:divBdr>
                        <w:top w:val="none" w:sz="0" w:space="0" w:color="auto"/>
                        <w:left w:val="none" w:sz="0" w:space="0" w:color="auto"/>
                        <w:bottom w:val="none" w:sz="0" w:space="0" w:color="auto"/>
                        <w:right w:val="none" w:sz="0" w:space="0" w:color="auto"/>
                      </w:divBdr>
                    </w:div>
                  </w:divsChild>
                </w:div>
                <w:div w:id="415129698">
                  <w:marLeft w:val="0"/>
                  <w:marRight w:val="0"/>
                  <w:marTop w:val="0"/>
                  <w:marBottom w:val="0"/>
                  <w:divBdr>
                    <w:top w:val="none" w:sz="0" w:space="0" w:color="auto"/>
                    <w:left w:val="none" w:sz="0" w:space="0" w:color="auto"/>
                    <w:bottom w:val="none" w:sz="0" w:space="0" w:color="auto"/>
                    <w:right w:val="none" w:sz="0" w:space="0" w:color="auto"/>
                  </w:divBdr>
                  <w:divsChild>
                    <w:div w:id="139612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042599">
          <w:marLeft w:val="0"/>
          <w:marRight w:val="0"/>
          <w:marTop w:val="0"/>
          <w:marBottom w:val="0"/>
          <w:divBdr>
            <w:top w:val="none" w:sz="0" w:space="0" w:color="auto"/>
            <w:left w:val="none" w:sz="0" w:space="0" w:color="auto"/>
            <w:bottom w:val="none" w:sz="0" w:space="0" w:color="auto"/>
            <w:right w:val="none" w:sz="0" w:space="0" w:color="auto"/>
          </w:divBdr>
          <w:divsChild>
            <w:div w:id="949166995">
              <w:marLeft w:val="0"/>
              <w:marRight w:val="0"/>
              <w:marTop w:val="0"/>
              <w:marBottom w:val="0"/>
              <w:divBdr>
                <w:top w:val="none" w:sz="0" w:space="0" w:color="auto"/>
                <w:left w:val="none" w:sz="0" w:space="0" w:color="auto"/>
                <w:bottom w:val="none" w:sz="0" w:space="0" w:color="auto"/>
                <w:right w:val="none" w:sz="0" w:space="0" w:color="auto"/>
              </w:divBdr>
              <w:divsChild>
                <w:div w:id="168646393">
                  <w:marLeft w:val="0"/>
                  <w:marRight w:val="0"/>
                  <w:marTop w:val="0"/>
                  <w:marBottom w:val="0"/>
                  <w:divBdr>
                    <w:top w:val="none" w:sz="0" w:space="0" w:color="auto"/>
                    <w:left w:val="none" w:sz="0" w:space="0" w:color="auto"/>
                    <w:bottom w:val="none" w:sz="0" w:space="0" w:color="auto"/>
                    <w:right w:val="none" w:sz="0" w:space="0" w:color="auto"/>
                  </w:divBdr>
                  <w:divsChild>
                    <w:div w:id="3257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emf"/><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hyperlink" Target="https://infogix-fda.data3sixty.com" TargetMode="External"/><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cafe-dev.infogix.com/desktop/index.html?tenantId=Infogix&amp;portalmode=true" TargetMode="External"/><Relationship Id="rId53" Type="http://schemas.microsoft.com/office/2016/09/relationships/commentsIds" Target="commentsIds.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oleObject" Target="embeddings/oleObject3.bin"/><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hyperlink" Target="https://infogix-fda.data3sixty.com" TargetMode="External"/><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hyperlink" Target="https://infogix-fda.dev.data3sixty.com" TargetMode="External"/><Relationship Id="rId36" Type="http://schemas.openxmlformats.org/officeDocument/2006/relationships/image" Target="cid:image003.png@01D5A383.18CF74F0" TargetMode="External"/><Relationship Id="rId49"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E47C3F2D-5238-4886-84D2-866B451DB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6894</Words>
  <Characters>39298</Characters>
  <Application>Microsoft Office Word</Application>
  <DocSecurity>0</DocSecurity>
  <Lines>327</Lines>
  <Paragraphs>92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Infogix, Inc.</Company>
  <LinksUpToDate>false</LinksUpToDate>
  <CharactersWithSpaces>46100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mchakravarty@infogix.com</dc:creator>
  <cp:lastModifiedBy>Naveen Seth</cp:lastModifiedBy>
  <cp:revision>2</cp:revision>
  <dcterms:created xsi:type="dcterms:W3CDTF">2019-12-06T06:46:00Z</dcterms:created>
  <dcterms:modified xsi:type="dcterms:W3CDTF">2019-12-06T06:46:00Z</dcterms:modified>
</cp:coreProperties>
</file>